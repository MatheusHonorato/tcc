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F6933E3" w14:textId="77777777" w:rsidR="00A96232" w:rsidRPr="00A07DB4" w:rsidRDefault="00CA02DA" w:rsidP="00120368">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14:paraId="51F8483B" w14:textId="77777777" w:rsidR="00C52DB0" w:rsidRPr="00A07DB4" w:rsidRDefault="00CA02DA" w:rsidP="00120368">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14:paraId="3CF7E530" w14:textId="77777777" w:rsidR="00CA02DA" w:rsidRPr="00A07DB4" w:rsidRDefault="00CA02DA" w:rsidP="0009641C">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14:paraId="0D202F8B" w14:textId="77777777" w:rsidR="0009641C" w:rsidRPr="00A07DB4" w:rsidRDefault="0009641C" w:rsidP="0009641C">
      <w:pPr>
        <w:spacing w:line="240" w:lineRule="auto"/>
        <w:ind w:firstLine="0"/>
        <w:jc w:val="center"/>
        <w:outlineLvl w:val="9"/>
        <w:rPr>
          <w:rFonts w:cs="Times New Roman"/>
          <w:sz w:val="28"/>
          <w:szCs w:val="28"/>
        </w:rPr>
      </w:pPr>
    </w:p>
    <w:p w14:paraId="26CC9774" w14:textId="77777777" w:rsidR="0009641C" w:rsidRPr="00A07DB4" w:rsidRDefault="0009641C" w:rsidP="0009641C">
      <w:pPr>
        <w:spacing w:line="240" w:lineRule="auto"/>
        <w:ind w:firstLine="0"/>
        <w:jc w:val="center"/>
        <w:outlineLvl w:val="9"/>
        <w:rPr>
          <w:rFonts w:cs="Times New Roman"/>
          <w:sz w:val="28"/>
          <w:szCs w:val="28"/>
        </w:rPr>
      </w:pPr>
    </w:p>
    <w:p w14:paraId="11DAFA36" w14:textId="77777777" w:rsidR="006F3CF0" w:rsidRPr="00A07DB4" w:rsidRDefault="00765695" w:rsidP="0002536B">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14:paraId="18BD9E85" w14:textId="77777777" w:rsidR="005358E8" w:rsidRPr="00A07DB4" w:rsidRDefault="005358E8" w:rsidP="0002536B">
      <w:pPr>
        <w:spacing w:after="160" w:line="259" w:lineRule="auto"/>
        <w:ind w:firstLine="0"/>
        <w:jc w:val="center"/>
        <w:outlineLvl w:val="9"/>
        <w:rPr>
          <w:rFonts w:cs="Times New Roman"/>
          <w:b/>
          <w:sz w:val="28"/>
          <w:szCs w:val="28"/>
        </w:rPr>
      </w:pPr>
    </w:p>
    <w:p w14:paraId="3D7710EF" w14:textId="77777777" w:rsidR="005358E8" w:rsidRPr="00A07DB4" w:rsidRDefault="005358E8" w:rsidP="0002536B">
      <w:pPr>
        <w:spacing w:after="160" w:line="259" w:lineRule="auto"/>
        <w:ind w:firstLine="0"/>
        <w:jc w:val="center"/>
        <w:outlineLvl w:val="9"/>
        <w:rPr>
          <w:rFonts w:cs="Times New Roman"/>
          <w:b/>
          <w:sz w:val="28"/>
          <w:szCs w:val="28"/>
        </w:rPr>
      </w:pPr>
    </w:p>
    <w:p w14:paraId="1BD178A5" w14:textId="77777777" w:rsidR="005358E8" w:rsidRPr="00A07DB4" w:rsidRDefault="005358E8" w:rsidP="00FD0859">
      <w:pPr>
        <w:spacing w:after="160" w:line="259" w:lineRule="auto"/>
        <w:ind w:firstLine="0"/>
        <w:jc w:val="left"/>
        <w:outlineLvl w:val="9"/>
        <w:rPr>
          <w:rFonts w:cs="Times New Roman"/>
          <w:b/>
          <w:sz w:val="28"/>
          <w:szCs w:val="28"/>
        </w:rPr>
      </w:pPr>
    </w:p>
    <w:p w14:paraId="4E0E00EC" w14:textId="77777777" w:rsidR="005358E8" w:rsidRPr="00A07DB4" w:rsidRDefault="005358E8" w:rsidP="00FD0859">
      <w:pPr>
        <w:spacing w:after="160" w:line="259" w:lineRule="auto"/>
        <w:ind w:firstLine="0"/>
        <w:jc w:val="left"/>
        <w:outlineLvl w:val="9"/>
        <w:rPr>
          <w:rFonts w:cs="Times New Roman"/>
          <w:b/>
          <w:sz w:val="28"/>
          <w:szCs w:val="28"/>
        </w:rPr>
      </w:pPr>
    </w:p>
    <w:p w14:paraId="0A46334E" w14:textId="77777777" w:rsidR="005358E8" w:rsidRPr="00A07DB4" w:rsidRDefault="005358E8" w:rsidP="00FD0859">
      <w:pPr>
        <w:spacing w:after="160" w:line="259" w:lineRule="auto"/>
        <w:ind w:firstLine="0"/>
        <w:jc w:val="left"/>
        <w:outlineLvl w:val="9"/>
        <w:rPr>
          <w:rFonts w:cs="Times New Roman"/>
          <w:b/>
          <w:sz w:val="28"/>
          <w:szCs w:val="28"/>
        </w:rPr>
      </w:pPr>
    </w:p>
    <w:p w14:paraId="422AFB72" w14:textId="77777777" w:rsidR="007B2377" w:rsidRPr="00A07DB4" w:rsidRDefault="007B2377" w:rsidP="00FD0859">
      <w:pPr>
        <w:spacing w:after="160" w:line="259" w:lineRule="auto"/>
        <w:ind w:firstLine="0"/>
        <w:jc w:val="left"/>
        <w:outlineLvl w:val="9"/>
        <w:rPr>
          <w:rFonts w:cs="Times New Roman"/>
          <w:b/>
          <w:sz w:val="28"/>
          <w:szCs w:val="28"/>
        </w:rPr>
      </w:pPr>
    </w:p>
    <w:p w14:paraId="05FD2287" w14:textId="77777777" w:rsidR="006754BF" w:rsidRPr="00A07DB4" w:rsidRDefault="006754BF" w:rsidP="00765695">
      <w:pPr>
        <w:ind w:firstLine="0"/>
        <w:jc w:val="center"/>
        <w:rPr>
          <w:rFonts w:cs="Times New Roman"/>
          <w:b/>
          <w:bCs/>
          <w:sz w:val="28"/>
          <w:szCs w:val="28"/>
        </w:rPr>
      </w:pPr>
    </w:p>
    <w:p w14:paraId="5B224DEA" w14:textId="77777777" w:rsidR="00765695" w:rsidRPr="00A07DB4" w:rsidRDefault="002A050F" w:rsidP="00765695">
      <w:pPr>
        <w:ind w:firstLine="0"/>
        <w:jc w:val="center"/>
        <w:rPr>
          <w:rFonts w:cs="Times New Roman"/>
          <w:b/>
          <w:sz w:val="28"/>
          <w:szCs w:val="28"/>
        </w:rPr>
      </w:pPr>
      <w:r w:rsidRPr="00A07DB4">
        <w:rPr>
          <w:rFonts w:cs="Times New Roman"/>
          <w:b/>
          <w:bCs/>
          <w:sz w:val="28"/>
          <w:szCs w:val="28"/>
        </w:rPr>
        <w:t>DESENVOLVIMENTO DE UM SISTEMA FUZZY PARA AVALIAÇÃO DOCENTE EM CURSOS NA MODALIDADE A DISTÂNCIA DA UNIMONTES</w:t>
      </w:r>
    </w:p>
    <w:p w14:paraId="4E13DEAD" w14:textId="77777777" w:rsidR="005358E8" w:rsidRPr="00A07DB4" w:rsidRDefault="005358E8" w:rsidP="00FD0859">
      <w:pPr>
        <w:spacing w:after="160" w:line="259" w:lineRule="auto"/>
        <w:ind w:firstLine="0"/>
        <w:jc w:val="left"/>
        <w:outlineLvl w:val="9"/>
        <w:rPr>
          <w:rFonts w:cs="Times New Roman"/>
          <w:b/>
          <w:sz w:val="28"/>
          <w:szCs w:val="28"/>
        </w:rPr>
      </w:pPr>
    </w:p>
    <w:p w14:paraId="6B52766D" w14:textId="77777777" w:rsidR="00D52736" w:rsidRPr="00A07DB4" w:rsidRDefault="00D52736" w:rsidP="00FD0859">
      <w:pPr>
        <w:spacing w:after="160" w:line="259" w:lineRule="auto"/>
        <w:ind w:firstLine="0"/>
        <w:jc w:val="left"/>
        <w:outlineLvl w:val="9"/>
        <w:rPr>
          <w:rFonts w:cs="Times New Roman"/>
          <w:b/>
          <w:sz w:val="28"/>
          <w:szCs w:val="28"/>
        </w:rPr>
      </w:pPr>
    </w:p>
    <w:p w14:paraId="55961CCC" w14:textId="77777777" w:rsidR="004F7863" w:rsidRPr="00A07DB4" w:rsidRDefault="004F7863" w:rsidP="00FD0859">
      <w:pPr>
        <w:spacing w:after="160" w:line="259" w:lineRule="auto"/>
        <w:ind w:firstLine="0"/>
        <w:jc w:val="left"/>
        <w:outlineLvl w:val="9"/>
        <w:rPr>
          <w:rFonts w:cs="Times New Roman"/>
          <w:b/>
          <w:sz w:val="28"/>
          <w:szCs w:val="28"/>
        </w:rPr>
      </w:pPr>
    </w:p>
    <w:p w14:paraId="7ADB98D8" w14:textId="77777777" w:rsidR="004F7863" w:rsidRPr="00A07DB4" w:rsidRDefault="004F7863" w:rsidP="00FD0859">
      <w:pPr>
        <w:spacing w:after="160" w:line="259" w:lineRule="auto"/>
        <w:ind w:firstLine="0"/>
        <w:jc w:val="left"/>
        <w:outlineLvl w:val="9"/>
        <w:rPr>
          <w:rFonts w:cs="Times New Roman"/>
          <w:b/>
          <w:sz w:val="28"/>
          <w:szCs w:val="28"/>
        </w:rPr>
      </w:pPr>
    </w:p>
    <w:p w14:paraId="55839565" w14:textId="77777777" w:rsidR="002A050F" w:rsidRPr="00A07DB4" w:rsidRDefault="002A050F" w:rsidP="00CA02DA">
      <w:pPr>
        <w:spacing w:after="160" w:line="259" w:lineRule="auto"/>
        <w:ind w:firstLine="0"/>
        <w:outlineLvl w:val="9"/>
        <w:rPr>
          <w:rFonts w:cs="Times New Roman"/>
          <w:b/>
          <w:sz w:val="28"/>
          <w:szCs w:val="28"/>
        </w:rPr>
      </w:pPr>
    </w:p>
    <w:p w14:paraId="34073881" w14:textId="77777777" w:rsidR="00120368" w:rsidRPr="00A07DB4" w:rsidRDefault="00120368" w:rsidP="00CA02DA">
      <w:pPr>
        <w:spacing w:after="160" w:line="259" w:lineRule="auto"/>
        <w:ind w:firstLine="0"/>
        <w:outlineLvl w:val="9"/>
        <w:rPr>
          <w:rFonts w:cs="Times New Roman"/>
          <w:b/>
          <w:sz w:val="28"/>
          <w:szCs w:val="28"/>
        </w:rPr>
      </w:pPr>
    </w:p>
    <w:p w14:paraId="140F8D86" w14:textId="77777777" w:rsidR="007B2377" w:rsidRPr="00A07DB4" w:rsidRDefault="007B2377" w:rsidP="007B2377">
      <w:pPr>
        <w:ind w:firstLine="0"/>
        <w:jc w:val="center"/>
        <w:rPr>
          <w:rFonts w:cs="Times New Roman"/>
          <w:sz w:val="28"/>
          <w:szCs w:val="28"/>
        </w:rPr>
      </w:pPr>
      <w:r w:rsidRPr="00A07DB4">
        <w:rPr>
          <w:rFonts w:cs="Times New Roman"/>
          <w:sz w:val="28"/>
          <w:szCs w:val="28"/>
        </w:rPr>
        <w:br w:type="page"/>
      </w:r>
    </w:p>
    <w:p w14:paraId="33B50D4B" w14:textId="77777777" w:rsidR="0097776E" w:rsidRPr="00A07DB4" w:rsidRDefault="0092328E" w:rsidP="0009641C">
      <w:pPr>
        <w:ind w:firstLine="0"/>
        <w:jc w:val="center"/>
        <w:rPr>
          <w:rFonts w:cs="Times New Roman"/>
          <w:b/>
          <w:sz w:val="28"/>
          <w:szCs w:val="28"/>
        </w:rPr>
      </w:pPr>
      <w:r w:rsidRPr="00A07DB4">
        <w:rPr>
          <w:rFonts w:cs="Times New Roman"/>
          <w:b/>
          <w:sz w:val="28"/>
          <w:szCs w:val="28"/>
        </w:rPr>
        <w:lastRenderedPageBreak/>
        <w:t>Matheus Felipe Paixão Honorato</w:t>
      </w:r>
    </w:p>
    <w:p w14:paraId="43CBD841" w14:textId="77777777" w:rsidR="0097776E" w:rsidRPr="00A07DB4" w:rsidRDefault="0097776E" w:rsidP="0097776E">
      <w:pPr>
        <w:ind w:firstLine="0"/>
        <w:rPr>
          <w:rFonts w:cs="Times New Roman"/>
          <w:sz w:val="28"/>
          <w:szCs w:val="28"/>
        </w:rPr>
      </w:pPr>
    </w:p>
    <w:p w14:paraId="7E33FF90" w14:textId="77777777" w:rsidR="0097776E" w:rsidRPr="00A07DB4" w:rsidRDefault="0097776E" w:rsidP="0097776E">
      <w:pPr>
        <w:ind w:firstLine="0"/>
        <w:rPr>
          <w:rFonts w:cs="Times New Roman"/>
          <w:sz w:val="28"/>
          <w:szCs w:val="28"/>
        </w:rPr>
      </w:pPr>
    </w:p>
    <w:p w14:paraId="2BE0423B" w14:textId="77777777" w:rsidR="007B2377" w:rsidRPr="00A07DB4" w:rsidRDefault="007B2377" w:rsidP="0097776E">
      <w:pPr>
        <w:ind w:firstLine="0"/>
        <w:rPr>
          <w:rFonts w:cs="Times New Roman"/>
          <w:sz w:val="28"/>
          <w:szCs w:val="28"/>
        </w:rPr>
      </w:pPr>
    </w:p>
    <w:p w14:paraId="5559A248" w14:textId="77777777" w:rsidR="007B2377" w:rsidRPr="00A07DB4" w:rsidRDefault="007B2377" w:rsidP="0097776E">
      <w:pPr>
        <w:ind w:firstLine="0"/>
        <w:rPr>
          <w:rFonts w:cs="Times New Roman"/>
          <w:sz w:val="28"/>
          <w:szCs w:val="28"/>
        </w:rPr>
      </w:pPr>
    </w:p>
    <w:p w14:paraId="6AB37D9E" w14:textId="77777777" w:rsidR="007B2377" w:rsidRPr="00A07DB4" w:rsidRDefault="007B2377" w:rsidP="0097776E">
      <w:pPr>
        <w:ind w:firstLine="0"/>
        <w:rPr>
          <w:rFonts w:cs="Times New Roman"/>
          <w:sz w:val="28"/>
          <w:szCs w:val="28"/>
        </w:rPr>
      </w:pPr>
    </w:p>
    <w:p w14:paraId="02E711F6" w14:textId="77777777" w:rsidR="007B2377" w:rsidRPr="00A07DB4" w:rsidRDefault="007B2377" w:rsidP="0097776E">
      <w:pPr>
        <w:ind w:firstLine="0"/>
        <w:rPr>
          <w:rFonts w:cs="Times New Roman"/>
          <w:sz w:val="28"/>
          <w:szCs w:val="28"/>
        </w:rPr>
      </w:pPr>
    </w:p>
    <w:p w14:paraId="75A8ABA2" w14:textId="77777777" w:rsidR="0097776E" w:rsidRPr="00A07DB4" w:rsidRDefault="0097776E" w:rsidP="0097776E">
      <w:pPr>
        <w:ind w:firstLine="0"/>
        <w:rPr>
          <w:rFonts w:cs="Times New Roman"/>
          <w:sz w:val="28"/>
          <w:szCs w:val="28"/>
        </w:rPr>
      </w:pPr>
    </w:p>
    <w:p w14:paraId="62CD5891" w14:textId="77777777" w:rsidR="0097776E" w:rsidRPr="00A07DB4" w:rsidRDefault="0097776E" w:rsidP="0097776E">
      <w:pPr>
        <w:ind w:firstLine="0"/>
        <w:rPr>
          <w:rFonts w:cs="Times New Roman"/>
          <w:sz w:val="28"/>
          <w:szCs w:val="28"/>
        </w:rPr>
      </w:pPr>
    </w:p>
    <w:p w14:paraId="7ACBA709" w14:textId="77777777" w:rsidR="004D0CE0" w:rsidRPr="00A07DB4" w:rsidRDefault="004D0CE0" w:rsidP="0097776E">
      <w:pPr>
        <w:ind w:firstLine="0"/>
        <w:rPr>
          <w:rFonts w:cs="Times New Roman"/>
          <w:sz w:val="28"/>
          <w:szCs w:val="28"/>
        </w:rPr>
      </w:pPr>
    </w:p>
    <w:p w14:paraId="71D407D7" w14:textId="77777777" w:rsidR="006754BF" w:rsidRPr="00A07DB4" w:rsidRDefault="006754BF" w:rsidP="0097776E">
      <w:pPr>
        <w:ind w:firstLine="0"/>
        <w:rPr>
          <w:rFonts w:cs="Times New Roman"/>
          <w:sz w:val="28"/>
          <w:szCs w:val="28"/>
        </w:rPr>
      </w:pPr>
    </w:p>
    <w:p w14:paraId="6E3DC1CF" w14:textId="77777777" w:rsidR="006754BF" w:rsidRPr="00A07DB4" w:rsidRDefault="006754BF" w:rsidP="006754BF">
      <w:pPr>
        <w:spacing w:line="240" w:lineRule="auto"/>
        <w:ind w:firstLine="0"/>
        <w:rPr>
          <w:rFonts w:cs="Times New Roman"/>
          <w:sz w:val="28"/>
          <w:szCs w:val="28"/>
        </w:rPr>
      </w:pPr>
    </w:p>
    <w:p w14:paraId="52410208" w14:textId="77777777" w:rsidR="00765695" w:rsidRPr="00A07DB4" w:rsidRDefault="00C1495F" w:rsidP="00765695">
      <w:pPr>
        <w:ind w:firstLine="0"/>
        <w:jc w:val="center"/>
        <w:rPr>
          <w:rFonts w:cs="Times New Roman"/>
          <w:b/>
          <w:sz w:val="28"/>
          <w:szCs w:val="28"/>
        </w:rPr>
      </w:pPr>
      <w:r w:rsidRPr="00A07DB4">
        <w:rPr>
          <w:rFonts w:cs="Times New Roman"/>
          <w:b/>
          <w:bCs/>
          <w:sz w:val="28"/>
          <w:szCs w:val="28"/>
        </w:rPr>
        <w:t>DESENVOLVIMENTO DE UM SISTEMA FUZZY PARA AVALIAÇÃO DOCENTE EM CURSOS NA MODALIDADE A DISTÂNCIA DA UNIMONTES</w:t>
      </w:r>
    </w:p>
    <w:p w14:paraId="22F7D309" w14:textId="77777777" w:rsidR="0097776E" w:rsidRPr="00A07DB4" w:rsidRDefault="0097776E" w:rsidP="0097776E">
      <w:pPr>
        <w:ind w:firstLine="0"/>
        <w:rPr>
          <w:rFonts w:cs="Times New Roman"/>
          <w:sz w:val="28"/>
          <w:szCs w:val="28"/>
        </w:rPr>
      </w:pPr>
    </w:p>
    <w:p w14:paraId="1867C9DA" w14:textId="77777777" w:rsidR="0097776E" w:rsidRPr="00A07DB4" w:rsidRDefault="0097776E" w:rsidP="0097776E">
      <w:pPr>
        <w:ind w:firstLine="0"/>
        <w:rPr>
          <w:rFonts w:cs="Times New Roman"/>
          <w:sz w:val="28"/>
          <w:szCs w:val="28"/>
        </w:rPr>
      </w:pPr>
    </w:p>
    <w:p w14:paraId="60B771E8" w14:textId="0B9E23CD" w:rsidR="0097776E" w:rsidRPr="00C9525F" w:rsidRDefault="00264725" w:rsidP="006D740F">
      <w:pPr>
        <w:spacing w:line="240" w:lineRule="auto"/>
        <w:ind w:left="4111" w:firstLine="0"/>
        <w:rPr>
          <w:rFonts w:eastAsia="Times New Roman" w:cs="Times New Roman"/>
          <w:szCs w:val="24"/>
        </w:rPr>
      </w:pPr>
      <w:ins w:id="0" w:author="revisor" w:date="2019-10-28T21:18:00Z">
        <w:r>
          <w:rPr>
            <w:rFonts w:eastAsia="Times New Roman" w:cs="Times New Roman"/>
            <w:szCs w:val="24"/>
          </w:rPr>
          <w:t>M</w:t>
        </w:r>
      </w:ins>
      <w:del w:id="1" w:author="revisor" w:date="2019-10-28T21:18:00Z">
        <w:r w:rsidR="0097776E" w:rsidRPr="00C9525F" w:rsidDel="00264725">
          <w:rPr>
            <w:rFonts w:eastAsia="Times New Roman" w:cs="Times New Roman"/>
            <w:szCs w:val="24"/>
          </w:rPr>
          <w:delText>Projeto de m</w:delText>
        </w:r>
      </w:del>
      <w:r w:rsidR="0097776E" w:rsidRPr="00C9525F">
        <w:rPr>
          <w:rFonts w:eastAsia="Times New Roman" w:cs="Times New Roman"/>
          <w:szCs w:val="24"/>
        </w:rPr>
        <w:t>onografia apresentad</w:t>
      </w:r>
      <w:ins w:id="2" w:author="revisor" w:date="2019-10-28T21:18:00Z">
        <w:r>
          <w:rPr>
            <w:rFonts w:eastAsia="Times New Roman" w:cs="Times New Roman"/>
            <w:szCs w:val="24"/>
          </w:rPr>
          <w:t>a</w:t>
        </w:r>
      </w:ins>
      <w:del w:id="3" w:author="revisor" w:date="2019-10-28T21:18:00Z">
        <w:r w:rsidR="0097776E" w:rsidRPr="00C9525F" w:rsidDel="00264725">
          <w:rPr>
            <w:rFonts w:eastAsia="Times New Roman" w:cs="Times New Roman"/>
            <w:szCs w:val="24"/>
          </w:rPr>
          <w:delText>o</w:delText>
        </w:r>
      </w:del>
      <w:r w:rsidR="0097776E" w:rsidRPr="00C9525F">
        <w:rPr>
          <w:rFonts w:eastAsia="Times New Roman" w:cs="Times New Roman"/>
          <w:szCs w:val="24"/>
        </w:rPr>
        <w:t xml:space="preserve"> ao Curso de bacharelado em Sistemas de Informação, da Universidade de Montes Claros</w:t>
      </w:r>
      <w:ins w:id="4" w:author="revisor" w:date="2019-10-28T21:18:00Z">
        <w:r>
          <w:rPr>
            <w:rFonts w:eastAsia="Times New Roman" w:cs="Times New Roman"/>
            <w:szCs w:val="24"/>
          </w:rPr>
          <w:t>,</w:t>
        </w:r>
      </w:ins>
      <w:r w:rsidR="0097776E" w:rsidRPr="00C9525F">
        <w:rPr>
          <w:rFonts w:eastAsia="Times New Roman" w:cs="Times New Roman"/>
          <w:szCs w:val="24"/>
        </w:rPr>
        <w:t xml:space="preserve"> como exigência para obtenção do título de Bacharel em Sistemas de Informação.</w:t>
      </w:r>
      <w:r w:rsidR="0097776E" w:rsidRPr="00C9525F">
        <w:rPr>
          <w:rFonts w:eastAsia="Times New Roman" w:cs="Times New Roman"/>
          <w:szCs w:val="24"/>
        </w:rPr>
        <w:br/>
      </w:r>
      <w:r w:rsidR="0097776E" w:rsidRPr="00C9525F">
        <w:rPr>
          <w:rFonts w:eastAsia="Times New Roman" w:cs="Times New Roman"/>
          <w:szCs w:val="24"/>
        </w:rPr>
        <w:br/>
        <w:t>Professor</w:t>
      </w:r>
      <w:ins w:id="5" w:author="revisor" w:date="2019-10-28T21:18:00Z">
        <w:r>
          <w:rPr>
            <w:rFonts w:eastAsia="Times New Roman" w:cs="Times New Roman"/>
            <w:szCs w:val="24"/>
          </w:rPr>
          <w:t>a</w:t>
        </w:r>
      </w:ins>
      <w:r w:rsidR="0097776E" w:rsidRPr="00C9525F">
        <w:rPr>
          <w:rFonts w:eastAsia="Times New Roman" w:cs="Times New Roman"/>
          <w:szCs w:val="24"/>
        </w:rPr>
        <w:t xml:space="preserve"> Orientador</w:t>
      </w:r>
      <w:ins w:id="6" w:author="revisor" w:date="2019-10-28T21:18:00Z">
        <w:r>
          <w:rPr>
            <w:rFonts w:eastAsia="Times New Roman" w:cs="Times New Roman"/>
            <w:szCs w:val="24"/>
          </w:rPr>
          <w:t>a</w:t>
        </w:r>
      </w:ins>
      <w:r w:rsidR="0097776E" w:rsidRPr="00C9525F">
        <w:rPr>
          <w:rFonts w:eastAsia="Times New Roman" w:cs="Times New Roman"/>
          <w:szCs w:val="24"/>
        </w:rPr>
        <w:t xml:space="preserve">: </w:t>
      </w:r>
      <w:r w:rsidR="0097776E" w:rsidRPr="00C9525F">
        <w:rPr>
          <w:rFonts w:cs="Times New Roman"/>
          <w:bCs/>
          <w:szCs w:val="24"/>
        </w:rPr>
        <w:t xml:space="preserve">Prof.ª </w:t>
      </w:r>
      <w:proofErr w:type="spellStart"/>
      <w:r w:rsidR="006E0E42" w:rsidRPr="00C9525F">
        <w:rPr>
          <w:rFonts w:cs="Times New Roman"/>
          <w:bCs/>
          <w:szCs w:val="24"/>
        </w:rPr>
        <w:t>Msc</w:t>
      </w:r>
      <w:proofErr w:type="spellEnd"/>
      <w:r w:rsidR="0097776E" w:rsidRPr="00C9525F">
        <w:rPr>
          <w:rFonts w:cs="Times New Roman"/>
          <w:bCs/>
          <w:szCs w:val="24"/>
        </w:rPr>
        <w:t xml:space="preserve">. </w:t>
      </w:r>
      <w:r w:rsidR="00CF6509" w:rsidRPr="00C9525F">
        <w:rPr>
          <w:rFonts w:cs="Times New Roman"/>
          <w:bCs/>
          <w:szCs w:val="24"/>
        </w:rPr>
        <w:t>Patrícia Takaki Neves</w:t>
      </w:r>
    </w:p>
    <w:p w14:paraId="7899B695" w14:textId="77777777" w:rsidR="0097776E" w:rsidRPr="00A07DB4" w:rsidRDefault="0097776E" w:rsidP="0097776E">
      <w:pPr>
        <w:ind w:firstLine="0"/>
        <w:rPr>
          <w:rFonts w:cs="Times New Roman"/>
          <w:sz w:val="28"/>
          <w:szCs w:val="28"/>
        </w:rPr>
      </w:pPr>
    </w:p>
    <w:p w14:paraId="3BFE6226" w14:textId="77777777" w:rsidR="0097776E" w:rsidRPr="00A07DB4" w:rsidRDefault="0097776E" w:rsidP="0097776E">
      <w:pPr>
        <w:ind w:firstLine="0"/>
        <w:rPr>
          <w:rFonts w:cs="Times New Roman"/>
          <w:sz w:val="28"/>
          <w:szCs w:val="28"/>
        </w:rPr>
      </w:pPr>
    </w:p>
    <w:p w14:paraId="29081490" w14:textId="77777777" w:rsidR="0097776E" w:rsidRPr="00A07DB4" w:rsidRDefault="0097776E" w:rsidP="0097776E">
      <w:pPr>
        <w:ind w:firstLine="0"/>
        <w:rPr>
          <w:rFonts w:cs="Times New Roman"/>
          <w:sz w:val="28"/>
          <w:szCs w:val="28"/>
        </w:rPr>
      </w:pPr>
    </w:p>
    <w:p w14:paraId="36099A1A" w14:textId="77777777" w:rsidR="0097776E" w:rsidRPr="00A07DB4" w:rsidRDefault="0097776E" w:rsidP="0097776E">
      <w:pPr>
        <w:ind w:firstLine="0"/>
        <w:rPr>
          <w:rFonts w:cs="Times New Roman"/>
          <w:sz w:val="28"/>
          <w:szCs w:val="28"/>
        </w:rPr>
      </w:pPr>
    </w:p>
    <w:p w14:paraId="29699D5B" w14:textId="77777777" w:rsidR="00983CB7" w:rsidRPr="00A07DB4" w:rsidRDefault="00983CB7" w:rsidP="0097776E">
      <w:pPr>
        <w:ind w:firstLine="0"/>
        <w:rPr>
          <w:rFonts w:cs="Times New Roman"/>
          <w:sz w:val="28"/>
          <w:szCs w:val="28"/>
        </w:rPr>
      </w:pPr>
    </w:p>
    <w:p w14:paraId="53C67197" w14:textId="77777777"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14:paraId="7F009D45" w14:textId="77777777"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14:paraId="559E6417" w14:textId="77777777" w:rsidR="00810060" w:rsidRPr="005D7EA6" w:rsidRDefault="00810060" w:rsidP="00810060">
      <w:pPr>
        <w:ind w:firstLine="0"/>
        <w:rPr>
          <w:rFonts w:cs="Times New Roman"/>
          <w:szCs w:val="24"/>
        </w:rPr>
      </w:pPr>
    </w:p>
    <w:p w14:paraId="3872A24B" w14:textId="77777777" w:rsidR="00810060" w:rsidRPr="005D7EA6" w:rsidRDefault="00810060" w:rsidP="00810060">
      <w:pPr>
        <w:ind w:firstLine="0"/>
        <w:rPr>
          <w:rFonts w:cs="Times New Roman"/>
          <w:szCs w:val="24"/>
        </w:rPr>
      </w:pPr>
    </w:p>
    <w:p w14:paraId="20C8EC38" w14:textId="77777777" w:rsidR="00810060" w:rsidRPr="005D7EA6" w:rsidRDefault="00810060" w:rsidP="00810060">
      <w:pPr>
        <w:ind w:firstLine="0"/>
        <w:rPr>
          <w:rFonts w:cs="Times New Roman"/>
          <w:szCs w:val="24"/>
        </w:rPr>
      </w:pPr>
    </w:p>
    <w:p w14:paraId="571AD312" w14:textId="77777777" w:rsidR="00810060" w:rsidRPr="005D7EA6" w:rsidRDefault="00810060" w:rsidP="00810060">
      <w:pPr>
        <w:ind w:firstLine="0"/>
        <w:rPr>
          <w:rFonts w:cs="Times New Roman"/>
          <w:szCs w:val="24"/>
        </w:rPr>
      </w:pPr>
    </w:p>
    <w:p w14:paraId="3B203241" w14:textId="77777777" w:rsidR="00810060" w:rsidRPr="005D7EA6" w:rsidRDefault="00810060" w:rsidP="00810060">
      <w:pPr>
        <w:ind w:firstLine="0"/>
        <w:rPr>
          <w:rFonts w:cs="Times New Roman"/>
          <w:szCs w:val="24"/>
        </w:rPr>
      </w:pPr>
    </w:p>
    <w:p w14:paraId="5D34C3D9" w14:textId="77777777" w:rsidR="00810060" w:rsidRPr="00C9525F" w:rsidRDefault="00810060" w:rsidP="00810060">
      <w:pPr>
        <w:ind w:firstLine="0"/>
        <w:jc w:val="center"/>
        <w:rPr>
          <w:rFonts w:cs="Times New Roman"/>
          <w:b/>
          <w:sz w:val="28"/>
          <w:szCs w:val="28"/>
        </w:rPr>
      </w:pPr>
      <w:r w:rsidRPr="00C9525F">
        <w:rPr>
          <w:rFonts w:cs="Times New Roman"/>
          <w:b/>
          <w:bCs/>
          <w:sz w:val="28"/>
          <w:szCs w:val="28"/>
        </w:rPr>
        <w:t>DESENVOLVIMENTO DE UM SISTEMA FUZZY PARA AVALIAÇÃO DOCENTE EM CURSOS NA MODALIDADE A DISTÂNCIA DA UNIMONTES</w:t>
      </w:r>
    </w:p>
    <w:p w14:paraId="4C4A4CAC" w14:textId="77777777" w:rsidR="00810060" w:rsidRDefault="00810060" w:rsidP="00810060">
      <w:pPr>
        <w:ind w:firstLine="0"/>
        <w:rPr>
          <w:rFonts w:cs="Times New Roman"/>
          <w:szCs w:val="24"/>
        </w:rPr>
      </w:pPr>
    </w:p>
    <w:p w14:paraId="596C5174" w14:textId="77777777" w:rsidR="002760F6" w:rsidRPr="005D7EA6" w:rsidRDefault="002760F6" w:rsidP="00810060">
      <w:pPr>
        <w:ind w:firstLine="0"/>
        <w:rPr>
          <w:rFonts w:cs="Times New Roman"/>
          <w:szCs w:val="24"/>
        </w:rPr>
      </w:pPr>
    </w:p>
    <w:p w14:paraId="2B7DA95B" w14:textId="77777777" w:rsidR="00810060" w:rsidRDefault="00810060" w:rsidP="00640C84">
      <w:pPr>
        <w:spacing w:line="240" w:lineRule="auto"/>
        <w:ind w:left="3969" w:right="567" w:firstLine="0"/>
        <w:rPr>
          <w:b/>
        </w:rPr>
      </w:pPr>
      <w:r>
        <w:rPr>
          <w:b/>
        </w:rPr>
        <w:t>Monografia apresentada ao Curso de Bacharelado em Sistemas de Informação, da Universidade Estadual de Montes Claros como exigência para obtenção do grau de Bacharel em Sistemas de Informação.</w:t>
      </w:r>
    </w:p>
    <w:p w14:paraId="0ED6D636" w14:textId="77777777" w:rsidR="00810060" w:rsidRDefault="00810060" w:rsidP="00810060">
      <w:pPr>
        <w:spacing w:line="240" w:lineRule="auto"/>
        <w:ind w:left="3969" w:right="567"/>
        <w:rPr>
          <w:b/>
        </w:rPr>
      </w:pPr>
    </w:p>
    <w:p w14:paraId="62E49A66" w14:textId="77777777" w:rsidR="00810060" w:rsidRDefault="00810060" w:rsidP="00810060">
      <w:pPr>
        <w:spacing w:line="240" w:lineRule="auto"/>
        <w:ind w:left="3969" w:right="567"/>
        <w:rPr>
          <w:b/>
        </w:rPr>
      </w:pPr>
    </w:p>
    <w:p w14:paraId="77043183" w14:textId="77777777" w:rsidR="00810060" w:rsidRDefault="00810060" w:rsidP="00640C84">
      <w:pPr>
        <w:spacing w:line="240" w:lineRule="auto"/>
        <w:ind w:left="3969" w:right="567" w:firstLine="0"/>
        <w:jc w:val="right"/>
        <w:rPr>
          <w:b/>
        </w:rPr>
      </w:pPr>
      <w:r>
        <w:rPr>
          <w:b/>
        </w:rPr>
        <w:t>Montes Claros, 28 de outubro de 2019.</w:t>
      </w:r>
    </w:p>
    <w:p w14:paraId="76EC7575" w14:textId="77777777" w:rsidR="00810060" w:rsidRDefault="00810060" w:rsidP="00810060">
      <w:pPr>
        <w:spacing w:line="240" w:lineRule="auto"/>
        <w:ind w:left="3969" w:right="567"/>
        <w:rPr>
          <w:b/>
        </w:rPr>
      </w:pPr>
    </w:p>
    <w:p w14:paraId="686307E8" w14:textId="77777777" w:rsidR="00810060" w:rsidRDefault="00810060" w:rsidP="00810060">
      <w:pPr>
        <w:spacing w:line="240" w:lineRule="auto"/>
        <w:ind w:left="3969" w:right="567"/>
        <w:rPr>
          <w:b/>
        </w:rPr>
      </w:pPr>
    </w:p>
    <w:p w14:paraId="3A33399B" w14:textId="77777777" w:rsidR="00810060" w:rsidRDefault="00810060" w:rsidP="006754BF">
      <w:pPr>
        <w:jc w:val="center"/>
        <w:rPr>
          <w:b/>
        </w:rPr>
      </w:pPr>
      <w:r>
        <w:t xml:space="preserve">Orientador: </w:t>
      </w:r>
      <w:r>
        <w:rPr>
          <w:b/>
        </w:rPr>
        <w:t>____________________________________________</w:t>
      </w:r>
    </w:p>
    <w:p w14:paraId="5A35BF7B" w14:textId="77777777" w:rsidR="00810060" w:rsidRDefault="00810060" w:rsidP="006754BF">
      <w:pPr>
        <w:jc w:val="center"/>
        <w:rPr>
          <w:b/>
        </w:rPr>
      </w:pPr>
      <w:r>
        <w:rPr>
          <w:b/>
        </w:rPr>
        <w:t>Prof. Patrícia Takaki Neves, MESTRA</w:t>
      </w:r>
    </w:p>
    <w:p w14:paraId="5AFFB929" w14:textId="77777777" w:rsidR="00810060" w:rsidRDefault="00810060" w:rsidP="006754BF">
      <w:pPr>
        <w:jc w:val="center"/>
        <w:rPr>
          <w:ins w:id="7" w:author="revisor" w:date="2019-10-28T21:18:00Z"/>
          <w:b/>
        </w:rPr>
      </w:pPr>
      <w:r>
        <w:rPr>
          <w:b/>
        </w:rPr>
        <w:t>Universidade Estadual de Montes Claros</w:t>
      </w:r>
    </w:p>
    <w:p w14:paraId="4CD014DD" w14:textId="77777777" w:rsidR="00264725" w:rsidRDefault="00264725" w:rsidP="006754BF">
      <w:pPr>
        <w:jc w:val="center"/>
        <w:rPr>
          <w:sz w:val="32"/>
          <w:szCs w:val="32"/>
        </w:rPr>
      </w:pPr>
    </w:p>
    <w:p w14:paraId="1F6F2DD1" w14:textId="77777777" w:rsidR="00810060" w:rsidRDefault="00810060" w:rsidP="006754BF">
      <w:pPr>
        <w:spacing w:line="240" w:lineRule="auto"/>
        <w:ind w:right="567"/>
        <w:jc w:val="center"/>
      </w:pPr>
      <w:r>
        <w:t>Membros:</w:t>
      </w:r>
    </w:p>
    <w:p w14:paraId="073D6F30" w14:textId="77777777" w:rsidR="00810060" w:rsidRDefault="00810060" w:rsidP="006754BF">
      <w:pPr>
        <w:jc w:val="center"/>
        <w:rPr>
          <w:b/>
        </w:rPr>
      </w:pPr>
      <w:r>
        <w:rPr>
          <w:b/>
        </w:rPr>
        <w:t>____________________________________________</w:t>
      </w:r>
    </w:p>
    <w:p w14:paraId="5ADF4A1F" w14:textId="77777777" w:rsidR="00810060" w:rsidRDefault="00810060" w:rsidP="006754BF">
      <w:pPr>
        <w:jc w:val="center"/>
        <w:rPr>
          <w:b/>
        </w:rPr>
      </w:pPr>
      <w:r>
        <w:rPr>
          <w:b/>
        </w:rPr>
        <w:t>Prof. Nome do Professor Completo, TITULAÇÃO</w:t>
      </w:r>
    </w:p>
    <w:p w14:paraId="432B5E41" w14:textId="77777777" w:rsidR="00810060" w:rsidRDefault="00810060" w:rsidP="006754BF">
      <w:pPr>
        <w:jc w:val="center"/>
        <w:rPr>
          <w:sz w:val="32"/>
          <w:szCs w:val="32"/>
        </w:rPr>
      </w:pPr>
      <w:r>
        <w:rPr>
          <w:b/>
        </w:rPr>
        <w:t>Instituição a que pertence o professor</w:t>
      </w:r>
    </w:p>
    <w:p w14:paraId="71CBB907" w14:textId="77777777" w:rsidR="00810060" w:rsidRDefault="00810060" w:rsidP="007C13CE">
      <w:pPr>
        <w:rPr>
          <w:sz w:val="32"/>
          <w:szCs w:val="32"/>
        </w:rPr>
      </w:pPr>
    </w:p>
    <w:p w14:paraId="2F864472" w14:textId="77777777" w:rsidR="00810060" w:rsidRDefault="00810060" w:rsidP="006754BF">
      <w:pPr>
        <w:jc w:val="center"/>
        <w:rPr>
          <w:b/>
        </w:rPr>
      </w:pPr>
      <w:r>
        <w:rPr>
          <w:b/>
        </w:rPr>
        <w:t>____________________________________________</w:t>
      </w:r>
    </w:p>
    <w:p w14:paraId="4CFC897A" w14:textId="77777777" w:rsidR="00810060" w:rsidRDefault="00810060" w:rsidP="006754BF">
      <w:pPr>
        <w:jc w:val="center"/>
        <w:rPr>
          <w:sz w:val="32"/>
          <w:szCs w:val="32"/>
        </w:rPr>
      </w:pPr>
      <w:r>
        <w:rPr>
          <w:b/>
        </w:rPr>
        <w:t>Prof. Nome do Professor Completo, TITULAÇÃO</w:t>
      </w:r>
    </w:p>
    <w:p w14:paraId="0F32F2C7" w14:textId="77777777" w:rsidR="006754BF" w:rsidRPr="009A0A72" w:rsidRDefault="00810060" w:rsidP="009A0A72">
      <w:pPr>
        <w:jc w:val="center"/>
        <w:rPr>
          <w:sz w:val="32"/>
          <w:szCs w:val="32"/>
        </w:rPr>
        <w:sectPr w:rsidR="006754BF" w:rsidRPr="009A0A72" w:rsidSect="003F2A8B">
          <w:headerReference w:type="default" r:id="rId10"/>
          <w:footerReference w:type="default" r:id="rId11"/>
          <w:pgSz w:w="11906" w:h="16838"/>
          <w:pgMar w:top="1701" w:right="1134" w:bottom="1134" w:left="1701" w:header="709" w:footer="709" w:gutter="0"/>
          <w:cols w:space="708"/>
          <w:docGrid w:linePitch="360"/>
        </w:sectPr>
      </w:pPr>
      <w:r>
        <w:rPr>
          <w:b/>
        </w:rPr>
        <w:t>Instituição a que pertence o professo</w:t>
      </w:r>
      <w:r w:rsidR="00C63944">
        <w:rPr>
          <w:b/>
        </w:rPr>
        <w:t>r</w:t>
      </w:r>
    </w:p>
    <w:p w14:paraId="30986D86" w14:textId="77777777" w:rsidR="00810060" w:rsidRDefault="00810060" w:rsidP="00810060">
      <w:pPr>
        <w:ind w:firstLine="0"/>
      </w:pPr>
    </w:p>
    <w:p w14:paraId="62AE6E1E" w14:textId="77777777" w:rsidR="009A0A72" w:rsidRDefault="009A0A72" w:rsidP="009A0A72">
      <w:pPr>
        <w:ind w:firstLine="0"/>
        <w:jc w:val="center"/>
        <w:rPr>
          <w:b/>
        </w:rPr>
      </w:pPr>
      <w:r>
        <w:rPr>
          <w:b/>
        </w:rPr>
        <w:t>AGRADECIMENTOS</w:t>
      </w:r>
    </w:p>
    <w:p w14:paraId="58C356D4" w14:textId="77777777" w:rsidR="009A0A72" w:rsidRDefault="009A0A72" w:rsidP="009A0A72">
      <w:pPr>
        <w:ind w:firstLine="0"/>
        <w:rPr>
          <w:b/>
        </w:rPr>
      </w:pPr>
    </w:p>
    <w:p w14:paraId="58E6EC5D" w14:textId="77777777" w:rsidR="009A0A72" w:rsidRPr="00E854D1" w:rsidRDefault="009A0A72" w:rsidP="009A0A72">
      <w:r w:rsidRPr="00E854D1">
        <w:t xml:space="preserve">Agradeço primeiramente </w:t>
      </w:r>
      <w:r w:rsidR="00C944A1">
        <w:t>a</w:t>
      </w:r>
      <w:r w:rsidRPr="00E854D1">
        <w:t xml:space="preserve"> Deus e </w:t>
      </w:r>
      <w:r w:rsidR="00C944A1">
        <w:t>a</w:t>
      </w:r>
      <w:r w:rsidRPr="00E854D1">
        <w:t xml:space="preserve"> todos os familiares que me apoiaram contribuindo </w:t>
      </w:r>
      <w:proofErr w:type="gramStart"/>
      <w:r w:rsidRPr="00E854D1">
        <w:t>assim</w:t>
      </w:r>
      <w:r>
        <w:t xml:space="preserve"> </w:t>
      </w:r>
      <w:r w:rsidRPr="00E854D1">
        <w:t xml:space="preserve"> para</w:t>
      </w:r>
      <w:proofErr w:type="gramEnd"/>
      <w:r w:rsidRPr="00E854D1">
        <w:t xml:space="preserve"> essa realização.</w:t>
      </w:r>
      <w:r>
        <w:t xml:space="preserve"> </w:t>
      </w:r>
      <w:r w:rsidRPr="00E854D1">
        <w:t>Em especial aos meus pais, Eliana Veloso Paixão Silva e Gilmar Honorato Silva,</w:t>
      </w:r>
      <w:r w:rsidR="00C944A1">
        <w:t xml:space="preserve"> e</w:t>
      </w:r>
      <w:r w:rsidRPr="00E854D1">
        <w:t xml:space="preserve"> </w:t>
      </w:r>
      <w:r w:rsidR="00C944A1">
        <w:t>à</w:t>
      </w:r>
      <w:r w:rsidRPr="00E854D1">
        <w:t xml:space="preserve"> minha irmã </w:t>
      </w:r>
      <w:proofErr w:type="spellStart"/>
      <w:r w:rsidRPr="00E854D1">
        <w:t>Stephane</w:t>
      </w:r>
      <w:proofErr w:type="spellEnd"/>
      <w:r w:rsidRPr="00E854D1">
        <w:t xml:space="preserve"> Paixão Silva.</w:t>
      </w:r>
      <w:r>
        <w:t xml:space="preserve"> </w:t>
      </w:r>
      <w:r w:rsidRPr="00E854D1">
        <w:t xml:space="preserve">Também agradeço </w:t>
      </w:r>
      <w:r w:rsidR="00C944A1">
        <w:t>à</w:t>
      </w:r>
      <w:r w:rsidRPr="00E854D1">
        <w:t xml:space="preserve"> minha madrinha Edilaine Veloso Paixão e a minha tia Zilda Leal Veloso pelo apoio incondicional.</w:t>
      </w:r>
    </w:p>
    <w:p w14:paraId="2E069476" w14:textId="77777777" w:rsidR="009A0A72" w:rsidRPr="00E854D1" w:rsidRDefault="009A0A72" w:rsidP="009A0A72">
      <w:r w:rsidRPr="00E854D1">
        <w:t>Agradeço também de maneira es</w:t>
      </w:r>
      <w:r>
        <w:t xml:space="preserve">pecial </w:t>
      </w:r>
      <w:r w:rsidR="00C944A1">
        <w:t>à</w:t>
      </w:r>
      <w:r>
        <w:t xml:space="preserve"> minha orientadora Patrí</w:t>
      </w:r>
      <w:r w:rsidRPr="00E854D1">
        <w:t xml:space="preserve">cia Takaki Neves pelos ensinamentos, pelo apoio e </w:t>
      </w:r>
      <w:r>
        <w:t xml:space="preserve">trabalho desenvolvido e ao professor </w:t>
      </w:r>
      <w:r w:rsidRPr="00C20115">
        <w:t>Marcos Flávio Silveira Vasconcelos D'</w:t>
      </w:r>
      <w:proofErr w:type="spellStart"/>
      <w:r w:rsidRPr="00C20115">
        <w:t>Angelo</w:t>
      </w:r>
      <w:proofErr w:type="spellEnd"/>
      <w:r w:rsidR="002F3628">
        <w:t xml:space="preserve"> pelos ensinamentos a</w:t>
      </w:r>
      <w:r>
        <w:t xml:space="preserve">cerca da lógica </w:t>
      </w:r>
      <w:proofErr w:type="spellStart"/>
      <w:r w:rsidRPr="000A6BA6">
        <w:rPr>
          <w:i/>
        </w:rPr>
        <w:t>fuzzy</w:t>
      </w:r>
      <w:proofErr w:type="spellEnd"/>
      <w:r>
        <w:t>.</w:t>
      </w:r>
    </w:p>
    <w:p w14:paraId="4D7A4331" w14:textId="77777777" w:rsidR="009A0A72" w:rsidRPr="00E854D1" w:rsidRDefault="009A0A72" w:rsidP="009A0A72">
      <w:r>
        <w:t xml:space="preserve"> </w:t>
      </w:r>
      <w:r w:rsidRPr="00E854D1">
        <w:t xml:space="preserve">Aos meus amigos dentro e fora da universidade, nas disciplinas ou </w:t>
      </w:r>
      <w:r w:rsidR="002F3628">
        <w:t xml:space="preserve">nos </w:t>
      </w:r>
      <w:r w:rsidRPr="00E854D1">
        <w:t>p</w:t>
      </w:r>
      <w:r w:rsidR="002F3628">
        <w:t xml:space="preserve">rojetos em que me envolvi como </w:t>
      </w:r>
      <w:proofErr w:type="spellStart"/>
      <w:r w:rsidR="002F3628">
        <w:t>I</w:t>
      </w:r>
      <w:r w:rsidRPr="00E854D1">
        <w:t>nfobits</w:t>
      </w:r>
      <w:proofErr w:type="spellEnd"/>
      <w:r w:rsidRPr="00E854D1">
        <w:t>,</w:t>
      </w:r>
      <w:r>
        <w:t xml:space="preserve"> </w:t>
      </w:r>
      <w:r w:rsidRPr="00E854D1">
        <w:t>maratona de programação, iniciação cientifica e estágio.</w:t>
      </w:r>
    </w:p>
    <w:p w14:paraId="66707DD9" w14:textId="77777777" w:rsidR="009A0A72" w:rsidRPr="00E854D1" w:rsidRDefault="009A0A72" w:rsidP="009A0A72">
      <w:r w:rsidRPr="00E854D1">
        <w:t>A todos os professores que tive ao longo da minha formação.</w:t>
      </w:r>
    </w:p>
    <w:p w14:paraId="0498DFE0" w14:textId="77777777" w:rsidR="00810060" w:rsidRDefault="00810060" w:rsidP="00810060">
      <w:pPr>
        <w:ind w:firstLine="0"/>
      </w:pPr>
    </w:p>
    <w:p w14:paraId="77D15962" w14:textId="77777777" w:rsidR="00810060" w:rsidRDefault="00810060" w:rsidP="00810060">
      <w:pPr>
        <w:ind w:firstLine="0"/>
      </w:pPr>
    </w:p>
    <w:p w14:paraId="355EE99B" w14:textId="77777777" w:rsidR="00810060" w:rsidRDefault="00810060" w:rsidP="00810060">
      <w:pPr>
        <w:ind w:firstLine="0"/>
      </w:pPr>
    </w:p>
    <w:p w14:paraId="1534B375" w14:textId="77777777" w:rsidR="00810060" w:rsidRDefault="00810060" w:rsidP="00810060">
      <w:pPr>
        <w:ind w:firstLine="0"/>
      </w:pPr>
    </w:p>
    <w:p w14:paraId="21D5424F" w14:textId="77777777" w:rsidR="00810060" w:rsidRDefault="00810060" w:rsidP="00810060">
      <w:pPr>
        <w:ind w:firstLine="0"/>
      </w:pPr>
    </w:p>
    <w:p w14:paraId="0D5D8A06" w14:textId="77777777" w:rsidR="00810060" w:rsidRDefault="00810060" w:rsidP="00810060">
      <w:pPr>
        <w:ind w:firstLine="0"/>
      </w:pPr>
    </w:p>
    <w:p w14:paraId="5884B9EE" w14:textId="77777777" w:rsidR="00810060" w:rsidRDefault="00810060" w:rsidP="00810060">
      <w:pPr>
        <w:ind w:firstLine="0"/>
      </w:pPr>
    </w:p>
    <w:p w14:paraId="76DDD0AD" w14:textId="77777777" w:rsidR="00810060" w:rsidRDefault="00810060" w:rsidP="00810060">
      <w:pPr>
        <w:ind w:firstLine="0"/>
      </w:pPr>
    </w:p>
    <w:p w14:paraId="369B684C" w14:textId="77777777" w:rsidR="00810060" w:rsidRDefault="00810060" w:rsidP="00810060">
      <w:pPr>
        <w:ind w:firstLine="0"/>
      </w:pPr>
    </w:p>
    <w:p w14:paraId="02FCF15F" w14:textId="77777777" w:rsidR="00810060" w:rsidRDefault="00810060" w:rsidP="00810060">
      <w:pPr>
        <w:ind w:firstLine="0"/>
      </w:pPr>
    </w:p>
    <w:p w14:paraId="3CC4811C" w14:textId="77777777" w:rsidR="00810060" w:rsidRDefault="00810060" w:rsidP="00810060">
      <w:pPr>
        <w:ind w:firstLine="0"/>
      </w:pPr>
    </w:p>
    <w:p w14:paraId="5999E078" w14:textId="77777777" w:rsidR="00810060" w:rsidRDefault="00810060" w:rsidP="00810060">
      <w:pPr>
        <w:ind w:firstLine="0"/>
      </w:pPr>
    </w:p>
    <w:p w14:paraId="7F454F81" w14:textId="77777777" w:rsidR="00810060" w:rsidRDefault="00810060" w:rsidP="00810060">
      <w:pPr>
        <w:ind w:firstLine="0"/>
      </w:pPr>
    </w:p>
    <w:p w14:paraId="210807FE" w14:textId="77777777" w:rsidR="00BF305B" w:rsidRDefault="00BF305B" w:rsidP="00810060">
      <w:pPr>
        <w:ind w:firstLine="0"/>
      </w:pPr>
    </w:p>
    <w:p w14:paraId="4C276620" w14:textId="77777777" w:rsidR="00BF305B" w:rsidRDefault="00BF305B" w:rsidP="00810060">
      <w:pPr>
        <w:ind w:firstLine="0"/>
      </w:pPr>
    </w:p>
    <w:p w14:paraId="1E85C513" w14:textId="77777777" w:rsidR="006754BF" w:rsidRDefault="006754BF" w:rsidP="00810060">
      <w:pPr>
        <w:ind w:firstLine="0"/>
      </w:pPr>
    </w:p>
    <w:p w14:paraId="0CE62F84" w14:textId="77777777" w:rsidR="00BF305B" w:rsidRDefault="00BF305B" w:rsidP="00810060">
      <w:pPr>
        <w:ind w:firstLine="0"/>
      </w:pPr>
    </w:p>
    <w:p w14:paraId="75B9849C" w14:textId="77777777" w:rsidR="00707B31" w:rsidRDefault="00707B31" w:rsidP="00CE4A2B">
      <w:pPr>
        <w:ind w:firstLine="0"/>
        <w:rPr>
          <w:i/>
        </w:rPr>
      </w:pPr>
    </w:p>
    <w:p w14:paraId="69215493" w14:textId="77777777" w:rsidR="009A0A72" w:rsidRDefault="009A0A72" w:rsidP="00CE4A2B">
      <w:pPr>
        <w:ind w:firstLine="0"/>
        <w:rPr>
          <w:i/>
        </w:rPr>
      </w:pPr>
    </w:p>
    <w:p w14:paraId="3EB667A4" w14:textId="77777777" w:rsidR="009A0A72" w:rsidRPr="00707B31" w:rsidRDefault="009A0A72" w:rsidP="00CE4A2B">
      <w:pPr>
        <w:ind w:firstLine="0"/>
        <w:rPr>
          <w:i/>
        </w:rPr>
      </w:pPr>
    </w:p>
    <w:p w14:paraId="76B2C90E" w14:textId="77777777" w:rsidR="009A0A72" w:rsidRDefault="009A0A72" w:rsidP="00707B31">
      <w:pPr>
        <w:ind w:firstLine="0"/>
        <w:jc w:val="right"/>
        <w:rPr>
          <w:i/>
        </w:rPr>
      </w:pPr>
    </w:p>
    <w:p w14:paraId="43D80D0E" w14:textId="77777777" w:rsidR="009A0A72" w:rsidRDefault="009A0A72" w:rsidP="00707B31">
      <w:pPr>
        <w:ind w:firstLine="0"/>
        <w:jc w:val="right"/>
        <w:rPr>
          <w:i/>
        </w:rPr>
      </w:pPr>
    </w:p>
    <w:p w14:paraId="5279AC60" w14:textId="77777777" w:rsidR="009A0A72" w:rsidRDefault="009A0A72" w:rsidP="00707B31">
      <w:pPr>
        <w:ind w:firstLine="0"/>
        <w:jc w:val="right"/>
        <w:rPr>
          <w:i/>
        </w:rPr>
      </w:pPr>
    </w:p>
    <w:p w14:paraId="20D6B3FF" w14:textId="77777777" w:rsidR="009A0A72" w:rsidRDefault="009A0A72" w:rsidP="00707B31">
      <w:pPr>
        <w:ind w:firstLine="0"/>
        <w:jc w:val="right"/>
        <w:rPr>
          <w:i/>
        </w:rPr>
      </w:pPr>
    </w:p>
    <w:p w14:paraId="67C3FE4C" w14:textId="77777777" w:rsidR="009A0A72" w:rsidRDefault="009A0A72" w:rsidP="00707B31">
      <w:pPr>
        <w:ind w:firstLine="0"/>
        <w:jc w:val="right"/>
        <w:rPr>
          <w:i/>
        </w:rPr>
      </w:pPr>
    </w:p>
    <w:p w14:paraId="64FFA072" w14:textId="77777777" w:rsidR="009A0A72" w:rsidRDefault="009A0A72" w:rsidP="00707B31">
      <w:pPr>
        <w:ind w:firstLine="0"/>
        <w:jc w:val="right"/>
        <w:rPr>
          <w:i/>
        </w:rPr>
      </w:pPr>
    </w:p>
    <w:p w14:paraId="3DBB1267" w14:textId="77777777" w:rsidR="009A0A72" w:rsidRDefault="009A0A72" w:rsidP="00707B31">
      <w:pPr>
        <w:ind w:firstLine="0"/>
        <w:jc w:val="right"/>
        <w:rPr>
          <w:i/>
        </w:rPr>
      </w:pPr>
    </w:p>
    <w:p w14:paraId="4CBDBCDA" w14:textId="77777777" w:rsidR="009A0A72" w:rsidRDefault="009A0A72" w:rsidP="00707B31">
      <w:pPr>
        <w:ind w:firstLine="0"/>
        <w:jc w:val="right"/>
        <w:rPr>
          <w:i/>
        </w:rPr>
      </w:pPr>
    </w:p>
    <w:p w14:paraId="2602E352" w14:textId="77777777" w:rsidR="009A0A72" w:rsidRDefault="009A0A72" w:rsidP="00707B31">
      <w:pPr>
        <w:ind w:firstLine="0"/>
        <w:jc w:val="right"/>
        <w:rPr>
          <w:i/>
        </w:rPr>
      </w:pPr>
    </w:p>
    <w:p w14:paraId="57D77862" w14:textId="77777777" w:rsidR="009A0A72" w:rsidRDefault="009A0A72" w:rsidP="00707B31">
      <w:pPr>
        <w:ind w:firstLine="0"/>
        <w:jc w:val="right"/>
        <w:rPr>
          <w:i/>
        </w:rPr>
      </w:pPr>
    </w:p>
    <w:p w14:paraId="00323F44" w14:textId="77777777" w:rsidR="009A0A72" w:rsidRDefault="009A0A72" w:rsidP="00707B31">
      <w:pPr>
        <w:ind w:firstLine="0"/>
        <w:jc w:val="right"/>
        <w:rPr>
          <w:i/>
        </w:rPr>
      </w:pPr>
    </w:p>
    <w:p w14:paraId="22B1CA41" w14:textId="77777777" w:rsidR="009A0A72" w:rsidRDefault="009A0A72" w:rsidP="00707B31">
      <w:pPr>
        <w:ind w:firstLine="0"/>
        <w:jc w:val="right"/>
        <w:rPr>
          <w:i/>
        </w:rPr>
      </w:pPr>
    </w:p>
    <w:p w14:paraId="19A8DC16" w14:textId="77777777" w:rsidR="009A0A72" w:rsidRDefault="009A0A72" w:rsidP="00707B31">
      <w:pPr>
        <w:ind w:firstLine="0"/>
        <w:jc w:val="right"/>
        <w:rPr>
          <w:i/>
        </w:rPr>
      </w:pPr>
    </w:p>
    <w:p w14:paraId="7E0FE9E4" w14:textId="77777777" w:rsidR="009A0A72" w:rsidRDefault="009A0A72" w:rsidP="00707B31">
      <w:pPr>
        <w:ind w:firstLine="0"/>
        <w:jc w:val="right"/>
        <w:rPr>
          <w:i/>
        </w:rPr>
      </w:pPr>
    </w:p>
    <w:p w14:paraId="438CCEFB" w14:textId="77777777" w:rsidR="009A0A72" w:rsidRDefault="009A0A72" w:rsidP="00707B31">
      <w:pPr>
        <w:ind w:firstLine="0"/>
        <w:jc w:val="right"/>
        <w:rPr>
          <w:i/>
        </w:rPr>
      </w:pPr>
    </w:p>
    <w:p w14:paraId="0BED5678" w14:textId="77777777" w:rsidR="009A0A72" w:rsidRDefault="009A0A72" w:rsidP="00707B31">
      <w:pPr>
        <w:ind w:firstLine="0"/>
        <w:jc w:val="right"/>
        <w:rPr>
          <w:i/>
        </w:rPr>
      </w:pPr>
    </w:p>
    <w:p w14:paraId="2B1AE08F" w14:textId="77777777" w:rsidR="009A0A72" w:rsidRDefault="009A0A72" w:rsidP="00707B31">
      <w:pPr>
        <w:ind w:firstLine="0"/>
        <w:jc w:val="right"/>
        <w:rPr>
          <w:i/>
        </w:rPr>
      </w:pPr>
    </w:p>
    <w:p w14:paraId="412592CF" w14:textId="77777777" w:rsidR="009A0A72" w:rsidRDefault="009A0A72" w:rsidP="00707B31">
      <w:pPr>
        <w:ind w:firstLine="0"/>
        <w:jc w:val="right"/>
        <w:rPr>
          <w:i/>
        </w:rPr>
      </w:pPr>
    </w:p>
    <w:p w14:paraId="597DE644" w14:textId="77777777" w:rsidR="009A0A72" w:rsidRDefault="009A0A72" w:rsidP="00707B31">
      <w:pPr>
        <w:ind w:firstLine="0"/>
        <w:jc w:val="right"/>
        <w:rPr>
          <w:i/>
        </w:rPr>
      </w:pPr>
    </w:p>
    <w:p w14:paraId="4DF79B17" w14:textId="77777777" w:rsidR="009A0A72" w:rsidRDefault="009A0A72" w:rsidP="00707B31">
      <w:pPr>
        <w:ind w:firstLine="0"/>
        <w:jc w:val="right"/>
        <w:rPr>
          <w:i/>
        </w:rPr>
      </w:pPr>
    </w:p>
    <w:p w14:paraId="2F0599C6" w14:textId="77777777" w:rsidR="009A0A72" w:rsidRDefault="009A0A72" w:rsidP="00707B31">
      <w:pPr>
        <w:ind w:firstLine="0"/>
        <w:jc w:val="right"/>
        <w:rPr>
          <w:i/>
        </w:rPr>
      </w:pPr>
    </w:p>
    <w:p w14:paraId="04E9014C" w14:textId="77777777" w:rsidR="009A0A72" w:rsidRDefault="009A0A72" w:rsidP="00707B31">
      <w:pPr>
        <w:ind w:firstLine="0"/>
        <w:jc w:val="right"/>
        <w:rPr>
          <w:i/>
        </w:rPr>
      </w:pPr>
    </w:p>
    <w:p w14:paraId="79E37535" w14:textId="77777777" w:rsidR="009A0A72" w:rsidRDefault="009A0A72" w:rsidP="00707B31">
      <w:pPr>
        <w:ind w:firstLine="0"/>
        <w:jc w:val="right"/>
        <w:rPr>
          <w:i/>
        </w:rPr>
      </w:pPr>
    </w:p>
    <w:p w14:paraId="26145FBA" w14:textId="77777777" w:rsidR="009A0A72" w:rsidRDefault="009A0A72" w:rsidP="00707B31">
      <w:pPr>
        <w:ind w:firstLine="0"/>
        <w:jc w:val="right"/>
        <w:rPr>
          <w:i/>
        </w:rPr>
      </w:pPr>
    </w:p>
    <w:p w14:paraId="76A92494" w14:textId="77777777" w:rsidR="009A0A72" w:rsidRDefault="009A0A72" w:rsidP="00707B31">
      <w:pPr>
        <w:ind w:firstLine="0"/>
        <w:jc w:val="right"/>
        <w:rPr>
          <w:i/>
        </w:rPr>
      </w:pPr>
    </w:p>
    <w:p w14:paraId="51ED42F1" w14:textId="77777777" w:rsidR="009A0A72" w:rsidRDefault="009A0A72" w:rsidP="00707B31">
      <w:pPr>
        <w:ind w:firstLine="0"/>
        <w:jc w:val="right"/>
        <w:rPr>
          <w:i/>
        </w:rPr>
      </w:pPr>
    </w:p>
    <w:p w14:paraId="162DF716" w14:textId="77777777" w:rsidR="009A0A72" w:rsidRDefault="009A0A72" w:rsidP="00707B31">
      <w:pPr>
        <w:ind w:firstLine="0"/>
        <w:jc w:val="right"/>
        <w:rPr>
          <w:i/>
        </w:rPr>
      </w:pPr>
    </w:p>
    <w:p w14:paraId="7C6CD12B" w14:textId="77777777" w:rsidR="009A0A72" w:rsidRDefault="009A0A72" w:rsidP="00707B31">
      <w:pPr>
        <w:ind w:firstLine="0"/>
        <w:jc w:val="right"/>
        <w:rPr>
          <w:i/>
        </w:rPr>
      </w:pPr>
    </w:p>
    <w:p w14:paraId="75A15814" w14:textId="77777777" w:rsidR="009A0A72" w:rsidRDefault="009A0A72" w:rsidP="00707B31">
      <w:pPr>
        <w:ind w:firstLine="0"/>
        <w:jc w:val="right"/>
        <w:rPr>
          <w:i/>
        </w:rPr>
      </w:pPr>
    </w:p>
    <w:p w14:paraId="49BCE20A" w14:textId="77777777" w:rsidR="009A0A72" w:rsidRDefault="009A0A72" w:rsidP="00707B31">
      <w:pPr>
        <w:ind w:firstLine="0"/>
        <w:jc w:val="right"/>
        <w:rPr>
          <w:i/>
        </w:rPr>
      </w:pPr>
    </w:p>
    <w:p w14:paraId="6E386D53" w14:textId="77777777" w:rsidR="009A0A72" w:rsidRDefault="009A0A72" w:rsidP="00707B31">
      <w:pPr>
        <w:ind w:firstLine="0"/>
        <w:jc w:val="right"/>
        <w:rPr>
          <w:i/>
        </w:rPr>
      </w:pPr>
    </w:p>
    <w:p w14:paraId="05C7053D" w14:textId="77777777" w:rsidR="00707B31" w:rsidRDefault="00707B31" w:rsidP="00707B31">
      <w:pPr>
        <w:ind w:firstLine="0"/>
        <w:jc w:val="right"/>
        <w:rPr>
          <w:i/>
        </w:rPr>
      </w:pPr>
      <w:r w:rsidRPr="00707B31">
        <w:rPr>
          <w:i/>
        </w:rPr>
        <w:t>A persistência é o caminho do êxito.</w:t>
      </w:r>
    </w:p>
    <w:p w14:paraId="3F20A0D8" w14:textId="77777777" w:rsidR="00707B31" w:rsidRPr="00707B31" w:rsidRDefault="00707B31" w:rsidP="00707B31">
      <w:pPr>
        <w:ind w:firstLine="0"/>
        <w:jc w:val="right"/>
        <w:rPr>
          <w:i/>
        </w:rPr>
      </w:pPr>
    </w:p>
    <w:p w14:paraId="61C75456" w14:textId="77777777" w:rsidR="00BA7C93" w:rsidRPr="00C63944" w:rsidRDefault="00707B31" w:rsidP="00C63944">
      <w:pPr>
        <w:ind w:firstLine="0"/>
        <w:jc w:val="right"/>
        <w:rPr>
          <w:i/>
        </w:rPr>
      </w:pPr>
      <w:r w:rsidRPr="001220DE">
        <w:rPr>
          <w:i/>
        </w:rPr>
        <w:t>CHAPLIN, Charles (1997)</w:t>
      </w:r>
    </w:p>
    <w:p w14:paraId="36FB473A" w14:textId="77777777" w:rsidR="009A0A72" w:rsidRDefault="009A0A72" w:rsidP="009A0A72">
      <w:pPr>
        <w:ind w:firstLine="0"/>
        <w:jc w:val="center"/>
        <w:rPr>
          <w:b/>
        </w:rPr>
      </w:pPr>
      <w:r>
        <w:rPr>
          <w:b/>
        </w:rPr>
        <w:lastRenderedPageBreak/>
        <w:t>RESUMO</w:t>
      </w:r>
    </w:p>
    <w:p w14:paraId="60E849B2" w14:textId="77777777" w:rsidR="009A0A72" w:rsidRDefault="009A0A72" w:rsidP="009A0A72">
      <w:pPr>
        <w:ind w:firstLine="0"/>
        <w:jc w:val="center"/>
        <w:rPr>
          <w:b/>
        </w:rPr>
      </w:pPr>
    </w:p>
    <w:p w14:paraId="09CA0FC7" w14:textId="3DE05495" w:rsidR="009A0A72" w:rsidRDefault="00927F89">
      <w:pPr>
        <w:spacing w:line="240" w:lineRule="auto"/>
        <w:ind w:firstLine="0"/>
        <w:pPrChange w:id="8" w:author="revisor" w:date="2019-10-28T17:43:00Z">
          <w:pPr>
            <w:ind w:firstLine="0"/>
          </w:pPr>
        </w:pPrChange>
      </w:pPr>
      <w:ins w:id="9" w:author="revisor" w:date="2019-10-28T16:52:00Z">
        <w:r>
          <w:t>A avaliação desempenha papel fundamental no processo de ensino-aprendizagem</w:t>
        </w:r>
      </w:ins>
      <w:ins w:id="10" w:author="revisor" w:date="2019-10-28T16:55:00Z">
        <w:r w:rsidR="00A855D3">
          <w:t xml:space="preserve"> sob vários aspectos</w:t>
        </w:r>
      </w:ins>
      <w:ins w:id="11" w:author="revisor" w:date="2019-10-28T16:52:00Z">
        <w:r>
          <w:t xml:space="preserve">. </w:t>
        </w:r>
      </w:ins>
      <w:ins w:id="12" w:author="revisor" w:date="2019-10-28T16:53:00Z">
        <w:r>
          <w:t xml:space="preserve">Produtos, processos e pessoas </w:t>
        </w:r>
      </w:ins>
      <w:ins w:id="13" w:author="revisor" w:date="2019-10-28T17:03:00Z">
        <w:r w:rsidR="00D92374">
          <w:t xml:space="preserve">presentes no contexto educacional </w:t>
        </w:r>
      </w:ins>
      <w:ins w:id="14" w:author="revisor" w:date="2019-10-28T16:53:00Z">
        <w:r>
          <w:t>precisam ser continuamente avaliados para que seja poss</w:t>
        </w:r>
      </w:ins>
      <w:ins w:id="15" w:author="revisor" w:date="2019-10-28T16:54:00Z">
        <w:r>
          <w:t xml:space="preserve">ível </w:t>
        </w:r>
      </w:ins>
      <w:ins w:id="16" w:author="revisor" w:date="2019-10-28T17:30:00Z">
        <w:r w:rsidR="00DA49FF">
          <w:t>melhorar</w:t>
        </w:r>
      </w:ins>
      <w:ins w:id="17" w:author="revisor" w:date="2019-10-28T16:54:00Z">
        <w:r>
          <w:t xml:space="preserve"> o processo pedagógico </w:t>
        </w:r>
      </w:ins>
      <w:ins w:id="18" w:author="revisor" w:date="2019-10-28T16:55:00Z">
        <w:r w:rsidR="00A855D3">
          <w:t xml:space="preserve">em curso </w:t>
        </w:r>
      </w:ins>
      <w:ins w:id="19" w:author="revisor" w:date="2019-10-28T16:54:00Z">
        <w:r>
          <w:t>de forma a corrigir</w:t>
        </w:r>
        <w:r w:rsidR="00A855D3">
          <w:t xml:space="preserve"> as distorções</w:t>
        </w:r>
      </w:ins>
      <w:ins w:id="20" w:author="revisor" w:date="2019-10-28T17:04:00Z">
        <w:r w:rsidR="00D92374">
          <w:t xml:space="preserve"> ou preencher as lacunas</w:t>
        </w:r>
      </w:ins>
      <w:ins w:id="21" w:author="revisor" w:date="2019-10-28T16:54:00Z">
        <w:r w:rsidR="00A855D3">
          <w:t xml:space="preserve"> </w:t>
        </w:r>
      </w:ins>
      <w:ins w:id="22" w:author="revisor" w:date="2019-10-28T17:04:00Z">
        <w:r w:rsidR="00D92374">
          <w:t>identificadas</w:t>
        </w:r>
      </w:ins>
      <w:ins w:id="23" w:author="revisor" w:date="2019-10-28T16:54:00Z">
        <w:r>
          <w:t xml:space="preserve">. </w:t>
        </w:r>
      </w:ins>
      <w:ins w:id="24" w:author="revisor" w:date="2019-10-28T16:56:00Z">
        <w:r w:rsidR="00A855D3">
          <w:t>No contexto da educação a di</w:t>
        </w:r>
        <w:r w:rsidR="00D92374">
          <w:t>stância</w:t>
        </w:r>
        <w:r w:rsidR="00A855D3">
          <w:t xml:space="preserve"> </w:t>
        </w:r>
      </w:ins>
      <w:ins w:id="25" w:author="revisor" w:date="2019-10-28T16:58:00Z">
        <w:r w:rsidR="00BB4255">
          <w:t>o professor</w:t>
        </w:r>
      </w:ins>
      <w:ins w:id="26" w:author="revisor" w:date="2019-10-28T16:59:00Z">
        <w:r w:rsidR="00BB4255">
          <w:t xml:space="preserve"> </w:t>
        </w:r>
      </w:ins>
      <w:ins w:id="27" w:author="revisor" w:date="2019-10-28T17:04:00Z">
        <w:r w:rsidR="00D92374">
          <w:t xml:space="preserve">desempenha papel </w:t>
        </w:r>
      </w:ins>
      <w:ins w:id="28" w:author="revisor" w:date="2019-10-28T16:59:00Z">
        <w:r w:rsidR="00BB4255">
          <w:t xml:space="preserve">primordial para uma experiência </w:t>
        </w:r>
      </w:ins>
      <w:ins w:id="29" w:author="revisor" w:date="2019-10-28T17:05:00Z">
        <w:r w:rsidR="00D92374">
          <w:t xml:space="preserve">de aprendizagem </w:t>
        </w:r>
      </w:ins>
      <w:ins w:id="30" w:author="revisor" w:date="2019-10-28T16:59:00Z">
        <w:r w:rsidR="00BB4255">
          <w:t>exitosa de seus alunos.</w:t>
        </w:r>
      </w:ins>
      <w:ins w:id="31" w:author="revisor" w:date="2019-10-28T17:00:00Z">
        <w:r w:rsidR="00BB4255">
          <w:t xml:space="preserve"> Este desempenho docente </w:t>
        </w:r>
      </w:ins>
      <w:ins w:id="32" w:author="revisor" w:date="2019-10-28T17:06:00Z">
        <w:r w:rsidR="00D92374">
          <w:t>pode ser percebido</w:t>
        </w:r>
      </w:ins>
      <w:ins w:id="33" w:author="revisor" w:date="2019-10-28T17:00:00Z">
        <w:r w:rsidR="00BB4255">
          <w:t xml:space="preserve"> </w:t>
        </w:r>
      </w:ins>
      <w:ins w:id="34" w:author="revisor" w:date="2019-10-28T17:06:00Z">
        <w:r w:rsidR="00D92374">
          <w:t xml:space="preserve">por meio </w:t>
        </w:r>
      </w:ins>
      <w:ins w:id="35" w:author="revisor" w:date="2019-10-28T17:08:00Z">
        <w:r w:rsidR="00AB5086">
          <w:t>de sua atuação frente a</w:t>
        </w:r>
      </w:ins>
      <w:ins w:id="36" w:author="revisor" w:date="2019-10-28T17:01:00Z">
        <w:r w:rsidR="00BB4255">
          <w:t>os elementos que compõem o modelo</w:t>
        </w:r>
        <w:r w:rsidR="00DA49FF">
          <w:t xml:space="preserve"> de oferta do curso em questão </w:t>
        </w:r>
      </w:ins>
      <w:ins w:id="37" w:author="revisor" w:date="2019-10-28T17:02:00Z">
        <w:r w:rsidR="00BB4255">
          <w:t xml:space="preserve">sob a perspectiva do aluno. </w:t>
        </w:r>
      </w:ins>
      <w:ins w:id="38" w:author="revisor" w:date="2019-10-28T17:08:00Z">
        <w:r w:rsidR="00AB5086">
          <w:t xml:space="preserve">Nesta </w:t>
        </w:r>
      </w:ins>
      <w:ins w:id="39" w:author="revisor" w:date="2019-10-28T17:31:00Z">
        <w:r w:rsidR="00DA49FF">
          <w:t>direção</w:t>
        </w:r>
      </w:ins>
      <w:ins w:id="40" w:author="revisor" w:date="2019-10-28T17:08:00Z">
        <w:r w:rsidR="00AB5086">
          <w:t xml:space="preserve">, </w:t>
        </w:r>
      </w:ins>
      <w:del w:id="41" w:author="revisor" w:date="2019-10-28T17:08:00Z">
        <w:r w:rsidR="009A0A72" w:rsidDel="00AB5086">
          <w:delText>O</w:delText>
        </w:r>
      </w:del>
      <w:ins w:id="42" w:author="revisor" w:date="2019-10-28T17:08:00Z">
        <w:r w:rsidR="00AB5086">
          <w:t>o</w:t>
        </w:r>
      </w:ins>
      <w:r w:rsidR="009A0A72">
        <w:t xml:space="preserve"> </w:t>
      </w:r>
      <w:r w:rsidR="002F3628">
        <w:t>C</w:t>
      </w:r>
      <w:r w:rsidR="009A0A72">
        <w:t xml:space="preserve">entro de </w:t>
      </w:r>
      <w:del w:id="43" w:author="revisor" w:date="2019-10-28T16:41:00Z">
        <w:r w:rsidR="009A0A72" w:rsidDel="002F3628">
          <w:delText xml:space="preserve">educação </w:delText>
        </w:r>
      </w:del>
      <w:ins w:id="44" w:author="revisor" w:date="2019-10-28T16:41:00Z">
        <w:r w:rsidR="002F3628">
          <w:t xml:space="preserve">Educação </w:t>
        </w:r>
      </w:ins>
      <w:r w:rsidR="009A0A72">
        <w:t xml:space="preserve">a </w:t>
      </w:r>
      <w:del w:id="45" w:author="revisor" w:date="2019-10-28T16:41:00Z">
        <w:r w:rsidR="009A0A72" w:rsidDel="002F3628">
          <w:delText xml:space="preserve">distância </w:delText>
        </w:r>
      </w:del>
      <w:ins w:id="46" w:author="revisor" w:date="2019-10-28T16:41:00Z">
        <w:r w:rsidR="002F3628">
          <w:t xml:space="preserve">Distância </w:t>
        </w:r>
      </w:ins>
      <w:del w:id="47" w:author="revisor" w:date="2019-10-28T17:02:00Z">
        <w:r w:rsidR="009A0A72" w:rsidDel="00BB4255">
          <w:delText xml:space="preserve">(CEAD) </w:delText>
        </w:r>
      </w:del>
      <w:r w:rsidR="009A0A72">
        <w:t xml:space="preserve">da Universidade Estadual de Montes Claros </w:t>
      </w:r>
      <w:ins w:id="48" w:author="revisor" w:date="2019-10-28T17:11:00Z">
        <w:r w:rsidR="00B06518">
          <w:t>se propôs a</w:t>
        </w:r>
      </w:ins>
      <w:ins w:id="49" w:author="revisor" w:date="2019-10-28T17:09:00Z">
        <w:r w:rsidR="00026C2D">
          <w:t xml:space="preserve"> </w:t>
        </w:r>
      </w:ins>
      <w:del w:id="50" w:author="revisor" w:date="2019-10-28T17:02:00Z">
        <w:r w:rsidR="009A0A72" w:rsidDel="00BB4255">
          <w:delText xml:space="preserve">(Unimontes) </w:delText>
        </w:r>
      </w:del>
      <w:r w:rsidR="009A0A72">
        <w:t>realiza</w:t>
      </w:r>
      <w:ins w:id="51" w:author="revisor" w:date="2019-10-28T17:09:00Z">
        <w:r w:rsidR="00026C2D">
          <w:t>r</w:t>
        </w:r>
      </w:ins>
      <w:r w:rsidR="009A0A72">
        <w:t xml:space="preserve"> </w:t>
      </w:r>
      <w:ins w:id="52" w:author="revisor" w:date="2019-10-28T17:09:00Z">
        <w:r w:rsidR="00026C2D">
          <w:t>um</w:t>
        </w:r>
      </w:ins>
      <w:r w:rsidR="009A0A72">
        <w:t>a avaliação d</w:t>
      </w:r>
      <w:ins w:id="53" w:author="revisor" w:date="2019-10-28T17:16:00Z">
        <w:r w:rsidR="00E16D2C">
          <w:t>os</w:t>
        </w:r>
      </w:ins>
      <w:del w:id="54" w:author="revisor" w:date="2019-10-28T17:16:00Z">
        <w:r w:rsidR="009A0A72" w:rsidDel="00E16D2C">
          <w:delText>e</w:delText>
        </w:r>
      </w:del>
      <w:r w:rsidR="009A0A72">
        <w:t xml:space="preserve"> </w:t>
      </w:r>
      <w:del w:id="55" w:author="revisor" w:date="2019-10-28T17:15:00Z">
        <w:r w:rsidR="009A0A72" w:rsidDel="00E16D2C">
          <w:delText xml:space="preserve">seus </w:delText>
        </w:r>
      </w:del>
      <w:r w:rsidR="009A0A72">
        <w:t xml:space="preserve">docentes </w:t>
      </w:r>
      <w:ins w:id="56" w:author="revisor" w:date="2019-10-28T17:17:00Z">
        <w:r w:rsidR="00E16D2C">
          <w:t xml:space="preserve">formadores </w:t>
        </w:r>
      </w:ins>
      <w:ins w:id="57" w:author="revisor" w:date="2019-10-28T17:31:00Z">
        <w:r w:rsidR="00DA49FF">
          <w:t>que atuam nos cursos a dist</w:t>
        </w:r>
      </w:ins>
      <w:ins w:id="58" w:author="revisor" w:date="2019-10-28T17:32:00Z">
        <w:r w:rsidR="00DA49FF">
          <w:t xml:space="preserve">ância </w:t>
        </w:r>
      </w:ins>
      <w:r w:rsidR="009A0A72">
        <w:t xml:space="preserve">a partir dos sete elementos que compõem o modelo de oferta </w:t>
      </w:r>
      <w:del w:id="59" w:author="revisor" w:date="2019-10-28T17:32:00Z">
        <w:r w:rsidR="009A0A72" w:rsidDel="00DA49FF">
          <w:delText xml:space="preserve">de cursos </w:delText>
        </w:r>
      </w:del>
      <w:ins w:id="60" w:author="revisor" w:date="2019-10-28T17:32:00Z">
        <w:r w:rsidR="00DA49FF">
          <w:t>do centro</w:t>
        </w:r>
      </w:ins>
      <w:ins w:id="61" w:author="revisor" w:date="2019-10-28T17:25:00Z">
        <w:r w:rsidR="00E97A13">
          <w:t>:</w:t>
        </w:r>
      </w:ins>
      <w:ins w:id="62" w:author="revisor" w:date="2019-10-28T17:56:00Z">
        <w:r w:rsidR="00E97A13" w:rsidRPr="00E97A13">
          <w:t xml:space="preserve"> </w:t>
        </w:r>
        <w:r w:rsidR="00E97A13">
          <w:t xml:space="preserve">(1) videoaulas, (2) atividades colaborativas, (3) atividades individuais, (4) fóruns de discussão, (5) </w:t>
        </w:r>
        <w:proofErr w:type="spellStart"/>
        <w:r w:rsidR="00E97A13" w:rsidRPr="000A6BA6">
          <w:rPr>
            <w:i/>
          </w:rPr>
          <w:t>webinars</w:t>
        </w:r>
        <w:proofErr w:type="spellEnd"/>
        <w:r w:rsidR="00E97A13">
          <w:t xml:space="preserve">, (6) avaliações presenciais e (7) salas virtuais. </w:t>
        </w:r>
      </w:ins>
      <w:ins w:id="63" w:author="revisor" w:date="2019-10-28T17:25:00Z">
        <w:r w:rsidR="000A4F10">
          <w:t xml:space="preserve"> Para isso, foi desenvolvido um</w:t>
        </w:r>
      </w:ins>
      <w:del w:id="64" w:author="revisor" w:date="2019-10-28T17:10:00Z">
        <w:r w:rsidR="009A0A72" w:rsidDel="00026C2D">
          <w:delText>da instituição</w:delText>
        </w:r>
      </w:del>
      <w:ins w:id="65" w:author="revisor" w:date="2019-10-28T17:02:00Z">
        <w:r w:rsidR="00BB4255">
          <w:t xml:space="preserve"> </w:t>
        </w:r>
      </w:ins>
      <w:ins w:id="66" w:author="revisor" w:date="2019-10-28T17:25:00Z">
        <w:r w:rsidR="000A4F10">
          <w:t xml:space="preserve">instrumento </w:t>
        </w:r>
      </w:ins>
      <w:ins w:id="67" w:author="revisor" w:date="2019-10-28T17:57:00Z">
        <w:r w:rsidR="00CA2BE4">
          <w:t>para</w:t>
        </w:r>
      </w:ins>
      <w:ins w:id="68" w:author="revisor" w:date="2019-10-28T17:25:00Z">
        <w:r w:rsidR="000A4F10">
          <w:t xml:space="preserve"> coleta de dados</w:t>
        </w:r>
      </w:ins>
      <w:ins w:id="69" w:author="revisor" w:date="2019-10-28T17:57:00Z">
        <w:r w:rsidR="00CA2BE4">
          <w:t xml:space="preserve"> junto aos alunos</w:t>
        </w:r>
      </w:ins>
      <w:ins w:id="70" w:author="revisor" w:date="2019-10-28T17:25:00Z">
        <w:r w:rsidR="000A4F10">
          <w:t xml:space="preserve"> contendo trinta</w:t>
        </w:r>
        <w:r w:rsidR="00DA49FF">
          <w:t xml:space="preserve"> questões objetivas</w:t>
        </w:r>
        <w:r w:rsidR="000A4F10">
          <w:t xml:space="preserve"> </w:t>
        </w:r>
      </w:ins>
      <w:ins w:id="71" w:author="revisor" w:date="2019-10-28T17:33:00Z">
        <w:r w:rsidR="00DA49FF">
          <w:t>agrupadas</w:t>
        </w:r>
      </w:ins>
      <w:ins w:id="72" w:author="revisor" w:date="2019-10-28T17:25:00Z">
        <w:r w:rsidR="000A4F10">
          <w:t xml:space="preserve"> conforme </w:t>
        </w:r>
      </w:ins>
      <w:ins w:id="73" w:author="revisor" w:date="2019-10-28T17:56:00Z">
        <w:r w:rsidR="00CA2BE4">
          <w:t>estes</w:t>
        </w:r>
      </w:ins>
      <w:ins w:id="74" w:author="revisor" w:date="2019-10-28T17:25:00Z">
        <w:r w:rsidR="000A4F10">
          <w:t xml:space="preserve"> sete elementos</w:t>
        </w:r>
        <w:r w:rsidR="00CA2BE4">
          <w:t xml:space="preserve">. </w:t>
        </w:r>
      </w:ins>
      <w:del w:id="75" w:author="revisor" w:date="2019-10-28T16:46:00Z">
        <w:r w:rsidR="009A0A72" w:rsidDel="00A26E84">
          <w:delText xml:space="preserve">: vídeo aulas, atividades colaborativas, atividades individuais, fóruns de discussão, </w:delText>
        </w:r>
        <w:r w:rsidR="009A0A72" w:rsidRPr="000A6BA6" w:rsidDel="00A26E84">
          <w:rPr>
            <w:i/>
          </w:rPr>
          <w:delText>webinars</w:delText>
        </w:r>
        <w:r w:rsidR="009A0A72" w:rsidDel="00A26E84">
          <w:delText xml:space="preserve">, avaliações presenciais e salas virtuais. </w:delText>
        </w:r>
      </w:del>
      <w:del w:id="76" w:author="revisor" w:date="2019-10-28T17:26:00Z">
        <w:r w:rsidR="009A0A72" w:rsidDel="000A4F10">
          <w:delText>O modelo</w:delText>
        </w:r>
      </w:del>
      <w:ins w:id="77" w:author="revisor" w:date="2019-10-28T17:26:00Z">
        <w:r w:rsidR="000A4F10">
          <w:t>A análise</w:t>
        </w:r>
      </w:ins>
      <w:r w:rsidR="009A0A72">
        <w:t xml:space="preserve"> </w:t>
      </w:r>
      <w:del w:id="78" w:author="revisor" w:date="2019-10-28T17:12:00Z">
        <w:r w:rsidR="009A0A72" w:rsidDel="00B06518">
          <w:delText>de avaliação atual</w:delText>
        </w:r>
      </w:del>
      <w:ins w:id="79" w:author="revisor" w:date="2019-10-28T17:12:00Z">
        <w:r w:rsidR="00B06518">
          <w:t>tradicionalmente utilizad</w:t>
        </w:r>
      </w:ins>
      <w:ins w:id="80" w:author="revisor" w:date="2019-10-28T17:26:00Z">
        <w:r w:rsidR="000A4F10">
          <w:t>a</w:t>
        </w:r>
      </w:ins>
      <w:r w:rsidR="009A0A72">
        <w:t xml:space="preserve"> faz uso de </w:t>
      </w:r>
      <w:del w:id="81" w:author="revisor" w:date="2019-10-28T17:12:00Z">
        <w:r w:rsidR="009A0A72" w:rsidDel="00B06518">
          <w:delText>médias aritméticas</w:delText>
        </w:r>
      </w:del>
      <w:ins w:id="82" w:author="revisor" w:date="2019-10-28T17:26:00Z">
        <w:r w:rsidR="000A4F10">
          <w:t>cálculos</w:t>
        </w:r>
      </w:ins>
      <w:ins w:id="83" w:author="revisor" w:date="2019-10-28T17:12:00Z">
        <w:r w:rsidR="00B06518">
          <w:t xml:space="preserve"> estatístic</w:t>
        </w:r>
      </w:ins>
      <w:ins w:id="84" w:author="revisor" w:date="2019-10-28T17:26:00Z">
        <w:r w:rsidR="000A4F10">
          <w:t>o</w:t>
        </w:r>
      </w:ins>
      <w:ins w:id="85" w:author="revisor" w:date="2019-10-28T17:12:00Z">
        <w:r w:rsidR="00B06518">
          <w:t xml:space="preserve">s </w:t>
        </w:r>
      </w:ins>
      <w:del w:id="86" w:author="revisor" w:date="2019-10-28T17:26:00Z">
        <w:r w:rsidR="009A0A72" w:rsidDel="000A4F10">
          <w:delText xml:space="preserve"> </w:delText>
        </w:r>
      </w:del>
      <w:r w:rsidR="009A0A72">
        <w:t xml:space="preserve">para </w:t>
      </w:r>
      <w:ins w:id="87" w:author="revisor" w:date="2019-10-28T17:27:00Z">
        <w:r w:rsidR="000A4F10">
          <w:t>avaliar o desempenho docente</w:t>
        </w:r>
      </w:ins>
      <w:del w:id="88" w:author="revisor" w:date="2019-10-28T17:14:00Z">
        <w:r w:rsidR="009A0A72" w:rsidDel="00B06518">
          <w:delText xml:space="preserve">o </w:delText>
        </w:r>
      </w:del>
      <w:del w:id="89" w:author="revisor" w:date="2019-10-28T17:27:00Z">
        <w:r w:rsidR="009A0A72" w:rsidDel="000A4F10">
          <w:delText xml:space="preserve">cálculo das avaliações </w:delText>
        </w:r>
      </w:del>
      <w:del w:id="90" w:author="revisor" w:date="2019-10-28T17:13:00Z">
        <w:r w:rsidR="009A0A72" w:rsidDel="00B06518">
          <w:delText>de seus</w:delText>
        </w:r>
      </w:del>
      <w:del w:id="91" w:author="revisor" w:date="2019-10-28T17:14:00Z">
        <w:r w:rsidR="009A0A72" w:rsidDel="00B06518">
          <w:delText xml:space="preserve"> </w:delText>
        </w:r>
      </w:del>
      <w:del w:id="92" w:author="revisor" w:date="2019-10-28T17:27:00Z">
        <w:r w:rsidR="009A0A72" w:rsidDel="000A4F10">
          <w:delText>docentes</w:delText>
        </w:r>
      </w:del>
      <w:del w:id="93" w:author="revisor" w:date="2019-10-28T17:14:00Z">
        <w:r w:rsidR="009A0A72" w:rsidDel="00B06518">
          <w:delText xml:space="preserve"> por parte</w:delText>
        </w:r>
      </w:del>
      <w:del w:id="94" w:author="revisor" w:date="2019-10-28T17:57:00Z">
        <w:r w:rsidR="009A0A72" w:rsidDel="00CA2BE4">
          <w:delText xml:space="preserve"> dos alunos</w:delText>
        </w:r>
      </w:del>
      <w:del w:id="95" w:author="revisor" w:date="2019-10-28T17:13:00Z">
        <w:r w:rsidR="009A0A72" w:rsidDel="00B06518">
          <w:delText xml:space="preserve"> da instituição</w:delText>
        </w:r>
      </w:del>
      <w:r w:rsidR="009A0A72">
        <w:t>.</w:t>
      </w:r>
      <w:ins w:id="96" w:author="revisor" w:date="2019-10-28T17:13:00Z">
        <w:r w:rsidR="00B06518">
          <w:t xml:space="preserve"> </w:t>
        </w:r>
      </w:ins>
      <w:ins w:id="97" w:author="revisor" w:date="2019-10-28T17:14:00Z">
        <w:r w:rsidR="00B06518">
          <w:t xml:space="preserve">Este modelo mostra-se limitado quanto à capacidade de capturar a realidade subjetiva do contexto educacional. Assim, </w:t>
        </w:r>
      </w:ins>
      <w:ins w:id="98" w:author="revisor" w:date="2019-10-28T17:34:00Z">
        <w:r w:rsidR="00DA49FF">
          <w:t xml:space="preserve">com a colaboração de especialistas em educação a distância, </w:t>
        </w:r>
      </w:ins>
      <w:ins w:id="99" w:author="revisor" w:date="2019-10-28T17:13:00Z">
        <w:r w:rsidR="00B06518">
          <w:t>este trabalho desenvolveu um</w:t>
        </w:r>
      </w:ins>
      <w:r w:rsidR="009A0A72">
        <w:t xml:space="preserve"> </w:t>
      </w:r>
      <w:del w:id="100" w:author="revisor" w:date="2019-10-28T17:15:00Z">
        <w:r w:rsidR="009A0A72" w:rsidDel="00B06518">
          <w:delText xml:space="preserve">Sendo assim o </w:delText>
        </w:r>
      </w:del>
      <w:r w:rsidR="009A0A72">
        <w:t xml:space="preserve">modelo </w:t>
      </w:r>
      <w:ins w:id="101" w:author="revisor" w:date="2019-10-28T17:21:00Z">
        <w:r w:rsidR="00C65D12">
          <w:t xml:space="preserve">de inferência que faz uso dos dados coletados </w:t>
        </w:r>
      </w:ins>
      <w:ins w:id="102" w:author="revisor" w:date="2019-10-28T17:28:00Z">
        <w:r w:rsidR="000A4F10">
          <w:t xml:space="preserve">e da teoria dos conjuntos </w:t>
        </w:r>
        <w:proofErr w:type="spellStart"/>
        <w:r w:rsidR="000A4F10">
          <w:t>fuzzy</w:t>
        </w:r>
      </w:ins>
      <w:proofErr w:type="spellEnd"/>
      <w:ins w:id="103" w:author="revisor" w:date="2019-10-28T17:58:00Z">
        <w:r w:rsidR="00CA2BE4">
          <w:t>,</w:t>
        </w:r>
      </w:ins>
      <w:ins w:id="104" w:author="revisor" w:date="2019-10-28T17:28:00Z">
        <w:r w:rsidR="000A4F10">
          <w:t xml:space="preserve"> proposta por </w:t>
        </w:r>
        <w:proofErr w:type="spellStart"/>
        <w:r w:rsidR="000A4F10">
          <w:t>Zadeh</w:t>
        </w:r>
      </w:ins>
      <w:proofErr w:type="spellEnd"/>
      <w:ins w:id="105" w:author="revisor" w:date="2019-10-28T17:58:00Z">
        <w:r w:rsidR="00CA2BE4">
          <w:t xml:space="preserve"> em 1969</w:t>
        </w:r>
      </w:ins>
      <w:ins w:id="106" w:author="revisor" w:date="2019-10-28T17:22:00Z">
        <w:r w:rsidR="00C65D12">
          <w:t>.</w:t>
        </w:r>
      </w:ins>
      <w:ins w:id="107" w:author="revisor" w:date="2019-10-28T17:23:00Z">
        <w:r w:rsidR="00C65D12">
          <w:t xml:space="preserve"> </w:t>
        </w:r>
      </w:ins>
      <w:del w:id="108" w:author="revisor" w:date="2019-10-28T17:23:00Z">
        <w:r w:rsidR="009A0A72" w:rsidDel="00C65D12">
          <w:delText>atual</w:delText>
        </w:r>
      </w:del>
      <w:del w:id="109" w:author="revisor" w:date="2019-10-28T17:13:00Z">
        <w:r w:rsidR="009A0A72" w:rsidDel="00B06518">
          <w:delText xml:space="preserve"> limitado quanto a realidade subjetiva do contexto educacional</w:delText>
        </w:r>
      </w:del>
      <w:del w:id="110" w:author="revisor" w:date="2019-10-28T17:23:00Z">
        <w:r w:rsidR="009A0A72" w:rsidDel="00C65D12">
          <w:delText xml:space="preserve">. </w:delText>
        </w:r>
      </w:del>
      <w:del w:id="111" w:author="revisor" w:date="2019-10-28T16:43:00Z">
        <w:r w:rsidR="009A0A72" w:rsidDel="002F3628">
          <w:delText xml:space="preserve"> </w:delText>
        </w:r>
      </w:del>
      <w:r w:rsidR="009A0A72">
        <w:t xml:space="preserve">A lógica </w:t>
      </w:r>
      <w:proofErr w:type="spellStart"/>
      <w:r w:rsidR="009A0A72" w:rsidRPr="000A6BA6">
        <w:rPr>
          <w:i/>
        </w:rPr>
        <w:t>fuzzy</w:t>
      </w:r>
      <w:proofErr w:type="spellEnd"/>
      <w:r w:rsidR="009A0A72">
        <w:t>, técnica de inteligência computacional voltada ao tratamento de informações subjetivas</w:t>
      </w:r>
      <w:ins w:id="112" w:author="revisor" w:date="2019-10-28T17:58:00Z">
        <w:r w:rsidR="00CA2BE4">
          <w:t>, imprecisas</w:t>
        </w:r>
      </w:ins>
      <w:r w:rsidR="009A0A72">
        <w:t xml:space="preserve"> e incompletas se apresenta como alternativa para este contexto. </w:t>
      </w:r>
      <w:del w:id="113" w:author="revisor" w:date="2019-10-28T17:29:00Z">
        <w:r w:rsidR="009A0A72" w:rsidDel="000A4F10">
          <w:delText xml:space="preserve">No </w:delText>
        </w:r>
      </w:del>
      <w:del w:id="114" w:author="revisor" w:date="2019-10-28T17:34:00Z">
        <w:r w:rsidR="009A0A72" w:rsidDel="00DA49FF">
          <w:delText xml:space="preserve">trabalho </w:delText>
        </w:r>
      </w:del>
      <w:del w:id="115" w:author="revisor" w:date="2019-10-28T17:29:00Z">
        <w:r w:rsidR="009A0A72" w:rsidDel="000A4F10">
          <w:delText xml:space="preserve">desenvolvido, </w:delText>
        </w:r>
      </w:del>
      <w:del w:id="116" w:author="revisor" w:date="2019-10-28T17:23:00Z">
        <w:r w:rsidR="009A0A72" w:rsidDel="00C65D12">
          <w:delText>em conjunto com</w:delText>
        </w:r>
      </w:del>
      <w:del w:id="117" w:author="revisor" w:date="2019-10-28T17:34:00Z">
        <w:r w:rsidR="009A0A72" w:rsidDel="00DA49FF">
          <w:delText xml:space="preserve"> especialistas do </w:delText>
        </w:r>
      </w:del>
      <w:del w:id="118" w:author="revisor" w:date="2019-10-28T17:23:00Z">
        <w:r w:rsidR="009A0A72" w:rsidDel="00C65D12">
          <w:delText xml:space="preserve">CEAD </w:delText>
        </w:r>
      </w:del>
      <w:del w:id="119" w:author="revisor" w:date="2019-10-28T17:34:00Z">
        <w:r w:rsidR="009A0A72" w:rsidDel="00DA49FF">
          <w:delText xml:space="preserve">elaborou-se um </w:delText>
        </w:r>
      </w:del>
      <w:del w:id="120" w:author="revisor" w:date="2019-10-28T17:24:00Z">
        <w:r w:rsidR="009A0A72" w:rsidDel="000A4F10">
          <w:delText xml:space="preserve">instrumento de coleta de dados contendo 30 questões objetivas, </w:delText>
        </w:r>
      </w:del>
      <w:del w:id="121" w:author="revisor" w:date="2019-10-28T16:46:00Z">
        <w:r w:rsidR="009A0A72" w:rsidDel="00A26E84">
          <w:delText>dividas nos</w:delText>
        </w:r>
      </w:del>
      <w:del w:id="122" w:author="revisor" w:date="2019-10-28T17:24:00Z">
        <w:r w:rsidR="009A0A72" w:rsidDel="000A4F10">
          <w:delText xml:space="preserve"> sete elementos que compõem o modelo de oferta da instituição. </w:delText>
        </w:r>
      </w:del>
      <w:del w:id="123" w:author="revisor" w:date="2019-10-28T17:35:00Z">
        <w:r w:rsidR="009A0A72" w:rsidDel="00C41206">
          <w:delText xml:space="preserve">O questionário </w:delText>
        </w:r>
      </w:del>
      <w:del w:id="124" w:author="revisor" w:date="2019-10-28T16:47:00Z">
        <w:r w:rsidR="009A0A72" w:rsidDel="00A26E84">
          <w:delText xml:space="preserve">pôde ser </w:delText>
        </w:r>
      </w:del>
      <w:del w:id="125" w:author="revisor" w:date="2019-10-28T17:35:00Z">
        <w:r w:rsidR="009A0A72" w:rsidDel="00C41206">
          <w:delText>respondido por</w:delText>
        </w:r>
      </w:del>
      <w:ins w:id="126" w:author="revisor" w:date="2019-10-28T17:35:00Z">
        <w:r w:rsidR="00C41206">
          <w:t>Foram obtidas as respostas de</w:t>
        </w:r>
      </w:ins>
      <w:r w:rsidR="009A0A72">
        <w:t xml:space="preserve"> 539 alunos. </w:t>
      </w:r>
      <w:ins w:id="127" w:author="revisor" w:date="2019-10-28T17:35:00Z">
        <w:r w:rsidR="00C41206">
          <w:t xml:space="preserve">Estes dados foram submetidos </w:t>
        </w:r>
      </w:ins>
      <w:del w:id="128" w:author="revisor" w:date="2019-10-28T17:36:00Z">
        <w:r w:rsidR="009A0A72" w:rsidDel="00C41206">
          <w:delText>A partir das saídas do instrumento de coleta de dados calculou-se as médias aritméticas das respostas realizadas pelos alunos referentes a cada elemento e então utilizou-se tal resultado como entradas de</w:delText>
        </w:r>
      </w:del>
      <w:ins w:id="129" w:author="revisor" w:date="2019-10-28T17:36:00Z">
        <w:r w:rsidR="00C41206">
          <w:t>a sete</w:t>
        </w:r>
      </w:ins>
      <w:r w:rsidR="009A0A72">
        <w:t xml:space="preserve"> sistemas </w:t>
      </w:r>
      <w:proofErr w:type="spellStart"/>
      <w:r w:rsidR="009A0A72" w:rsidRPr="000A6BA6">
        <w:rPr>
          <w:i/>
        </w:rPr>
        <w:t>fuzzy</w:t>
      </w:r>
      <w:proofErr w:type="spellEnd"/>
      <w:r w:rsidR="009A0A72">
        <w:t xml:space="preserve"> </w:t>
      </w:r>
      <w:ins w:id="130" w:author="revisor" w:date="2019-10-28T18:00:00Z">
        <w:r w:rsidR="00CA2BE4">
          <w:t xml:space="preserve">desenvolvidos em </w:t>
        </w:r>
        <w:proofErr w:type="spellStart"/>
        <w:r w:rsidR="00CA2BE4">
          <w:t>python</w:t>
        </w:r>
        <w:proofErr w:type="spellEnd"/>
        <w:r w:rsidR="00CA2BE4">
          <w:t xml:space="preserve"> para </w:t>
        </w:r>
      </w:ins>
      <w:del w:id="131" w:author="revisor" w:date="2019-10-28T18:00:00Z">
        <w:r w:rsidR="009A0A72" w:rsidDel="00CA2BE4">
          <w:delText xml:space="preserve">que </w:delText>
        </w:r>
      </w:del>
      <w:r w:rsidR="009A0A72">
        <w:t>avalia</w:t>
      </w:r>
      <w:del w:id="132" w:author="revisor" w:date="2019-10-28T18:00:00Z">
        <w:r w:rsidR="009A0A72" w:rsidDel="00CA2BE4">
          <w:delText>ram</w:delText>
        </w:r>
      </w:del>
      <w:ins w:id="133" w:author="revisor" w:date="2019-10-28T18:00:00Z">
        <w:r w:rsidR="00CA2BE4">
          <w:t>ção</w:t>
        </w:r>
      </w:ins>
      <w:r w:rsidR="009A0A72">
        <w:t xml:space="preserve"> </w:t>
      </w:r>
      <w:ins w:id="134" w:author="revisor" w:date="2019-10-28T18:00:00Z">
        <w:r w:rsidR="00CA2BE4">
          <w:t>d</w:t>
        </w:r>
      </w:ins>
      <w:r w:rsidR="009A0A72">
        <w:t xml:space="preserve">os professores </w:t>
      </w:r>
      <w:del w:id="135" w:author="revisor" w:date="2019-10-28T17:59:00Z">
        <w:r w:rsidR="009A0A72" w:rsidDel="00CA2BE4">
          <w:delText xml:space="preserve">do </w:delText>
        </w:r>
      </w:del>
      <w:del w:id="136" w:author="revisor" w:date="2019-10-28T16:47:00Z">
        <w:r w:rsidR="009A0A72" w:rsidDel="00A26E84">
          <w:delText>(</w:delText>
        </w:r>
      </w:del>
      <w:del w:id="137" w:author="revisor" w:date="2019-10-28T17:59:00Z">
        <w:r w:rsidR="009A0A72" w:rsidDel="00CA2BE4">
          <w:delText>CEAD</w:delText>
        </w:r>
      </w:del>
      <w:del w:id="138" w:author="revisor" w:date="2019-10-28T16:47:00Z">
        <w:r w:rsidR="009A0A72" w:rsidDel="00A26E84">
          <w:delText>)</w:delText>
        </w:r>
      </w:del>
      <w:del w:id="139" w:author="revisor" w:date="2019-10-28T17:58:00Z">
        <w:r w:rsidR="009A0A72" w:rsidDel="00CA2BE4">
          <w:delText xml:space="preserve"> </w:delText>
        </w:r>
      </w:del>
      <w:ins w:id="140" w:author="revisor" w:date="2019-10-28T17:59:00Z">
        <w:r w:rsidR="00CA2BE4">
          <w:t>dos cursos a distância frente aos</w:t>
        </w:r>
      </w:ins>
      <w:del w:id="141" w:author="revisor" w:date="2019-10-28T17:58:00Z">
        <w:r w:rsidR="009A0A72" w:rsidDel="00CA2BE4">
          <w:delText xml:space="preserve">através da perspectiva de seus aluno </w:delText>
        </w:r>
      </w:del>
      <w:del w:id="142" w:author="revisor" w:date="2019-10-28T17:36:00Z">
        <w:r w:rsidR="009A0A72" w:rsidDel="00C41206">
          <w:delText xml:space="preserve">fazendo uso da  lógica </w:delText>
        </w:r>
        <w:r w:rsidR="009A0A72" w:rsidRPr="000A6BA6" w:rsidDel="00C41206">
          <w:rPr>
            <w:i/>
          </w:rPr>
          <w:delText>fuzzy</w:delText>
        </w:r>
      </w:del>
      <w:ins w:id="143" w:author="revisor" w:date="2019-10-28T17:36:00Z">
        <w:r w:rsidR="00C41206">
          <w:t xml:space="preserve"> sete elementos citados</w:t>
        </w:r>
      </w:ins>
      <w:r w:rsidR="009A0A72">
        <w:t>. Por fim</w:t>
      </w:r>
      <w:ins w:id="144" w:author="revisor" w:date="2019-10-28T16:47:00Z">
        <w:r w:rsidR="00A26E84">
          <w:t>,</w:t>
        </w:r>
      </w:ins>
      <w:r w:rsidR="009A0A72">
        <w:t xml:space="preserve"> as saídas dos sistemas </w:t>
      </w:r>
      <w:proofErr w:type="spellStart"/>
      <w:r w:rsidR="009A0A72" w:rsidRPr="000A6BA6">
        <w:rPr>
          <w:i/>
        </w:rPr>
        <w:t>fuzzy</w:t>
      </w:r>
      <w:proofErr w:type="spellEnd"/>
      <w:r w:rsidR="009A0A72">
        <w:t xml:space="preserve"> </w:t>
      </w:r>
      <w:del w:id="145" w:author="revisor" w:date="2019-10-28T18:00:00Z">
        <w:r w:rsidR="009A0A72" w:rsidDel="00CA2BE4">
          <w:delText xml:space="preserve">implementados </w:delText>
        </w:r>
      </w:del>
      <w:r w:rsidR="009A0A72">
        <w:t xml:space="preserve">puderam ser confrontadas com </w:t>
      </w:r>
      <w:ins w:id="146" w:author="revisor" w:date="2019-10-28T16:48:00Z">
        <w:r w:rsidR="00A26E84">
          <w:t xml:space="preserve">a </w:t>
        </w:r>
      </w:ins>
      <w:ins w:id="147" w:author="revisor" w:date="2019-10-28T17:36:00Z">
        <w:r w:rsidR="00C41206">
          <w:t>análise</w:t>
        </w:r>
      </w:ins>
      <w:ins w:id="148" w:author="revisor" w:date="2019-10-28T16:48:00Z">
        <w:r w:rsidR="00A26E84">
          <w:t xml:space="preserve"> </w:t>
        </w:r>
      </w:ins>
      <w:del w:id="149" w:author="revisor" w:date="2019-10-28T16:48:00Z">
        <w:r w:rsidR="009A0A72" w:rsidDel="00A26E84">
          <w:delText xml:space="preserve">o modelo atual </w:delText>
        </w:r>
      </w:del>
      <w:ins w:id="150" w:author="revisor" w:date="2019-10-28T17:36:00Z">
        <w:r w:rsidR="00C41206">
          <w:t>estatística convencional</w:t>
        </w:r>
      </w:ins>
      <w:del w:id="151" w:author="revisor" w:date="2019-10-28T17:37:00Z">
        <w:r w:rsidR="009A0A72" w:rsidDel="00C41206">
          <w:delText>de avaliação</w:delText>
        </w:r>
      </w:del>
      <w:r w:rsidR="009A0A72">
        <w:t>. Observa</w:t>
      </w:r>
      <w:ins w:id="152" w:author="revisor" w:date="2019-10-28T16:48:00Z">
        <w:r w:rsidR="00A26E84">
          <w:t>n</w:t>
        </w:r>
      </w:ins>
      <w:r w:rsidR="009A0A72">
        <w:t xml:space="preserve">do os dados das duas abordagens foi possível perceber divergências </w:t>
      </w:r>
      <w:del w:id="153" w:author="revisor" w:date="2019-10-28T17:37:00Z">
        <w:r w:rsidR="009A0A72" w:rsidDel="00C41206">
          <w:delText xml:space="preserve">em todas </w:delText>
        </w:r>
      </w:del>
      <w:ins w:id="154" w:author="revisor" w:date="2019-10-28T17:37:00Z">
        <w:r w:rsidR="00C41206">
          <w:t>nest</w:t>
        </w:r>
      </w:ins>
      <w:r w:rsidR="009A0A72">
        <w:t>as avaliações</w:t>
      </w:r>
      <w:ins w:id="155" w:author="revisor" w:date="2019-10-28T18:01:00Z">
        <w:r w:rsidR="00CA2BE4">
          <w:t>, sugerindo maior adequação dos resultados</w:t>
        </w:r>
        <w:r w:rsidR="009C0830">
          <w:t xml:space="preserve"> dos sistemas </w:t>
        </w:r>
        <w:proofErr w:type="spellStart"/>
        <w:r w:rsidR="009C0830">
          <w:t>fuzzy</w:t>
        </w:r>
        <w:proofErr w:type="spellEnd"/>
        <w:r w:rsidR="009C0830">
          <w:t xml:space="preserve"> frente ao desempenho esperado destes docentes</w:t>
        </w:r>
      </w:ins>
      <w:r w:rsidR="009A0A72">
        <w:t xml:space="preserve">. Através do estudo desenvolvido </w:t>
      </w:r>
      <w:del w:id="156" w:author="revisor" w:date="2019-10-28T17:37:00Z">
        <w:r w:rsidR="009A0A72" w:rsidDel="00C41206">
          <w:delText>se fez</w:delText>
        </w:r>
      </w:del>
      <w:ins w:id="157" w:author="revisor" w:date="2019-10-28T17:37:00Z">
        <w:r w:rsidR="00C41206">
          <w:t>foi</w:t>
        </w:r>
      </w:ins>
      <w:r w:rsidR="009A0A72">
        <w:t xml:space="preserve"> possível </w:t>
      </w:r>
      <w:del w:id="158" w:author="revisor" w:date="2019-10-28T17:37:00Z">
        <w:r w:rsidR="009A0A72" w:rsidDel="00C41206">
          <w:delText xml:space="preserve">a </w:delText>
        </w:r>
      </w:del>
      <w:del w:id="159" w:author="revisor" w:date="2019-10-28T18:02:00Z">
        <w:r w:rsidR="009A0A72" w:rsidDel="009C0830">
          <w:delText>implementa</w:delText>
        </w:r>
      </w:del>
      <w:del w:id="160" w:author="revisor" w:date="2019-10-28T17:37:00Z">
        <w:r w:rsidR="009A0A72" w:rsidDel="00C41206">
          <w:delText>ção</w:delText>
        </w:r>
      </w:del>
      <w:ins w:id="161" w:author="revisor" w:date="2019-10-28T18:02:00Z">
        <w:r w:rsidR="009C0830">
          <w:t>desenvolver</w:t>
        </w:r>
      </w:ins>
      <w:r w:rsidR="009A0A72">
        <w:t xml:space="preserve"> </w:t>
      </w:r>
      <w:del w:id="162" w:author="revisor" w:date="2019-10-28T17:37:00Z">
        <w:r w:rsidR="009A0A72" w:rsidDel="00C41206">
          <w:delText xml:space="preserve">de </w:delText>
        </w:r>
      </w:del>
      <w:r w:rsidR="009A0A72">
        <w:t xml:space="preserve">um modelo de avaliação </w:t>
      </w:r>
      <w:ins w:id="163" w:author="revisor" w:date="2019-10-28T17:37:00Z">
        <w:r w:rsidR="000A534C">
          <w:t>em que a subjetividade da avalia</w:t>
        </w:r>
      </w:ins>
      <w:ins w:id="164" w:author="revisor" w:date="2019-10-28T17:40:00Z">
        <w:r w:rsidR="000A534C">
          <w:t xml:space="preserve">ção </w:t>
        </w:r>
      </w:ins>
      <w:ins w:id="165" w:author="revisor" w:date="2019-10-28T17:41:00Z">
        <w:r w:rsidR="000A534C">
          <w:t xml:space="preserve">do desempenho </w:t>
        </w:r>
      </w:ins>
      <w:ins w:id="166" w:author="revisor" w:date="2019-10-28T17:40:00Z">
        <w:r w:rsidR="000A534C">
          <w:t xml:space="preserve">docente </w:t>
        </w:r>
      </w:ins>
      <w:ins w:id="167" w:author="revisor" w:date="2019-10-28T17:38:00Z">
        <w:r w:rsidR="000A534C">
          <w:t>pudesse</w:t>
        </w:r>
        <w:r w:rsidR="00C41206">
          <w:t xml:space="preserve"> ser</w:t>
        </w:r>
      </w:ins>
      <w:ins w:id="168" w:author="revisor" w:date="2019-10-28T17:41:00Z">
        <w:r w:rsidR="000A534C">
          <w:t xml:space="preserve"> </w:t>
        </w:r>
      </w:ins>
      <w:ins w:id="169" w:author="revisor" w:date="2019-10-28T18:02:00Z">
        <w:r w:rsidR="009C0830">
          <w:t>considerada quando da análise</w:t>
        </w:r>
      </w:ins>
      <w:ins w:id="170" w:author="revisor" w:date="2019-10-28T18:03:00Z">
        <w:r w:rsidR="009C0830">
          <w:t xml:space="preserve"> das atuações</w:t>
        </w:r>
      </w:ins>
      <w:ins w:id="171" w:author="revisor" w:date="2019-10-28T18:02:00Z">
        <w:r w:rsidR="009C0830">
          <w:t xml:space="preserve"> destes docentes.</w:t>
        </w:r>
      </w:ins>
      <w:ins w:id="172" w:author="revisor" w:date="2019-10-28T17:41:00Z">
        <w:r w:rsidR="000A534C">
          <w:t xml:space="preserve"> </w:t>
        </w:r>
      </w:ins>
      <w:ins w:id="173" w:author="revisor" w:date="2019-10-28T18:03:00Z">
        <w:r w:rsidR="009C0830">
          <w:t>Por fim, foi possível</w:t>
        </w:r>
      </w:ins>
      <w:ins w:id="174" w:author="revisor" w:date="2019-10-28T17:41:00Z">
        <w:r w:rsidR="000A534C">
          <w:t xml:space="preserve"> </w:t>
        </w:r>
      </w:ins>
      <w:ins w:id="175" w:author="revisor" w:date="2019-10-28T17:42:00Z">
        <w:r w:rsidR="00492D70">
          <w:t>inferir melhor a qualidade da atuação d</w:t>
        </w:r>
        <w:r w:rsidR="009C0830">
          <w:t>ocente</w:t>
        </w:r>
        <w:r w:rsidR="00492D70">
          <w:t xml:space="preserve"> utilizando a</w:t>
        </w:r>
      </w:ins>
      <w:del w:id="176" w:author="revisor" w:date="2019-10-28T17:42:00Z">
        <w:r w:rsidR="009A0A72" w:rsidDel="00492D70">
          <w:delText>que fizesse</w:delText>
        </w:r>
      </w:del>
      <w:del w:id="177" w:author="revisor" w:date="2019-10-28T17:43:00Z">
        <w:r w:rsidR="009A0A72" w:rsidDel="00492D70">
          <w:delText xml:space="preserve"> o uso da</w:delText>
        </w:r>
      </w:del>
      <w:r w:rsidR="009A0A72">
        <w:t xml:space="preserve"> lógica </w:t>
      </w:r>
      <w:proofErr w:type="spellStart"/>
      <w:r w:rsidR="009A0A72" w:rsidRPr="000A6BA6">
        <w:rPr>
          <w:i/>
        </w:rPr>
        <w:t>fuzzy</w:t>
      </w:r>
      <w:proofErr w:type="spellEnd"/>
      <w:r w:rsidR="009A0A72">
        <w:t>.</w:t>
      </w:r>
    </w:p>
    <w:p w14:paraId="27CBFFF7" w14:textId="77777777" w:rsidR="009A0A72" w:rsidRDefault="009A0A72" w:rsidP="009A0A72">
      <w:pPr>
        <w:ind w:firstLine="0"/>
      </w:pPr>
    </w:p>
    <w:p w14:paraId="582762D2" w14:textId="77777777" w:rsidR="009A0A72" w:rsidRPr="007C13CE" w:rsidRDefault="009A0A72" w:rsidP="009A0A72">
      <w:pPr>
        <w:spacing w:line="240" w:lineRule="auto"/>
        <w:ind w:firstLine="0"/>
      </w:pPr>
      <w:r>
        <w:rPr>
          <w:b/>
        </w:rPr>
        <w:t>Palavras-chave</w:t>
      </w:r>
      <w:r w:rsidRPr="007A2B6F">
        <w:t>:</w:t>
      </w:r>
      <w:r>
        <w:t xml:space="preserve"> Inferência </w:t>
      </w:r>
      <w:proofErr w:type="spellStart"/>
      <w:r w:rsidRPr="00571B5A">
        <w:rPr>
          <w:i/>
        </w:rPr>
        <w:t>Fuzzy</w:t>
      </w:r>
      <w:proofErr w:type="spellEnd"/>
      <w:r>
        <w:t>. Avaliação Docente</w:t>
      </w:r>
      <w:r>
        <w:rPr>
          <w:b/>
        </w:rPr>
        <w:t xml:space="preserve">. </w:t>
      </w:r>
      <w:r w:rsidRPr="007C13CE">
        <w:t xml:space="preserve">Lógica </w:t>
      </w:r>
      <w:proofErr w:type="spellStart"/>
      <w:r w:rsidRPr="007C13CE">
        <w:rPr>
          <w:i/>
        </w:rPr>
        <w:t>Fuzzy</w:t>
      </w:r>
      <w:proofErr w:type="spellEnd"/>
      <w:r w:rsidRPr="007C13CE">
        <w:t xml:space="preserve">. </w:t>
      </w:r>
      <w:proofErr w:type="spellStart"/>
      <w:r w:rsidRPr="007C13CE">
        <w:t>EaD</w:t>
      </w:r>
      <w:proofErr w:type="spellEnd"/>
      <w:r w:rsidRPr="007C13CE">
        <w:t>. Educação a Distância.</w:t>
      </w:r>
    </w:p>
    <w:p w14:paraId="7A07060D" w14:textId="77777777" w:rsidR="009A0A72" w:rsidRDefault="009A0A72" w:rsidP="009A0A72">
      <w:pPr>
        <w:ind w:firstLine="0"/>
      </w:pPr>
    </w:p>
    <w:p w14:paraId="7A8012E9" w14:textId="77777777" w:rsidR="009A0A72" w:rsidRDefault="009A0A72" w:rsidP="009A0A72">
      <w:pPr>
        <w:ind w:firstLine="0"/>
      </w:pPr>
    </w:p>
    <w:p w14:paraId="1E626DF5" w14:textId="77777777" w:rsidR="009A0A72" w:rsidRDefault="009A0A72" w:rsidP="009A0A72">
      <w:pPr>
        <w:ind w:firstLine="0"/>
      </w:pPr>
    </w:p>
    <w:p w14:paraId="4121067A" w14:textId="77777777" w:rsidR="009A0A72" w:rsidRDefault="009A0A72" w:rsidP="009A0A72">
      <w:pPr>
        <w:ind w:firstLine="0"/>
      </w:pPr>
    </w:p>
    <w:p w14:paraId="2B02522F" w14:textId="77777777" w:rsidR="009A0A72" w:rsidRDefault="009A0A72" w:rsidP="009A0A72">
      <w:pPr>
        <w:ind w:firstLine="0"/>
      </w:pPr>
    </w:p>
    <w:p w14:paraId="1317A314" w14:textId="77777777" w:rsidR="009A0A72" w:rsidRDefault="009A0A72" w:rsidP="009A0A72">
      <w:pPr>
        <w:ind w:firstLine="0"/>
      </w:pPr>
    </w:p>
    <w:p w14:paraId="0CD7ED1E" w14:textId="77777777" w:rsidR="009A0A72" w:rsidRDefault="009A0A72" w:rsidP="009A0A72">
      <w:pPr>
        <w:ind w:firstLine="0"/>
      </w:pPr>
    </w:p>
    <w:p w14:paraId="52B049E0" w14:textId="77777777" w:rsidR="009A0A72" w:rsidRDefault="009A0A72" w:rsidP="009A0A72">
      <w:pPr>
        <w:ind w:firstLine="0"/>
      </w:pPr>
    </w:p>
    <w:p w14:paraId="500EF622" w14:textId="77777777" w:rsidR="009A0A72" w:rsidRDefault="009A0A72" w:rsidP="009A0A72">
      <w:pPr>
        <w:ind w:firstLine="0"/>
      </w:pPr>
    </w:p>
    <w:p w14:paraId="6905556F" w14:textId="77777777" w:rsidR="009A0A72" w:rsidRDefault="009A0A72" w:rsidP="009A0A72">
      <w:pPr>
        <w:ind w:firstLine="0"/>
      </w:pPr>
    </w:p>
    <w:p w14:paraId="0CAB706C" w14:textId="77777777" w:rsidR="00810060" w:rsidRPr="001C090A" w:rsidRDefault="00810060" w:rsidP="00E71ECD">
      <w:pPr>
        <w:ind w:firstLine="0"/>
        <w:jc w:val="center"/>
        <w:rPr>
          <w:b/>
          <w:lang w:val="en-US"/>
        </w:rPr>
      </w:pPr>
      <w:r w:rsidRPr="001C090A">
        <w:rPr>
          <w:b/>
          <w:lang w:val="en-US"/>
        </w:rPr>
        <w:t>ABSTRACT</w:t>
      </w:r>
    </w:p>
    <w:p w14:paraId="2804A4B2" w14:textId="77777777" w:rsidR="00E71ECD" w:rsidRPr="001C090A" w:rsidRDefault="00E71ECD" w:rsidP="00810060">
      <w:pPr>
        <w:ind w:firstLine="0"/>
        <w:jc w:val="center"/>
        <w:rPr>
          <w:b/>
          <w:lang w:val="en-US"/>
        </w:rPr>
      </w:pPr>
    </w:p>
    <w:p w14:paraId="552F02C0" w14:textId="77777777" w:rsidR="00E71ECD" w:rsidRPr="001C090A" w:rsidRDefault="009A0A72" w:rsidP="009A0A72">
      <w:pPr>
        <w:ind w:firstLine="0"/>
        <w:rPr>
          <w:lang w:val="en-US"/>
        </w:rPr>
      </w:pPr>
      <w:commentRangeStart w:id="178"/>
      <w:r w:rsidRPr="001C090A">
        <w:rPr>
          <w:lang w:val="en-US"/>
        </w:rPr>
        <w:t>The distance education center (CEAD) of the State University of Montes Claros (</w:t>
      </w:r>
      <w:proofErr w:type="spellStart"/>
      <w:r w:rsidRPr="001C090A">
        <w:rPr>
          <w:lang w:val="en-US"/>
        </w:rPr>
        <w:t>Unimontes</w:t>
      </w:r>
      <w:proofErr w:type="spellEnd"/>
      <w:r w:rsidRPr="001C090A">
        <w:rPr>
          <w:lang w:val="en-US"/>
        </w:rPr>
        <w:t xml:space="preserve">) evaluates its teachers from the seven elements that make up the institution's course offer model: video classes, collaborative activities, individual activities, forums discussion boards, webinars, face-to-face assessments and virtual rooms. The current evaluation model makes use of arithmetic averages for the calculation of the evaluations of its teachers by the students of the institution. </w:t>
      </w:r>
      <w:proofErr w:type="gramStart"/>
      <w:r w:rsidRPr="001C090A">
        <w:rPr>
          <w:lang w:val="en-US"/>
        </w:rPr>
        <w:t>Thus</w:t>
      </w:r>
      <w:proofErr w:type="gramEnd"/>
      <w:r w:rsidRPr="001C090A">
        <w:rPr>
          <w:lang w:val="en-US"/>
        </w:rPr>
        <w:t xml:space="preserve"> the current model is limited as to the subjective reality of the educational context. The fuzzy logic, computational intelligence technique focused on the treatment of subjective and incomplete information is presented as an alternative to this context. In the work developed, together with CEAD specialists, a data collection instrument was elaborated containing 30 objective questions, divided into the seven elements that make up the institution's offer model. The questionnaire could be answered by 539 students. From the outputs of the data collection instrument we calculated the arithmetic means of the responses made by students for each element and then used this result as inputs of fuzzy systems that evaluated teachers from CEAD through the perspective of their students. student making use of fuzzy logic. Finally, the outputs of the implemented fuzzy systems could be compared with the current evaluation model. Observing the data from both approaches it was possible to notice divergences in all evaluations. Through the study developed it was possible to implement an evaluation model that made use of fuzzy logic.</w:t>
      </w:r>
      <w:commentRangeEnd w:id="178"/>
      <w:r w:rsidR="00264725">
        <w:rPr>
          <w:rStyle w:val="Refdecomentrio"/>
        </w:rPr>
        <w:commentReference w:id="178"/>
      </w:r>
    </w:p>
    <w:p w14:paraId="07896189" w14:textId="77777777" w:rsidR="00E71ECD" w:rsidRPr="001C090A" w:rsidRDefault="00E71ECD" w:rsidP="00810060">
      <w:pPr>
        <w:ind w:firstLine="0"/>
        <w:jc w:val="center"/>
        <w:rPr>
          <w:b/>
          <w:lang w:val="en-US"/>
        </w:rPr>
      </w:pPr>
    </w:p>
    <w:p w14:paraId="3C6F79D2" w14:textId="77777777" w:rsidR="00E71ECD" w:rsidRPr="001C090A" w:rsidRDefault="00E71ECD" w:rsidP="00810060">
      <w:pPr>
        <w:ind w:firstLine="0"/>
        <w:jc w:val="center"/>
        <w:rPr>
          <w:b/>
          <w:lang w:val="en-US"/>
        </w:rPr>
      </w:pPr>
    </w:p>
    <w:p w14:paraId="1BA137D8" w14:textId="77777777" w:rsidR="00E71ECD" w:rsidRPr="001C090A" w:rsidRDefault="00E71ECD" w:rsidP="00810060">
      <w:pPr>
        <w:ind w:firstLine="0"/>
        <w:jc w:val="center"/>
        <w:rPr>
          <w:b/>
          <w:lang w:val="en-US"/>
        </w:rPr>
      </w:pPr>
    </w:p>
    <w:p w14:paraId="12E8290C" w14:textId="77777777" w:rsidR="00E71ECD" w:rsidRPr="001C090A" w:rsidRDefault="00E71ECD" w:rsidP="00810060">
      <w:pPr>
        <w:ind w:firstLine="0"/>
        <w:jc w:val="center"/>
        <w:rPr>
          <w:b/>
          <w:lang w:val="en-US"/>
        </w:rPr>
      </w:pPr>
    </w:p>
    <w:p w14:paraId="6F7B6116" w14:textId="77777777" w:rsidR="00E71ECD" w:rsidRPr="001C090A" w:rsidRDefault="00E71ECD" w:rsidP="00810060">
      <w:pPr>
        <w:ind w:firstLine="0"/>
        <w:jc w:val="center"/>
        <w:rPr>
          <w:b/>
          <w:lang w:val="en-US"/>
        </w:rPr>
      </w:pPr>
    </w:p>
    <w:p w14:paraId="6B487DE1" w14:textId="77777777" w:rsidR="00E71ECD" w:rsidRPr="001C090A" w:rsidRDefault="00E71ECD" w:rsidP="00810060">
      <w:pPr>
        <w:ind w:firstLine="0"/>
        <w:jc w:val="center"/>
        <w:rPr>
          <w:b/>
          <w:lang w:val="en-US"/>
        </w:rPr>
      </w:pPr>
    </w:p>
    <w:p w14:paraId="5712085D" w14:textId="77777777" w:rsidR="00E71ECD" w:rsidRPr="001C090A" w:rsidRDefault="00E71ECD" w:rsidP="00810060">
      <w:pPr>
        <w:ind w:firstLine="0"/>
        <w:jc w:val="center"/>
        <w:rPr>
          <w:b/>
          <w:lang w:val="en-US"/>
        </w:rPr>
      </w:pPr>
    </w:p>
    <w:p w14:paraId="69D7B9B7" w14:textId="77777777" w:rsidR="00E71ECD" w:rsidRPr="001C090A" w:rsidRDefault="00E71ECD" w:rsidP="00810060">
      <w:pPr>
        <w:ind w:firstLine="0"/>
        <w:jc w:val="center"/>
        <w:rPr>
          <w:b/>
          <w:lang w:val="en-US"/>
        </w:rPr>
      </w:pPr>
    </w:p>
    <w:p w14:paraId="13FC8AD5" w14:textId="77777777" w:rsidR="00E71ECD" w:rsidRPr="001C090A" w:rsidRDefault="00E71ECD" w:rsidP="00810060">
      <w:pPr>
        <w:ind w:firstLine="0"/>
        <w:jc w:val="center"/>
        <w:rPr>
          <w:b/>
          <w:lang w:val="en-US"/>
        </w:rPr>
      </w:pPr>
    </w:p>
    <w:p w14:paraId="5A66CFB0" w14:textId="77777777" w:rsidR="00E71ECD" w:rsidRPr="001C090A" w:rsidRDefault="00E71ECD" w:rsidP="00810060">
      <w:pPr>
        <w:ind w:firstLine="0"/>
        <w:jc w:val="center"/>
        <w:rPr>
          <w:b/>
          <w:lang w:val="en-US"/>
        </w:rPr>
      </w:pPr>
    </w:p>
    <w:p w14:paraId="353A89A0" w14:textId="77777777" w:rsidR="00B81AAE" w:rsidRPr="001C090A" w:rsidRDefault="00B81AAE" w:rsidP="00810060">
      <w:pPr>
        <w:ind w:firstLine="0"/>
        <w:jc w:val="center"/>
        <w:rPr>
          <w:b/>
          <w:lang w:val="en-US"/>
        </w:rPr>
      </w:pPr>
    </w:p>
    <w:p w14:paraId="21BE8E2D" w14:textId="77777777" w:rsidR="00E71ECD" w:rsidRPr="001C090A" w:rsidRDefault="00E71ECD" w:rsidP="00E71ECD">
      <w:pPr>
        <w:ind w:firstLine="0"/>
        <w:rPr>
          <w:b/>
          <w:lang w:val="en-US"/>
        </w:rPr>
      </w:pPr>
    </w:p>
    <w:p w14:paraId="26612007" w14:textId="77777777" w:rsidR="009A0A72" w:rsidRPr="001C090A" w:rsidRDefault="009A0A72" w:rsidP="00E71ECD">
      <w:pPr>
        <w:ind w:firstLine="0"/>
        <w:rPr>
          <w:b/>
          <w:lang w:val="en-US"/>
        </w:rPr>
      </w:pPr>
    </w:p>
    <w:p w14:paraId="7716718D" w14:textId="77777777" w:rsidR="00C63944" w:rsidRPr="001C090A" w:rsidRDefault="00C63944" w:rsidP="00E71ECD">
      <w:pPr>
        <w:ind w:firstLine="0"/>
        <w:rPr>
          <w:b/>
          <w:lang w:val="en-US"/>
        </w:rPr>
      </w:pPr>
    </w:p>
    <w:p w14:paraId="330F133A" w14:textId="77777777" w:rsidR="00E71ECD" w:rsidRDefault="00E71ECD" w:rsidP="00E71ECD">
      <w:pPr>
        <w:ind w:firstLine="0"/>
        <w:jc w:val="center"/>
        <w:rPr>
          <w:b/>
        </w:rPr>
      </w:pPr>
      <w:r>
        <w:rPr>
          <w:b/>
        </w:rPr>
        <w:t>LISTA DE FIGURAS</w:t>
      </w:r>
    </w:p>
    <w:p w14:paraId="64616C36" w14:textId="77777777" w:rsidR="00E71ECD" w:rsidRDefault="00E71ECD" w:rsidP="00E71ECD">
      <w:pPr>
        <w:ind w:firstLine="0"/>
        <w:jc w:val="center"/>
        <w:rPr>
          <w:b/>
        </w:rPr>
      </w:pPr>
    </w:p>
    <w:p w14:paraId="08815326" w14:textId="77777777" w:rsidR="00A07DB4" w:rsidRDefault="00E7678E">
      <w:pPr>
        <w:pStyle w:val="ndicedeilustraes"/>
        <w:tabs>
          <w:tab w:val="right" w:leader="dot" w:pos="9061"/>
        </w:tabs>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A07DB4" w:rsidRPr="004C258F">
          <w:rPr>
            <w:rStyle w:val="Hiperlink"/>
            <w:b/>
            <w:noProof/>
          </w:rPr>
          <w:t>Figura 1 - Representações de conjuntos – Lógica convencional</w:t>
        </w:r>
        <w:r w:rsidR="00A07DB4">
          <w:rPr>
            <w:noProof/>
            <w:webHidden/>
          </w:rPr>
          <w:tab/>
        </w:r>
        <w:r>
          <w:rPr>
            <w:noProof/>
            <w:webHidden/>
          </w:rPr>
          <w:fldChar w:fldCharType="begin"/>
        </w:r>
        <w:r w:rsidR="00A07DB4">
          <w:rPr>
            <w:noProof/>
            <w:webHidden/>
          </w:rPr>
          <w:instrText xml:space="preserve"> PAGEREF _Toc23009930 \h </w:instrText>
        </w:r>
        <w:r>
          <w:rPr>
            <w:noProof/>
            <w:webHidden/>
          </w:rPr>
        </w:r>
        <w:r>
          <w:rPr>
            <w:noProof/>
            <w:webHidden/>
          </w:rPr>
          <w:fldChar w:fldCharType="separate"/>
        </w:r>
        <w:r w:rsidR="00A07DB4">
          <w:rPr>
            <w:noProof/>
            <w:webHidden/>
          </w:rPr>
          <w:t>18</w:t>
        </w:r>
        <w:r>
          <w:rPr>
            <w:noProof/>
            <w:webHidden/>
          </w:rPr>
          <w:fldChar w:fldCharType="end"/>
        </w:r>
      </w:hyperlink>
    </w:p>
    <w:p w14:paraId="645F921F" w14:textId="77777777" w:rsidR="00A07DB4" w:rsidRDefault="00264725">
      <w:pPr>
        <w:pStyle w:val="ndicedeilustraes"/>
        <w:tabs>
          <w:tab w:val="right" w:leader="dot" w:pos="9061"/>
        </w:tabs>
        <w:rPr>
          <w:rFonts w:asciiTheme="minorHAnsi" w:eastAsiaTheme="minorEastAsia" w:hAnsiTheme="minorHAnsi"/>
          <w:noProof/>
          <w:sz w:val="22"/>
          <w:lang w:eastAsia="pt-BR"/>
        </w:rPr>
      </w:pPr>
      <w:hyperlink w:anchor="_Toc23009931" w:history="1">
        <w:r w:rsidR="00A07DB4" w:rsidRPr="004C258F">
          <w:rPr>
            <w:rStyle w:val="Hiperlink"/>
            <w:b/>
            <w:noProof/>
          </w:rPr>
          <w:t>Figura 2 - Representações de conjuntos – Lógica</w:t>
        </w:r>
        <w:r w:rsidR="00A07DB4" w:rsidRPr="000A6BA6">
          <w:rPr>
            <w:rStyle w:val="Hiperlink"/>
            <w:b/>
            <w:i/>
            <w:noProof/>
          </w:rPr>
          <w:t xml:space="preserve"> fuzzy</w:t>
        </w:r>
        <w:r w:rsidR="00A07DB4">
          <w:rPr>
            <w:noProof/>
            <w:webHidden/>
          </w:rPr>
          <w:tab/>
        </w:r>
        <w:r w:rsidR="00E7678E">
          <w:rPr>
            <w:noProof/>
            <w:webHidden/>
          </w:rPr>
          <w:fldChar w:fldCharType="begin"/>
        </w:r>
        <w:r w:rsidR="00A07DB4">
          <w:rPr>
            <w:noProof/>
            <w:webHidden/>
          </w:rPr>
          <w:instrText xml:space="preserve"> PAGEREF _Toc23009931 \h </w:instrText>
        </w:r>
        <w:r w:rsidR="00E7678E">
          <w:rPr>
            <w:noProof/>
            <w:webHidden/>
          </w:rPr>
        </w:r>
        <w:r w:rsidR="00E7678E">
          <w:rPr>
            <w:noProof/>
            <w:webHidden/>
          </w:rPr>
          <w:fldChar w:fldCharType="separate"/>
        </w:r>
        <w:r w:rsidR="00A07DB4">
          <w:rPr>
            <w:noProof/>
            <w:webHidden/>
          </w:rPr>
          <w:t>18</w:t>
        </w:r>
        <w:r w:rsidR="00E7678E">
          <w:rPr>
            <w:noProof/>
            <w:webHidden/>
          </w:rPr>
          <w:fldChar w:fldCharType="end"/>
        </w:r>
      </w:hyperlink>
    </w:p>
    <w:p w14:paraId="4175ADBE" w14:textId="77777777" w:rsidR="00A07DB4" w:rsidRDefault="00264725">
      <w:pPr>
        <w:pStyle w:val="ndicedeilustraes"/>
        <w:tabs>
          <w:tab w:val="right" w:leader="dot" w:pos="9061"/>
        </w:tabs>
        <w:rPr>
          <w:rFonts w:asciiTheme="minorHAnsi" w:eastAsiaTheme="minorEastAsia" w:hAnsiTheme="minorHAnsi"/>
          <w:noProof/>
          <w:sz w:val="22"/>
          <w:lang w:eastAsia="pt-BR"/>
        </w:rPr>
      </w:pPr>
      <w:hyperlink w:anchor="_Toc23009932" w:history="1">
        <w:r w:rsidR="00A07DB4" w:rsidRPr="004C258F">
          <w:rPr>
            <w:rStyle w:val="Hiperlink"/>
            <w:b/>
            <w:noProof/>
          </w:rPr>
          <w:t xml:space="preserve">Figura 3 - Sistema de inferência </w:t>
        </w:r>
        <w:r w:rsidR="00A07DB4" w:rsidRPr="000A6BA6">
          <w:rPr>
            <w:rStyle w:val="Hiperlink"/>
            <w:b/>
            <w:i/>
            <w:noProof/>
          </w:rPr>
          <w:t>fuzzy</w:t>
        </w:r>
        <w:r w:rsidR="00A07DB4">
          <w:rPr>
            <w:noProof/>
            <w:webHidden/>
          </w:rPr>
          <w:tab/>
        </w:r>
        <w:r w:rsidR="00E7678E">
          <w:rPr>
            <w:noProof/>
            <w:webHidden/>
          </w:rPr>
          <w:fldChar w:fldCharType="begin"/>
        </w:r>
        <w:r w:rsidR="00A07DB4">
          <w:rPr>
            <w:noProof/>
            <w:webHidden/>
          </w:rPr>
          <w:instrText xml:space="preserve"> PAGEREF _Toc23009932 \h </w:instrText>
        </w:r>
        <w:r w:rsidR="00E7678E">
          <w:rPr>
            <w:noProof/>
            <w:webHidden/>
          </w:rPr>
        </w:r>
        <w:r w:rsidR="00E7678E">
          <w:rPr>
            <w:noProof/>
            <w:webHidden/>
          </w:rPr>
          <w:fldChar w:fldCharType="separate"/>
        </w:r>
        <w:r w:rsidR="00A07DB4">
          <w:rPr>
            <w:noProof/>
            <w:webHidden/>
          </w:rPr>
          <w:t>19</w:t>
        </w:r>
        <w:r w:rsidR="00E7678E">
          <w:rPr>
            <w:noProof/>
            <w:webHidden/>
          </w:rPr>
          <w:fldChar w:fldCharType="end"/>
        </w:r>
      </w:hyperlink>
    </w:p>
    <w:p w14:paraId="5A971CE0" w14:textId="77777777" w:rsidR="00A07DB4" w:rsidRDefault="00264725">
      <w:pPr>
        <w:pStyle w:val="ndicedeilustraes"/>
        <w:tabs>
          <w:tab w:val="right" w:leader="dot" w:pos="9061"/>
        </w:tabs>
        <w:rPr>
          <w:rFonts w:asciiTheme="minorHAnsi" w:eastAsiaTheme="minorEastAsia" w:hAnsiTheme="minorHAnsi"/>
          <w:noProof/>
          <w:sz w:val="22"/>
          <w:lang w:eastAsia="pt-BR"/>
        </w:rPr>
      </w:pPr>
      <w:hyperlink w:anchor="_Toc23009933" w:history="1">
        <w:r w:rsidR="00A07DB4" w:rsidRPr="004C258F">
          <w:rPr>
            <w:rStyle w:val="Hiperlink"/>
            <w:b/>
            <w:noProof/>
          </w:rPr>
          <w:t>Figura 4 - Variável linguística</w:t>
        </w:r>
        <w:r w:rsidR="00A07DB4">
          <w:rPr>
            <w:noProof/>
            <w:webHidden/>
          </w:rPr>
          <w:tab/>
        </w:r>
        <w:r w:rsidR="00E7678E">
          <w:rPr>
            <w:noProof/>
            <w:webHidden/>
          </w:rPr>
          <w:fldChar w:fldCharType="begin"/>
        </w:r>
        <w:r w:rsidR="00A07DB4">
          <w:rPr>
            <w:noProof/>
            <w:webHidden/>
          </w:rPr>
          <w:instrText xml:space="preserve"> PAGEREF _Toc23009933 \h </w:instrText>
        </w:r>
        <w:r w:rsidR="00E7678E">
          <w:rPr>
            <w:noProof/>
            <w:webHidden/>
          </w:rPr>
        </w:r>
        <w:r w:rsidR="00E7678E">
          <w:rPr>
            <w:noProof/>
            <w:webHidden/>
          </w:rPr>
          <w:fldChar w:fldCharType="separate"/>
        </w:r>
        <w:r w:rsidR="00A07DB4">
          <w:rPr>
            <w:noProof/>
            <w:webHidden/>
          </w:rPr>
          <w:t>20</w:t>
        </w:r>
        <w:r w:rsidR="00E7678E">
          <w:rPr>
            <w:noProof/>
            <w:webHidden/>
          </w:rPr>
          <w:fldChar w:fldCharType="end"/>
        </w:r>
      </w:hyperlink>
    </w:p>
    <w:p w14:paraId="723BA8D2" w14:textId="77777777" w:rsidR="00E71ECD" w:rsidRDefault="00E7678E" w:rsidP="00E71ECD">
      <w:pPr>
        <w:ind w:firstLine="0"/>
        <w:jc w:val="center"/>
        <w:rPr>
          <w:b/>
        </w:rPr>
      </w:pPr>
      <w:r>
        <w:rPr>
          <w:b/>
        </w:rPr>
        <w:fldChar w:fldCharType="end"/>
      </w:r>
    </w:p>
    <w:p w14:paraId="75C86C42" w14:textId="77777777" w:rsidR="00E71ECD" w:rsidRDefault="00E71ECD" w:rsidP="00E71ECD">
      <w:pPr>
        <w:ind w:firstLine="0"/>
        <w:jc w:val="center"/>
        <w:rPr>
          <w:b/>
        </w:rPr>
      </w:pPr>
    </w:p>
    <w:p w14:paraId="24EE1671" w14:textId="77777777" w:rsidR="00E71ECD" w:rsidRDefault="00E71ECD" w:rsidP="00E71ECD">
      <w:pPr>
        <w:ind w:firstLine="0"/>
        <w:jc w:val="center"/>
        <w:rPr>
          <w:b/>
        </w:rPr>
      </w:pPr>
    </w:p>
    <w:p w14:paraId="5CDFA745" w14:textId="77777777" w:rsidR="00E71ECD" w:rsidRDefault="00E71ECD" w:rsidP="00E71ECD">
      <w:pPr>
        <w:ind w:firstLine="0"/>
        <w:jc w:val="center"/>
        <w:rPr>
          <w:b/>
        </w:rPr>
      </w:pPr>
    </w:p>
    <w:p w14:paraId="0B20E114" w14:textId="77777777" w:rsidR="00E71ECD" w:rsidRDefault="00E71ECD" w:rsidP="00E71ECD">
      <w:pPr>
        <w:ind w:firstLine="0"/>
        <w:jc w:val="center"/>
        <w:rPr>
          <w:b/>
        </w:rPr>
      </w:pPr>
    </w:p>
    <w:p w14:paraId="07677C09" w14:textId="77777777" w:rsidR="00E71ECD" w:rsidRDefault="00E71ECD" w:rsidP="00E71ECD">
      <w:pPr>
        <w:ind w:firstLine="0"/>
        <w:jc w:val="center"/>
        <w:rPr>
          <w:b/>
        </w:rPr>
      </w:pPr>
    </w:p>
    <w:p w14:paraId="280E087D" w14:textId="77777777" w:rsidR="00E71ECD" w:rsidRDefault="00E71ECD" w:rsidP="00E71ECD">
      <w:pPr>
        <w:ind w:firstLine="0"/>
        <w:jc w:val="center"/>
        <w:rPr>
          <w:b/>
        </w:rPr>
      </w:pPr>
    </w:p>
    <w:p w14:paraId="3D68651F" w14:textId="77777777" w:rsidR="00E71ECD" w:rsidRDefault="00E71ECD" w:rsidP="00E71ECD">
      <w:pPr>
        <w:ind w:firstLine="0"/>
        <w:jc w:val="center"/>
        <w:rPr>
          <w:b/>
        </w:rPr>
      </w:pPr>
    </w:p>
    <w:p w14:paraId="68FC3B90" w14:textId="77777777" w:rsidR="00E71ECD" w:rsidRDefault="00E71ECD" w:rsidP="00E71ECD">
      <w:pPr>
        <w:ind w:firstLine="0"/>
        <w:jc w:val="center"/>
        <w:rPr>
          <w:b/>
        </w:rPr>
      </w:pPr>
    </w:p>
    <w:p w14:paraId="2F85F355" w14:textId="77777777" w:rsidR="00E71ECD" w:rsidRDefault="00E71ECD" w:rsidP="00E71ECD">
      <w:pPr>
        <w:ind w:firstLine="0"/>
        <w:jc w:val="center"/>
        <w:rPr>
          <w:b/>
        </w:rPr>
      </w:pPr>
    </w:p>
    <w:p w14:paraId="40D4CC8F" w14:textId="77777777" w:rsidR="00E71ECD" w:rsidRDefault="00E71ECD" w:rsidP="00E71ECD">
      <w:pPr>
        <w:ind w:firstLine="0"/>
        <w:jc w:val="center"/>
        <w:rPr>
          <w:b/>
        </w:rPr>
      </w:pPr>
    </w:p>
    <w:p w14:paraId="3EB86B22" w14:textId="77777777" w:rsidR="00E71ECD" w:rsidRDefault="00E71ECD" w:rsidP="00E71ECD">
      <w:pPr>
        <w:ind w:firstLine="0"/>
        <w:jc w:val="center"/>
        <w:rPr>
          <w:b/>
        </w:rPr>
      </w:pPr>
    </w:p>
    <w:p w14:paraId="43F2C161" w14:textId="77777777" w:rsidR="00E71ECD" w:rsidRDefault="00E71ECD" w:rsidP="00E71ECD">
      <w:pPr>
        <w:ind w:firstLine="0"/>
        <w:jc w:val="center"/>
        <w:rPr>
          <w:b/>
        </w:rPr>
      </w:pPr>
    </w:p>
    <w:p w14:paraId="52F191C2" w14:textId="77777777" w:rsidR="00E71ECD" w:rsidRDefault="00E71ECD" w:rsidP="00E71ECD">
      <w:pPr>
        <w:ind w:firstLine="0"/>
        <w:jc w:val="center"/>
        <w:rPr>
          <w:b/>
        </w:rPr>
      </w:pPr>
    </w:p>
    <w:p w14:paraId="1871B26B" w14:textId="77777777" w:rsidR="00E71ECD" w:rsidRDefault="00E71ECD" w:rsidP="00E71ECD">
      <w:pPr>
        <w:ind w:firstLine="0"/>
        <w:jc w:val="center"/>
        <w:rPr>
          <w:b/>
        </w:rPr>
      </w:pPr>
    </w:p>
    <w:p w14:paraId="5CD67EC6" w14:textId="77777777" w:rsidR="00E71ECD" w:rsidRDefault="00E71ECD" w:rsidP="00E71ECD">
      <w:pPr>
        <w:ind w:firstLine="0"/>
        <w:jc w:val="center"/>
        <w:rPr>
          <w:b/>
        </w:rPr>
      </w:pPr>
    </w:p>
    <w:p w14:paraId="2BCA4BD8" w14:textId="77777777" w:rsidR="00E71ECD" w:rsidRDefault="00E71ECD" w:rsidP="00E71ECD">
      <w:pPr>
        <w:ind w:firstLine="0"/>
        <w:jc w:val="center"/>
        <w:rPr>
          <w:b/>
        </w:rPr>
      </w:pPr>
    </w:p>
    <w:p w14:paraId="0ACC761D" w14:textId="77777777" w:rsidR="00E71ECD" w:rsidRDefault="00E71ECD" w:rsidP="00E71ECD">
      <w:pPr>
        <w:ind w:firstLine="0"/>
        <w:jc w:val="center"/>
        <w:rPr>
          <w:b/>
        </w:rPr>
      </w:pPr>
    </w:p>
    <w:p w14:paraId="60DBE570" w14:textId="77777777" w:rsidR="00E71ECD" w:rsidRDefault="00E71ECD" w:rsidP="00E71ECD">
      <w:pPr>
        <w:ind w:firstLine="0"/>
        <w:jc w:val="center"/>
        <w:rPr>
          <w:b/>
        </w:rPr>
      </w:pPr>
    </w:p>
    <w:p w14:paraId="6EFDEEA6" w14:textId="77777777" w:rsidR="00E71ECD" w:rsidRDefault="00E71ECD" w:rsidP="00E71ECD">
      <w:pPr>
        <w:ind w:firstLine="0"/>
        <w:jc w:val="center"/>
        <w:rPr>
          <w:b/>
        </w:rPr>
      </w:pPr>
    </w:p>
    <w:p w14:paraId="1EB944E7" w14:textId="77777777" w:rsidR="00E71ECD" w:rsidRDefault="00E71ECD" w:rsidP="00E71ECD">
      <w:pPr>
        <w:ind w:firstLine="0"/>
        <w:jc w:val="center"/>
        <w:rPr>
          <w:b/>
        </w:rPr>
      </w:pPr>
    </w:p>
    <w:p w14:paraId="4495094A" w14:textId="77777777" w:rsidR="00E71ECD" w:rsidRDefault="00E71ECD" w:rsidP="00E71ECD">
      <w:pPr>
        <w:ind w:firstLine="0"/>
        <w:jc w:val="center"/>
        <w:rPr>
          <w:b/>
        </w:rPr>
      </w:pPr>
    </w:p>
    <w:p w14:paraId="24923EA4" w14:textId="77777777" w:rsidR="00E71ECD" w:rsidRDefault="00E71ECD" w:rsidP="00E71ECD">
      <w:pPr>
        <w:ind w:firstLine="0"/>
        <w:jc w:val="center"/>
        <w:rPr>
          <w:b/>
        </w:rPr>
      </w:pPr>
    </w:p>
    <w:p w14:paraId="1979DC7E" w14:textId="77777777" w:rsidR="00E71ECD" w:rsidRDefault="00E71ECD" w:rsidP="00E71ECD">
      <w:pPr>
        <w:ind w:firstLine="0"/>
        <w:jc w:val="center"/>
        <w:rPr>
          <w:b/>
        </w:rPr>
      </w:pPr>
    </w:p>
    <w:p w14:paraId="730C891D" w14:textId="77777777" w:rsidR="00E71ECD" w:rsidRDefault="00E71ECD" w:rsidP="00E71ECD">
      <w:pPr>
        <w:ind w:firstLine="0"/>
        <w:jc w:val="center"/>
        <w:rPr>
          <w:b/>
        </w:rPr>
      </w:pPr>
    </w:p>
    <w:p w14:paraId="42F51858" w14:textId="77777777" w:rsidR="00E71ECD" w:rsidRDefault="00E71ECD" w:rsidP="00E71ECD">
      <w:pPr>
        <w:ind w:firstLine="0"/>
        <w:jc w:val="center"/>
        <w:rPr>
          <w:b/>
        </w:rPr>
      </w:pPr>
    </w:p>
    <w:p w14:paraId="4FB3B6B8" w14:textId="77777777" w:rsidR="00E71ECD" w:rsidRDefault="00E71ECD" w:rsidP="00E71ECD">
      <w:pPr>
        <w:ind w:firstLine="0"/>
        <w:jc w:val="center"/>
        <w:rPr>
          <w:b/>
        </w:rPr>
      </w:pPr>
    </w:p>
    <w:p w14:paraId="3C758703" w14:textId="77777777" w:rsidR="005D3AF9" w:rsidRDefault="005D3AF9" w:rsidP="000A6BA6">
      <w:pPr>
        <w:ind w:firstLine="0"/>
        <w:rPr>
          <w:b/>
        </w:rPr>
      </w:pPr>
    </w:p>
    <w:p w14:paraId="03C95396" w14:textId="77777777" w:rsidR="00E71ECD" w:rsidRDefault="00E71ECD" w:rsidP="00E71ECD">
      <w:pPr>
        <w:ind w:firstLine="0"/>
        <w:jc w:val="center"/>
        <w:rPr>
          <w:b/>
        </w:rPr>
      </w:pPr>
      <w:r>
        <w:rPr>
          <w:b/>
        </w:rPr>
        <w:t>LISTA DE QUADROS</w:t>
      </w:r>
    </w:p>
    <w:p w14:paraId="5D985EA2" w14:textId="77777777" w:rsidR="00E71ECD" w:rsidRDefault="00E71ECD" w:rsidP="00E71ECD">
      <w:pPr>
        <w:ind w:firstLine="0"/>
        <w:jc w:val="center"/>
        <w:rPr>
          <w:b/>
        </w:rPr>
      </w:pPr>
    </w:p>
    <w:p w14:paraId="39734F15" w14:textId="77777777" w:rsidR="00A377D5" w:rsidRDefault="00E7678E">
      <w:pPr>
        <w:pStyle w:val="ndicedeilustraes"/>
        <w:tabs>
          <w:tab w:val="right" w:leader="dot" w:pos="9061"/>
        </w:tabs>
        <w:rPr>
          <w:rFonts w:asciiTheme="minorHAnsi" w:eastAsiaTheme="minorEastAsia" w:hAnsiTheme="minorHAnsi"/>
          <w:noProof/>
          <w:sz w:val="22"/>
          <w:lang w:eastAsia="pt-BR"/>
        </w:rPr>
      </w:pPr>
      <w:r>
        <w:rPr>
          <w:b/>
        </w:rPr>
        <w:fldChar w:fldCharType="begin"/>
      </w:r>
      <w:r w:rsidR="00C85C2F">
        <w:rPr>
          <w:b/>
        </w:rPr>
        <w:instrText xml:space="preserve"> TOC \h \z \c "Quadro" </w:instrText>
      </w:r>
      <w:r>
        <w:rPr>
          <w:b/>
        </w:rPr>
        <w:fldChar w:fldCharType="separate"/>
      </w:r>
      <w:hyperlink w:anchor="_Toc23009535" w:history="1">
        <w:r w:rsidR="00A377D5" w:rsidRPr="0016185D">
          <w:rPr>
            <w:rStyle w:val="Hiperlink"/>
            <w:b/>
            <w:noProof/>
          </w:rPr>
          <w:t>Quadro 1 - Questões referentes ao elemento videoaulas</w:t>
        </w:r>
        <w:r w:rsidR="00A377D5">
          <w:rPr>
            <w:noProof/>
            <w:webHidden/>
          </w:rPr>
          <w:tab/>
        </w:r>
        <w:r>
          <w:rPr>
            <w:noProof/>
            <w:webHidden/>
          </w:rPr>
          <w:fldChar w:fldCharType="begin"/>
        </w:r>
        <w:r w:rsidR="00A377D5">
          <w:rPr>
            <w:noProof/>
            <w:webHidden/>
          </w:rPr>
          <w:instrText xml:space="preserve"> PAGEREF _Toc23009535 \h </w:instrText>
        </w:r>
        <w:r>
          <w:rPr>
            <w:noProof/>
            <w:webHidden/>
          </w:rPr>
        </w:r>
        <w:r>
          <w:rPr>
            <w:noProof/>
            <w:webHidden/>
          </w:rPr>
          <w:fldChar w:fldCharType="separate"/>
        </w:r>
        <w:r w:rsidR="00A85F8E">
          <w:rPr>
            <w:noProof/>
            <w:webHidden/>
          </w:rPr>
          <w:t>28</w:t>
        </w:r>
        <w:r>
          <w:rPr>
            <w:noProof/>
            <w:webHidden/>
          </w:rPr>
          <w:fldChar w:fldCharType="end"/>
        </w:r>
      </w:hyperlink>
    </w:p>
    <w:p w14:paraId="17ADB77E" w14:textId="77777777" w:rsidR="00A377D5" w:rsidRDefault="00264725">
      <w:pPr>
        <w:pStyle w:val="ndicedeilustraes"/>
        <w:tabs>
          <w:tab w:val="right" w:leader="dot" w:pos="9061"/>
        </w:tabs>
        <w:rPr>
          <w:rFonts w:asciiTheme="minorHAnsi" w:eastAsiaTheme="minorEastAsia" w:hAnsiTheme="minorHAnsi"/>
          <w:noProof/>
          <w:sz w:val="22"/>
          <w:lang w:eastAsia="pt-BR"/>
        </w:rPr>
      </w:pPr>
      <w:hyperlink w:anchor="_Toc23009536" w:history="1">
        <w:r w:rsidR="00A377D5" w:rsidRPr="0016185D">
          <w:rPr>
            <w:rStyle w:val="Hiperlink"/>
            <w:b/>
            <w:noProof/>
          </w:rPr>
          <w:t>Quadro 2 – Questões referentes ao elemento atividades colaborativas</w:t>
        </w:r>
        <w:r w:rsidR="00A377D5">
          <w:rPr>
            <w:noProof/>
            <w:webHidden/>
          </w:rPr>
          <w:tab/>
        </w:r>
        <w:r w:rsidR="00E7678E">
          <w:rPr>
            <w:noProof/>
            <w:webHidden/>
          </w:rPr>
          <w:fldChar w:fldCharType="begin"/>
        </w:r>
        <w:r w:rsidR="00A377D5">
          <w:rPr>
            <w:noProof/>
            <w:webHidden/>
          </w:rPr>
          <w:instrText xml:space="preserve"> PAGEREF _Toc23009536 \h </w:instrText>
        </w:r>
        <w:r w:rsidR="00E7678E">
          <w:rPr>
            <w:noProof/>
            <w:webHidden/>
          </w:rPr>
        </w:r>
        <w:r w:rsidR="00E7678E">
          <w:rPr>
            <w:noProof/>
            <w:webHidden/>
          </w:rPr>
          <w:fldChar w:fldCharType="separate"/>
        </w:r>
        <w:r w:rsidR="00A85F8E">
          <w:rPr>
            <w:noProof/>
            <w:webHidden/>
          </w:rPr>
          <w:t>28</w:t>
        </w:r>
        <w:r w:rsidR="00E7678E">
          <w:rPr>
            <w:noProof/>
            <w:webHidden/>
          </w:rPr>
          <w:fldChar w:fldCharType="end"/>
        </w:r>
      </w:hyperlink>
    </w:p>
    <w:p w14:paraId="7E650E99" w14:textId="77777777" w:rsidR="00A377D5" w:rsidRDefault="00264725">
      <w:pPr>
        <w:pStyle w:val="ndicedeilustraes"/>
        <w:tabs>
          <w:tab w:val="right" w:leader="dot" w:pos="9061"/>
        </w:tabs>
        <w:rPr>
          <w:rFonts w:asciiTheme="minorHAnsi" w:eastAsiaTheme="minorEastAsia" w:hAnsiTheme="minorHAnsi"/>
          <w:noProof/>
          <w:sz w:val="22"/>
          <w:lang w:eastAsia="pt-BR"/>
        </w:rPr>
      </w:pPr>
      <w:hyperlink w:anchor="_Toc23009537" w:history="1">
        <w:r w:rsidR="00A377D5" w:rsidRPr="0016185D">
          <w:rPr>
            <w:rStyle w:val="Hiperlink"/>
            <w:b/>
            <w:noProof/>
          </w:rPr>
          <w:t>Quadro 3 - Questões referentes ao elemento atividades individuais</w:t>
        </w:r>
        <w:r w:rsidR="00A377D5">
          <w:rPr>
            <w:noProof/>
            <w:webHidden/>
          </w:rPr>
          <w:tab/>
        </w:r>
        <w:r w:rsidR="00E7678E">
          <w:rPr>
            <w:noProof/>
            <w:webHidden/>
          </w:rPr>
          <w:fldChar w:fldCharType="begin"/>
        </w:r>
        <w:r w:rsidR="00A377D5">
          <w:rPr>
            <w:noProof/>
            <w:webHidden/>
          </w:rPr>
          <w:instrText xml:space="preserve"> PAGEREF _Toc23009537 \h </w:instrText>
        </w:r>
        <w:r w:rsidR="00E7678E">
          <w:rPr>
            <w:noProof/>
            <w:webHidden/>
          </w:rPr>
        </w:r>
        <w:r w:rsidR="00E7678E">
          <w:rPr>
            <w:noProof/>
            <w:webHidden/>
          </w:rPr>
          <w:fldChar w:fldCharType="separate"/>
        </w:r>
        <w:r w:rsidR="00A85F8E">
          <w:rPr>
            <w:noProof/>
            <w:webHidden/>
          </w:rPr>
          <w:t>29</w:t>
        </w:r>
        <w:r w:rsidR="00E7678E">
          <w:rPr>
            <w:noProof/>
            <w:webHidden/>
          </w:rPr>
          <w:fldChar w:fldCharType="end"/>
        </w:r>
      </w:hyperlink>
    </w:p>
    <w:p w14:paraId="05EDFBC5" w14:textId="77777777" w:rsidR="00A377D5" w:rsidRDefault="00264725">
      <w:pPr>
        <w:pStyle w:val="ndicedeilustraes"/>
        <w:tabs>
          <w:tab w:val="right" w:leader="dot" w:pos="9061"/>
        </w:tabs>
        <w:rPr>
          <w:rFonts w:asciiTheme="minorHAnsi" w:eastAsiaTheme="minorEastAsia" w:hAnsiTheme="minorHAnsi"/>
          <w:noProof/>
          <w:sz w:val="22"/>
          <w:lang w:eastAsia="pt-BR"/>
        </w:rPr>
      </w:pPr>
      <w:hyperlink w:anchor="_Toc23009538" w:history="1">
        <w:r w:rsidR="00A377D5" w:rsidRPr="0016185D">
          <w:rPr>
            <w:rStyle w:val="Hiperlink"/>
            <w:b/>
            <w:noProof/>
          </w:rPr>
          <w:t>Quadro 4 – Questões referentes ao elemento fóruns de discussão</w:t>
        </w:r>
        <w:r w:rsidR="00A377D5">
          <w:rPr>
            <w:noProof/>
            <w:webHidden/>
          </w:rPr>
          <w:tab/>
        </w:r>
        <w:r w:rsidR="00E7678E">
          <w:rPr>
            <w:noProof/>
            <w:webHidden/>
          </w:rPr>
          <w:fldChar w:fldCharType="begin"/>
        </w:r>
        <w:r w:rsidR="00A377D5">
          <w:rPr>
            <w:noProof/>
            <w:webHidden/>
          </w:rPr>
          <w:instrText xml:space="preserve"> PAGEREF _Toc23009538 \h </w:instrText>
        </w:r>
        <w:r w:rsidR="00E7678E">
          <w:rPr>
            <w:noProof/>
            <w:webHidden/>
          </w:rPr>
        </w:r>
        <w:r w:rsidR="00E7678E">
          <w:rPr>
            <w:noProof/>
            <w:webHidden/>
          </w:rPr>
          <w:fldChar w:fldCharType="separate"/>
        </w:r>
        <w:r w:rsidR="00A85F8E">
          <w:rPr>
            <w:noProof/>
            <w:webHidden/>
          </w:rPr>
          <w:t>29</w:t>
        </w:r>
        <w:r w:rsidR="00E7678E">
          <w:rPr>
            <w:noProof/>
            <w:webHidden/>
          </w:rPr>
          <w:fldChar w:fldCharType="end"/>
        </w:r>
      </w:hyperlink>
    </w:p>
    <w:p w14:paraId="15E07588" w14:textId="77777777" w:rsidR="00A377D5" w:rsidRDefault="00264725">
      <w:pPr>
        <w:pStyle w:val="ndicedeilustraes"/>
        <w:tabs>
          <w:tab w:val="right" w:leader="dot" w:pos="9061"/>
        </w:tabs>
        <w:rPr>
          <w:rFonts w:asciiTheme="minorHAnsi" w:eastAsiaTheme="minorEastAsia" w:hAnsiTheme="minorHAnsi"/>
          <w:noProof/>
          <w:sz w:val="22"/>
          <w:lang w:eastAsia="pt-BR"/>
        </w:rPr>
      </w:pPr>
      <w:hyperlink w:anchor="_Toc23009539" w:history="1">
        <w:r w:rsidR="00A377D5" w:rsidRPr="0016185D">
          <w:rPr>
            <w:rStyle w:val="Hiperlink"/>
            <w:b/>
            <w:noProof/>
          </w:rPr>
          <w:t>Quadro 5 – Questões referentes ao elemento webinars</w:t>
        </w:r>
        <w:r w:rsidR="00A377D5">
          <w:rPr>
            <w:noProof/>
            <w:webHidden/>
          </w:rPr>
          <w:tab/>
        </w:r>
        <w:r w:rsidR="00E7678E">
          <w:rPr>
            <w:noProof/>
            <w:webHidden/>
          </w:rPr>
          <w:fldChar w:fldCharType="begin"/>
        </w:r>
        <w:r w:rsidR="00A377D5">
          <w:rPr>
            <w:noProof/>
            <w:webHidden/>
          </w:rPr>
          <w:instrText xml:space="preserve"> PAGEREF _Toc23009539 \h </w:instrText>
        </w:r>
        <w:r w:rsidR="00E7678E">
          <w:rPr>
            <w:noProof/>
            <w:webHidden/>
          </w:rPr>
        </w:r>
        <w:r w:rsidR="00E7678E">
          <w:rPr>
            <w:noProof/>
            <w:webHidden/>
          </w:rPr>
          <w:fldChar w:fldCharType="separate"/>
        </w:r>
        <w:r w:rsidR="00A85F8E">
          <w:rPr>
            <w:noProof/>
            <w:webHidden/>
          </w:rPr>
          <w:t>30</w:t>
        </w:r>
        <w:r w:rsidR="00E7678E">
          <w:rPr>
            <w:noProof/>
            <w:webHidden/>
          </w:rPr>
          <w:fldChar w:fldCharType="end"/>
        </w:r>
      </w:hyperlink>
    </w:p>
    <w:p w14:paraId="5F09A863" w14:textId="77777777" w:rsidR="00A377D5" w:rsidRDefault="00264725">
      <w:pPr>
        <w:pStyle w:val="ndicedeilustraes"/>
        <w:tabs>
          <w:tab w:val="right" w:leader="dot" w:pos="9061"/>
        </w:tabs>
        <w:rPr>
          <w:rFonts w:asciiTheme="minorHAnsi" w:eastAsiaTheme="minorEastAsia" w:hAnsiTheme="minorHAnsi"/>
          <w:noProof/>
          <w:sz w:val="22"/>
          <w:lang w:eastAsia="pt-BR"/>
        </w:rPr>
      </w:pPr>
      <w:hyperlink w:anchor="_Toc23009540" w:history="1">
        <w:r w:rsidR="00A377D5" w:rsidRPr="0016185D">
          <w:rPr>
            <w:rStyle w:val="Hiperlink"/>
            <w:b/>
            <w:noProof/>
          </w:rPr>
          <w:t>Quadro 6 – Questões referentes ao elemento avaliações presenciais</w:t>
        </w:r>
        <w:r w:rsidR="00A377D5">
          <w:rPr>
            <w:noProof/>
            <w:webHidden/>
          </w:rPr>
          <w:tab/>
        </w:r>
        <w:r w:rsidR="00E7678E">
          <w:rPr>
            <w:noProof/>
            <w:webHidden/>
          </w:rPr>
          <w:fldChar w:fldCharType="begin"/>
        </w:r>
        <w:r w:rsidR="00A377D5">
          <w:rPr>
            <w:noProof/>
            <w:webHidden/>
          </w:rPr>
          <w:instrText xml:space="preserve"> PAGEREF _Toc23009540 \h </w:instrText>
        </w:r>
        <w:r w:rsidR="00E7678E">
          <w:rPr>
            <w:noProof/>
            <w:webHidden/>
          </w:rPr>
        </w:r>
        <w:r w:rsidR="00E7678E">
          <w:rPr>
            <w:noProof/>
            <w:webHidden/>
          </w:rPr>
          <w:fldChar w:fldCharType="separate"/>
        </w:r>
        <w:r w:rsidR="00A85F8E">
          <w:rPr>
            <w:noProof/>
            <w:webHidden/>
          </w:rPr>
          <w:t>30</w:t>
        </w:r>
        <w:r w:rsidR="00E7678E">
          <w:rPr>
            <w:noProof/>
            <w:webHidden/>
          </w:rPr>
          <w:fldChar w:fldCharType="end"/>
        </w:r>
      </w:hyperlink>
    </w:p>
    <w:p w14:paraId="108DD0D5" w14:textId="77777777" w:rsidR="00A377D5" w:rsidRDefault="00264725">
      <w:pPr>
        <w:pStyle w:val="ndicedeilustraes"/>
        <w:tabs>
          <w:tab w:val="right" w:leader="dot" w:pos="9061"/>
        </w:tabs>
        <w:rPr>
          <w:rFonts w:asciiTheme="minorHAnsi" w:eastAsiaTheme="minorEastAsia" w:hAnsiTheme="minorHAnsi"/>
          <w:noProof/>
          <w:sz w:val="22"/>
          <w:lang w:eastAsia="pt-BR"/>
        </w:rPr>
      </w:pPr>
      <w:hyperlink w:anchor="_Toc23009541" w:history="1">
        <w:r w:rsidR="00A377D5" w:rsidRPr="0016185D">
          <w:rPr>
            <w:rStyle w:val="Hiperlink"/>
            <w:b/>
            <w:noProof/>
          </w:rPr>
          <w:t>Quadro 7 – Questões referentes ao elemento salas virtuais</w:t>
        </w:r>
        <w:r w:rsidR="00A377D5">
          <w:rPr>
            <w:noProof/>
            <w:webHidden/>
          </w:rPr>
          <w:tab/>
        </w:r>
        <w:r w:rsidR="00E7678E">
          <w:rPr>
            <w:noProof/>
            <w:webHidden/>
          </w:rPr>
          <w:fldChar w:fldCharType="begin"/>
        </w:r>
        <w:r w:rsidR="00A377D5">
          <w:rPr>
            <w:noProof/>
            <w:webHidden/>
          </w:rPr>
          <w:instrText xml:space="preserve"> PAGEREF _Toc23009541 \h </w:instrText>
        </w:r>
        <w:r w:rsidR="00E7678E">
          <w:rPr>
            <w:noProof/>
            <w:webHidden/>
          </w:rPr>
        </w:r>
        <w:r w:rsidR="00E7678E">
          <w:rPr>
            <w:noProof/>
            <w:webHidden/>
          </w:rPr>
          <w:fldChar w:fldCharType="separate"/>
        </w:r>
        <w:r w:rsidR="00A85F8E">
          <w:rPr>
            <w:noProof/>
            <w:webHidden/>
          </w:rPr>
          <w:t>30</w:t>
        </w:r>
        <w:r w:rsidR="00E7678E">
          <w:rPr>
            <w:noProof/>
            <w:webHidden/>
          </w:rPr>
          <w:fldChar w:fldCharType="end"/>
        </w:r>
      </w:hyperlink>
    </w:p>
    <w:p w14:paraId="2B914051" w14:textId="77777777" w:rsidR="00E71ECD" w:rsidRDefault="00E7678E" w:rsidP="00E71ECD">
      <w:pPr>
        <w:ind w:firstLine="0"/>
        <w:jc w:val="center"/>
        <w:rPr>
          <w:b/>
        </w:rPr>
      </w:pPr>
      <w:r>
        <w:rPr>
          <w:b/>
        </w:rPr>
        <w:fldChar w:fldCharType="end"/>
      </w:r>
    </w:p>
    <w:p w14:paraId="7E5D1B18" w14:textId="77777777" w:rsidR="00E71ECD" w:rsidRDefault="00E71ECD" w:rsidP="00E71ECD">
      <w:pPr>
        <w:ind w:firstLine="0"/>
        <w:jc w:val="center"/>
        <w:rPr>
          <w:b/>
        </w:rPr>
      </w:pPr>
    </w:p>
    <w:p w14:paraId="54E56659" w14:textId="77777777" w:rsidR="00E71ECD" w:rsidRDefault="00E71ECD" w:rsidP="00E71ECD">
      <w:pPr>
        <w:ind w:firstLine="0"/>
        <w:jc w:val="center"/>
        <w:rPr>
          <w:b/>
        </w:rPr>
      </w:pPr>
    </w:p>
    <w:p w14:paraId="7F943D45" w14:textId="77777777" w:rsidR="00E71ECD" w:rsidRDefault="00E71ECD" w:rsidP="00E71ECD">
      <w:pPr>
        <w:ind w:firstLine="0"/>
        <w:jc w:val="center"/>
        <w:rPr>
          <w:b/>
        </w:rPr>
      </w:pPr>
    </w:p>
    <w:p w14:paraId="74FF7135" w14:textId="77777777" w:rsidR="00E71ECD" w:rsidRDefault="00E71ECD" w:rsidP="00E71ECD">
      <w:pPr>
        <w:ind w:firstLine="0"/>
        <w:jc w:val="center"/>
        <w:rPr>
          <w:b/>
        </w:rPr>
      </w:pPr>
    </w:p>
    <w:p w14:paraId="06A6E2E3" w14:textId="77777777" w:rsidR="00E71ECD" w:rsidRDefault="00E71ECD" w:rsidP="00E71ECD">
      <w:pPr>
        <w:ind w:firstLine="0"/>
        <w:jc w:val="center"/>
        <w:rPr>
          <w:b/>
        </w:rPr>
      </w:pPr>
    </w:p>
    <w:p w14:paraId="4B5ACFD8" w14:textId="77777777" w:rsidR="00E71ECD" w:rsidRDefault="00E71ECD" w:rsidP="00E71ECD">
      <w:pPr>
        <w:ind w:firstLine="0"/>
        <w:jc w:val="center"/>
        <w:rPr>
          <w:b/>
        </w:rPr>
      </w:pPr>
    </w:p>
    <w:p w14:paraId="75E45FD7" w14:textId="77777777" w:rsidR="00E71ECD" w:rsidRDefault="00E71ECD" w:rsidP="00E71ECD">
      <w:pPr>
        <w:ind w:firstLine="0"/>
        <w:jc w:val="center"/>
        <w:rPr>
          <w:b/>
        </w:rPr>
      </w:pPr>
    </w:p>
    <w:p w14:paraId="553DBB28" w14:textId="77777777" w:rsidR="00E71ECD" w:rsidRDefault="00E71ECD" w:rsidP="00E71ECD">
      <w:pPr>
        <w:ind w:firstLine="0"/>
        <w:jc w:val="center"/>
        <w:rPr>
          <w:b/>
        </w:rPr>
      </w:pPr>
    </w:p>
    <w:p w14:paraId="3C41D7B5" w14:textId="77777777" w:rsidR="00E71ECD" w:rsidRDefault="00E71ECD" w:rsidP="00E71ECD">
      <w:pPr>
        <w:ind w:firstLine="0"/>
        <w:jc w:val="center"/>
        <w:rPr>
          <w:b/>
        </w:rPr>
      </w:pPr>
    </w:p>
    <w:p w14:paraId="44FCFCFE" w14:textId="77777777" w:rsidR="00E71ECD" w:rsidRDefault="00E71ECD" w:rsidP="00E71ECD">
      <w:pPr>
        <w:ind w:firstLine="0"/>
        <w:jc w:val="center"/>
        <w:rPr>
          <w:b/>
        </w:rPr>
      </w:pPr>
    </w:p>
    <w:p w14:paraId="388265A1" w14:textId="77777777" w:rsidR="00E71ECD" w:rsidRDefault="00E71ECD" w:rsidP="00E71ECD">
      <w:pPr>
        <w:ind w:firstLine="0"/>
        <w:jc w:val="center"/>
        <w:rPr>
          <w:b/>
        </w:rPr>
      </w:pPr>
    </w:p>
    <w:p w14:paraId="7D81A4A8" w14:textId="77777777" w:rsidR="00E71ECD" w:rsidRDefault="00E71ECD" w:rsidP="00E71ECD">
      <w:pPr>
        <w:ind w:firstLine="0"/>
        <w:jc w:val="center"/>
        <w:rPr>
          <w:b/>
        </w:rPr>
      </w:pPr>
    </w:p>
    <w:p w14:paraId="7196B2B2" w14:textId="77777777" w:rsidR="00E71ECD" w:rsidRDefault="00E71ECD" w:rsidP="00E71ECD">
      <w:pPr>
        <w:ind w:firstLine="0"/>
        <w:jc w:val="center"/>
        <w:rPr>
          <w:b/>
        </w:rPr>
      </w:pPr>
    </w:p>
    <w:p w14:paraId="3D5245A2" w14:textId="77777777" w:rsidR="00E71ECD" w:rsidRDefault="00E71ECD" w:rsidP="00E71ECD">
      <w:pPr>
        <w:ind w:firstLine="0"/>
        <w:jc w:val="center"/>
        <w:rPr>
          <w:b/>
        </w:rPr>
      </w:pPr>
    </w:p>
    <w:p w14:paraId="18463225" w14:textId="77777777" w:rsidR="00E71ECD" w:rsidRDefault="00E71ECD" w:rsidP="00E71ECD">
      <w:pPr>
        <w:ind w:firstLine="0"/>
        <w:jc w:val="center"/>
        <w:rPr>
          <w:b/>
        </w:rPr>
      </w:pPr>
    </w:p>
    <w:p w14:paraId="57FE6432" w14:textId="77777777" w:rsidR="00E71ECD" w:rsidRDefault="00E71ECD" w:rsidP="00E71ECD">
      <w:pPr>
        <w:ind w:firstLine="0"/>
        <w:jc w:val="center"/>
        <w:rPr>
          <w:b/>
        </w:rPr>
      </w:pPr>
    </w:p>
    <w:p w14:paraId="5556B931" w14:textId="77777777" w:rsidR="00E71ECD" w:rsidRDefault="00E71ECD" w:rsidP="00E71ECD">
      <w:pPr>
        <w:ind w:firstLine="0"/>
        <w:jc w:val="center"/>
        <w:rPr>
          <w:b/>
        </w:rPr>
      </w:pPr>
    </w:p>
    <w:p w14:paraId="7B0B5D45" w14:textId="77777777" w:rsidR="00E71ECD" w:rsidRDefault="00E71ECD" w:rsidP="00E71ECD">
      <w:pPr>
        <w:ind w:firstLine="0"/>
        <w:jc w:val="center"/>
        <w:rPr>
          <w:b/>
        </w:rPr>
      </w:pPr>
    </w:p>
    <w:p w14:paraId="7E06236A" w14:textId="77777777" w:rsidR="00E71ECD" w:rsidRDefault="00E71ECD" w:rsidP="00E71ECD">
      <w:pPr>
        <w:ind w:firstLine="0"/>
        <w:jc w:val="center"/>
        <w:rPr>
          <w:b/>
        </w:rPr>
      </w:pPr>
    </w:p>
    <w:p w14:paraId="4C898362" w14:textId="77777777" w:rsidR="00E71ECD" w:rsidRDefault="00E71ECD" w:rsidP="00E71ECD">
      <w:pPr>
        <w:ind w:firstLine="0"/>
        <w:jc w:val="center"/>
        <w:rPr>
          <w:b/>
        </w:rPr>
      </w:pPr>
    </w:p>
    <w:p w14:paraId="52821367" w14:textId="77777777" w:rsidR="00E71ECD" w:rsidRDefault="00E71ECD" w:rsidP="00E71ECD">
      <w:pPr>
        <w:ind w:firstLine="0"/>
        <w:jc w:val="center"/>
        <w:rPr>
          <w:b/>
        </w:rPr>
      </w:pPr>
    </w:p>
    <w:p w14:paraId="632F3739" w14:textId="77777777" w:rsidR="00E71ECD" w:rsidRDefault="00E71ECD" w:rsidP="00E71ECD">
      <w:pPr>
        <w:ind w:firstLine="0"/>
        <w:jc w:val="center"/>
        <w:rPr>
          <w:b/>
        </w:rPr>
      </w:pPr>
    </w:p>
    <w:p w14:paraId="2566799F" w14:textId="77777777" w:rsidR="00B81AAE" w:rsidRDefault="00B81AAE" w:rsidP="00E71ECD">
      <w:pPr>
        <w:ind w:firstLine="0"/>
        <w:jc w:val="center"/>
        <w:rPr>
          <w:b/>
        </w:rPr>
      </w:pPr>
    </w:p>
    <w:p w14:paraId="6754A286" w14:textId="77777777" w:rsidR="00B81AAE" w:rsidDel="00A26E84" w:rsidRDefault="00B81AAE" w:rsidP="00E71ECD">
      <w:pPr>
        <w:ind w:firstLine="0"/>
        <w:jc w:val="center"/>
        <w:rPr>
          <w:del w:id="179" w:author="revisor" w:date="2019-10-28T16:49:00Z"/>
          <w:b/>
        </w:rPr>
      </w:pPr>
    </w:p>
    <w:p w14:paraId="34EBDFBF" w14:textId="77777777" w:rsidR="00E71ECD" w:rsidDel="00A26E84" w:rsidRDefault="00E71ECD" w:rsidP="00E71ECD">
      <w:pPr>
        <w:ind w:firstLine="0"/>
        <w:jc w:val="center"/>
        <w:rPr>
          <w:del w:id="180" w:author="revisor" w:date="2019-10-28T16:49:00Z"/>
          <w:b/>
        </w:rPr>
      </w:pPr>
      <w:del w:id="181" w:author="revisor" w:date="2019-10-28T16:49:00Z">
        <w:r w:rsidDel="00A26E84">
          <w:rPr>
            <w:b/>
          </w:rPr>
          <w:delText>LISTA DE GRÁFICOS</w:delText>
        </w:r>
      </w:del>
    </w:p>
    <w:p w14:paraId="57F37FE5" w14:textId="77777777" w:rsidR="001D1F78" w:rsidDel="00A26E84" w:rsidRDefault="001D1F78" w:rsidP="00E71ECD">
      <w:pPr>
        <w:ind w:firstLine="0"/>
        <w:jc w:val="center"/>
        <w:rPr>
          <w:del w:id="182" w:author="revisor" w:date="2019-10-28T16:49:00Z"/>
          <w:b/>
        </w:rPr>
      </w:pPr>
    </w:p>
    <w:p w14:paraId="337E6868" w14:textId="77777777" w:rsidR="001D1F78" w:rsidDel="00A26E84" w:rsidRDefault="001D1F78" w:rsidP="00E71ECD">
      <w:pPr>
        <w:ind w:firstLine="0"/>
        <w:jc w:val="center"/>
        <w:rPr>
          <w:del w:id="183" w:author="revisor" w:date="2019-10-28T16:49:00Z"/>
          <w:b/>
        </w:rPr>
      </w:pPr>
    </w:p>
    <w:p w14:paraId="13782D0F" w14:textId="77777777" w:rsidR="001D1F78" w:rsidDel="00A26E84" w:rsidRDefault="001D1F78" w:rsidP="00E71ECD">
      <w:pPr>
        <w:ind w:firstLine="0"/>
        <w:jc w:val="center"/>
        <w:rPr>
          <w:del w:id="184" w:author="revisor" w:date="2019-10-28T16:49:00Z"/>
          <w:b/>
        </w:rPr>
      </w:pPr>
    </w:p>
    <w:p w14:paraId="046552AC" w14:textId="77777777" w:rsidR="001D1F78" w:rsidDel="00A26E84" w:rsidRDefault="001D1F78" w:rsidP="00E71ECD">
      <w:pPr>
        <w:ind w:firstLine="0"/>
        <w:jc w:val="center"/>
        <w:rPr>
          <w:del w:id="185" w:author="revisor" w:date="2019-10-28T16:49:00Z"/>
          <w:b/>
        </w:rPr>
      </w:pPr>
    </w:p>
    <w:p w14:paraId="3E214921" w14:textId="77777777" w:rsidR="001D1F78" w:rsidDel="00A26E84" w:rsidRDefault="001D1F78" w:rsidP="00E71ECD">
      <w:pPr>
        <w:ind w:firstLine="0"/>
        <w:jc w:val="center"/>
        <w:rPr>
          <w:del w:id="186" w:author="revisor" w:date="2019-10-28T16:49:00Z"/>
          <w:b/>
        </w:rPr>
      </w:pPr>
    </w:p>
    <w:p w14:paraId="1DFF5D1E" w14:textId="77777777" w:rsidR="001D1F78" w:rsidDel="00A26E84" w:rsidRDefault="001D1F78" w:rsidP="00E71ECD">
      <w:pPr>
        <w:ind w:firstLine="0"/>
        <w:jc w:val="center"/>
        <w:rPr>
          <w:del w:id="187" w:author="revisor" w:date="2019-10-28T16:49:00Z"/>
          <w:b/>
        </w:rPr>
      </w:pPr>
    </w:p>
    <w:p w14:paraId="68A4117A" w14:textId="77777777" w:rsidR="001D1F78" w:rsidDel="00A26E84" w:rsidRDefault="001D1F78" w:rsidP="00E71ECD">
      <w:pPr>
        <w:ind w:firstLine="0"/>
        <w:jc w:val="center"/>
        <w:rPr>
          <w:del w:id="188" w:author="revisor" w:date="2019-10-28T16:49:00Z"/>
          <w:b/>
        </w:rPr>
      </w:pPr>
    </w:p>
    <w:p w14:paraId="793F5D64" w14:textId="77777777" w:rsidR="001D1F78" w:rsidDel="00A26E84" w:rsidRDefault="001D1F78" w:rsidP="00E71ECD">
      <w:pPr>
        <w:ind w:firstLine="0"/>
        <w:jc w:val="center"/>
        <w:rPr>
          <w:del w:id="189" w:author="revisor" w:date="2019-10-28T16:49:00Z"/>
          <w:b/>
        </w:rPr>
      </w:pPr>
    </w:p>
    <w:p w14:paraId="0EEED0FF" w14:textId="77777777" w:rsidR="001D1F78" w:rsidDel="00A26E84" w:rsidRDefault="001D1F78" w:rsidP="00E71ECD">
      <w:pPr>
        <w:ind w:firstLine="0"/>
        <w:jc w:val="center"/>
        <w:rPr>
          <w:del w:id="190" w:author="revisor" w:date="2019-10-28T16:49:00Z"/>
          <w:b/>
        </w:rPr>
      </w:pPr>
    </w:p>
    <w:p w14:paraId="7AD4904A" w14:textId="77777777" w:rsidR="001D1F78" w:rsidDel="00A26E84" w:rsidRDefault="001D1F78" w:rsidP="00E71ECD">
      <w:pPr>
        <w:ind w:firstLine="0"/>
        <w:jc w:val="center"/>
        <w:rPr>
          <w:del w:id="191" w:author="revisor" w:date="2019-10-28T16:49:00Z"/>
          <w:b/>
        </w:rPr>
      </w:pPr>
    </w:p>
    <w:p w14:paraId="47B055ED" w14:textId="77777777" w:rsidR="001D1F78" w:rsidDel="00A26E84" w:rsidRDefault="001D1F78" w:rsidP="00E71ECD">
      <w:pPr>
        <w:ind w:firstLine="0"/>
        <w:jc w:val="center"/>
        <w:rPr>
          <w:del w:id="192" w:author="revisor" w:date="2019-10-28T16:49:00Z"/>
          <w:b/>
        </w:rPr>
      </w:pPr>
    </w:p>
    <w:p w14:paraId="52DD466E" w14:textId="77777777" w:rsidR="001D1F78" w:rsidDel="00A26E84" w:rsidRDefault="001D1F78" w:rsidP="00E71ECD">
      <w:pPr>
        <w:ind w:firstLine="0"/>
        <w:jc w:val="center"/>
        <w:rPr>
          <w:del w:id="193" w:author="revisor" w:date="2019-10-28T16:49:00Z"/>
          <w:b/>
        </w:rPr>
      </w:pPr>
    </w:p>
    <w:p w14:paraId="0DE3C1EE" w14:textId="77777777" w:rsidR="001D1F78" w:rsidDel="00A26E84" w:rsidRDefault="001D1F78" w:rsidP="00E71ECD">
      <w:pPr>
        <w:ind w:firstLine="0"/>
        <w:jc w:val="center"/>
        <w:rPr>
          <w:del w:id="194" w:author="revisor" w:date="2019-10-28T16:49:00Z"/>
          <w:b/>
        </w:rPr>
      </w:pPr>
    </w:p>
    <w:p w14:paraId="75938460" w14:textId="77777777" w:rsidR="001D1F78" w:rsidDel="00A26E84" w:rsidRDefault="001D1F78" w:rsidP="00E71ECD">
      <w:pPr>
        <w:ind w:firstLine="0"/>
        <w:jc w:val="center"/>
        <w:rPr>
          <w:del w:id="195" w:author="revisor" w:date="2019-10-28T16:49:00Z"/>
          <w:b/>
        </w:rPr>
      </w:pPr>
    </w:p>
    <w:p w14:paraId="374A4A91" w14:textId="77777777" w:rsidR="001D1F78" w:rsidDel="00A26E84" w:rsidRDefault="001D1F78" w:rsidP="00E71ECD">
      <w:pPr>
        <w:ind w:firstLine="0"/>
        <w:jc w:val="center"/>
        <w:rPr>
          <w:del w:id="196" w:author="revisor" w:date="2019-10-28T16:49:00Z"/>
          <w:b/>
        </w:rPr>
      </w:pPr>
    </w:p>
    <w:p w14:paraId="381B6189" w14:textId="77777777" w:rsidR="001D1F78" w:rsidDel="00A26E84" w:rsidRDefault="001D1F78" w:rsidP="00E71ECD">
      <w:pPr>
        <w:ind w:firstLine="0"/>
        <w:jc w:val="center"/>
        <w:rPr>
          <w:del w:id="197" w:author="revisor" w:date="2019-10-28T16:49:00Z"/>
          <w:b/>
        </w:rPr>
      </w:pPr>
    </w:p>
    <w:p w14:paraId="0D799BD7" w14:textId="77777777" w:rsidR="001D1F78" w:rsidDel="00A26E84" w:rsidRDefault="001D1F78" w:rsidP="00E71ECD">
      <w:pPr>
        <w:ind w:firstLine="0"/>
        <w:jc w:val="center"/>
        <w:rPr>
          <w:del w:id="198" w:author="revisor" w:date="2019-10-28T16:49:00Z"/>
          <w:b/>
        </w:rPr>
      </w:pPr>
    </w:p>
    <w:p w14:paraId="0D5C3D22" w14:textId="77777777" w:rsidR="001D1F78" w:rsidDel="00A26E84" w:rsidRDefault="001D1F78" w:rsidP="00E71ECD">
      <w:pPr>
        <w:ind w:firstLine="0"/>
        <w:jc w:val="center"/>
        <w:rPr>
          <w:del w:id="199" w:author="revisor" w:date="2019-10-28T16:49:00Z"/>
          <w:b/>
        </w:rPr>
      </w:pPr>
    </w:p>
    <w:p w14:paraId="26A1F368" w14:textId="77777777" w:rsidR="001D1F78" w:rsidDel="00A26E84" w:rsidRDefault="001D1F78" w:rsidP="00E71ECD">
      <w:pPr>
        <w:ind w:firstLine="0"/>
        <w:jc w:val="center"/>
        <w:rPr>
          <w:del w:id="200" w:author="revisor" w:date="2019-10-28T16:49:00Z"/>
          <w:b/>
        </w:rPr>
      </w:pPr>
    </w:p>
    <w:p w14:paraId="2E039D25" w14:textId="77777777" w:rsidR="001D1F78" w:rsidDel="00A26E84" w:rsidRDefault="001D1F78" w:rsidP="00E71ECD">
      <w:pPr>
        <w:ind w:firstLine="0"/>
        <w:jc w:val="center"/>
        <w:rPr>
          <w:del w:id="201" w:author="revisor" w:date="2019-10-28T16:49:00Z"/>
          <w:b/>
        </w:rPr>
      </w:pPr>
    </w:p>
    <w:p w14:paraId="5BB06F67" w14:textId="77777777" w:rsidR="001D1F78" w:rsidDel="00A26E84" w:rsidRDefault="001D1F78" w:rsidP="00E71ECD">
      <w:pPr>
        <w:ind w:firstLine="0"/>
        <w:jc w:val="center"/>
        <w:rPr>
          <w:del w:id="202" w:author="revisor" w:date="2019-10-28T16:49:00Z"/>
          <w:b/>
        </w:rPr>
      </w:pPr>
    </w:p>
    <w:p w14:paraId="1AAEAFE4" w14:textId="77777777" w:rsidR="001D1F78" w:rsidDel="00A26E84" w:rsidRDefault="001D1F78" w:rsidP="00E71ECD">
      <w:pPr>
        <w:ind w:firstLine="0"/>
        <w:jc w:val="center"/>
        <w:rPr>
          <w:del w:id="203" w:author="revisor" w:date="2019-10-28T16:49:00Z"/>
          <w:b/>
        </w:rPr>
      </w:pPr>
    </w:p>
    <w:p w14:paraId="3A9E7FC4" w14:textId="77777777" w:rsidR="001D1F78" w:rsidDel="00A26E84" w:rsidRDefault="001D1F78" w:rsidP="00E71ECD">
      <w:pPr>
        <w:ind w:firstLine="0"/>
        <w:jc w:val="center"/>
        <w:rPr>
          <w:del w:id="204" w:author="revisor" w:date="2019-10-28T16:49:00Z"/>
          <w:b/>
        </w:rPr>
      </w:pPr>
    </w:p>
    <w:p w14:paraId="6D98560C" w14:textId="77777777" w:rsidR="001D1F78" w:rsidDel="00A26E84" w:rsidRDefault="001D1F78" w:rsidP="00E71ECD">
      <w:pPr>
        <w:ind w:firstLine="0"/>
        <w:jc w:val="center"/>
        <w:rPr>
          <w:del w:id="205" w:author="revisor" w:date="2019-10-28T16:49:00Z"/>
          <w:b/>
        </w:rPr>
      </w:pPr>
    </w:p>
    <w:p w14:paraId="0829EE05" w14:textId="77777777" w:rsidR="001D1F78" w:rsidDel="00A26E84" w:rsidRDefault="001D1F78" w:rsidP="00E71ECD">
      <w:pPr>
        <w:ind w:firstLine="0"/>
        <w:jc w:val="center"/>
        <w:rPr>
          <w:del w:id="206" w:author="revisor" w:date="2019-10-28T16:49:00Z"/>
          <w:b/>
        </w:rPr>
      </w:pPr>
    </w:p>
    <w:p w14:paraId="4B9CD968" w14:textId="77777777" w:rsidR="001D1F78" w:rsidDel="00A26E84" w:rsidRDefault="001D1F78" w:rsidP="00E71ECD">
      <w:pPr>
        <w:ind w:firstLine="0"/>
        <w:jc w:val="center"/>
        <w:rPr>
          <w:del w:id="207" w:author="revisor" w:date="2019-10-28T16:49:00Z"/>
          <w:b/>
        </w:rPr>
      </w:pPr>
    </w:p>
    <w:p w14:paraId="5B4D4F55" w14:textId="77777777" w:rsidR="001D1F78" w:rsidDel="00A26E84" w:rsidRDefault="001D1F78" w:rsidP="00E71ECD">
      <w:pPr>
        <w:ind w:firstLine="0"/>
        <w:jc w:val="center"/>
        <w:rPr>
          <w:del w:id="208" w:author="revisor" w:date="2019-10-28T16:49:00Z"/>
          <w:b/>
        </w:rPr>
      </w:pPr>
    </w:p>
    <w:p w14:paraId="3FE966F1" w14:textId="77777777" w:rsidR="001D1F78" w:rsidDel="00A26E84" w:rsidRDefault="001D1F78" w:rsidP="00E71ECD">
      <w:pPr>
        <w:ind w:firstLine="0"/>
        <w:jc w:val="center"/>
        <w:rPr>
          <w:del w:id="209" w:author="revisor" w:date="2019-10-28T16:49:00Z"/>
          <w:b/>
        </w:rPr>
      </w:pPr>
    </w:p>
    <w:p w14:paraId="781EF713" w14:textId="77777777" w:rsidR="001D1F78" w:rsidDel="00A26E84" w:rsidRDefault="001D1F78" w:rsidP="00E71ECD">
      <w:pPr>
        <w:ind w:firstLine="0"/>
        <w:jc w:val="center"/>
        <w:rPr>
          <w:del w:id="210" w:author="revisor" w:date="2019-10-28T16:49:00Z"/>
          <w:b/>
        </w:rPr>
      </w:pPr>
    </w:p>
    <w:p w14:paraId="56F997B3" w14:textId="77777777" w:rsidR="001D1F78" w:rsidDel="00A26E84" w:rsidRDefault="001D1F78" w:rsidP="00E71ECD">
      <w:pPr>
        <w:ind w:firstLine="0"/>
        <w:jc w:val="center"/>
        <w:rPr>
          <w:del w:id="211" w:author="revisor" w:date="2019-10-28T16:49:00Z"/>
          <w:b/>
        </w:rPr>
      </w:pPr>
    </w:p>
    <w:p w14:paraId="403D9B59" w14:textId="77777777" w:rsidR="00A07DB4" w:rsidDel="00A26E84" w:rsidRDefault="00A07DB4" w:rsidP="000A6BA6">
      <w:pPr>
        <w:ind w:firstLine="0"/>
        <w:rPr>
          <w:del w:id="212" w:author="revisor" w:date="2019-10-28T16:49:00Z"/>
          <w:b/>
        </w:rPr>
      </w:pPr>
    </w:p>
    <w:p w14:paraId="167D7FB3" w14:textId="77777777" w:rsidR="000A6BA6" w:rsidDel="00A26E84" w:rsidRDefault="000A6BA6" w:rsidP="000A6BA6">
      <w:pPr>
        <w:ind w:firstLine="0"/>
        <w:rPr>
          <w:del w:id="213" w:author="revisor" w:date="2019-10-28T16:49:00Z"/>
          <w:b/>
        </w:rPr>
      </w:pPr>
    </w:p>
    <w:p w14:paraId="6798ABC0" w14:textId="77777777" w:rsidR="00A85F8E" w:rsidDel="00A26E84" w:rsidRDefault="00A85F8E" w:rsidP="000A6BA6">
      <w:pPr>
        <w:ind w:firstLine="0"/>
        <w:rPr>
          <w:del w:id="214" w:author="revisor" w:date="2019-10-28T16:49:00Z"/>
          <w:b/>
        </w:rPr>
      </w:pPr>
    </w:p>
    <w:p w14:paraId="6701C7A7" w14:textId="77777777" w:rsidR="007B2377" w:rsidRDefault="00BD6F12" w:rsidP="001D1F78">
      <w:pPr>
        <w:ind w:firstLine="0"/>
        <w:jc w:val="center"/>
        <w:rPr>
          <w:b/>
        </w:rPr>
      </w:pPr>
      <w:r>
        <w:rPr>
          <w:b/>
        </w:rPr>
        <w:t>SUMÁRIO</w:t>
      </w:r>
    </w:p>
    <w:sdt>
      <w:sdtPr>
        <w:rPr>
          <w:rFonts w:ascii="Times New Roman" w:eastAsiaTheme="minorHAnsi" w:hAnsi="Times New Roman" w:cstheme="minorBidi"/>
          <w:b w:val="0"/>
          <w:bCs w:val="0"/>
          <w:color w:val="auto"/>
          <w:sz w:val="24"/>
          <w:szCs w:val="22"/>
        </w:rPr>
        <w:id w:val="204156619"/>
        <w:docPartObj>
          <w:docPartGallery w:val="Table of Contents"/>
          <w:docPartUnique/>
        </w:docPartObj>
      </w:sdtPr>
      <w:sdtEndPr>
        <w:rPr>
          <w:rFonts w:cs="Times New Roman"/>
          <w:bCs/>
          <w:szCs w:val="24"/>
        </w:rPr>
      </w:sdtEndPr>
      <w:sdtContent>
        <w:p w14:paraId="4A5548E1" w14:textId="77777777" w:rsidR="00736797" w:rsidRPr="00736797" w:rsidRDefault="00736797" w:rsidP="00736797">
          <w:pPr>
            <w:pStyle w:val="CabealhodoSumrio"/>
            <w:rPr>
              <w:rFonts w:ascii="Times New Roman" w:hAnsi="Times New Roman"/>
            </w:rPr>
          </w:pPr>
        </w:p>
        <w:p w14:paraId="44D9B934" w14:textId="77777777" w:rsidR="00736797" w:rsidRPr="005D0215" w:rsidRDefault="00736797" w:rsidP="00736797">
          <w:pPr>
            <w:pStyle w:val="Sumrio1"/>
            <w:rPr>
              <w:b/>
            </w:rPr>
          </w:pPr>
          <w:proofErr w:type="gramStart"/>
          <w:r w:rsidRPr="005D0215">
            <w:rPr>
              <w:b/>
            </w:rPr>
            <w:t>1  INTRODUÇÃO</w:t>
          </w:r>
          <w:proofErr w:type="gramEnd"/>
          <w:r w:rsidRPr="005D0215">
            <w:rPr>
              <w:b/>
            </w:rPr>
            <w:ptab w:relativeTo="margin" w:alignment="right" w:leader="dot"/>
          </w:r>
          <w:r w:rsidRPr="005D0215">
            <w:rPr>
              <w:b/>
            </w:rPr>
            <w:t>12</w:t>
          </w:r>
        </w:p>
        <w:p w14:paraId="6FA2D515" w14:textId="77777777" w:rsidR="00736797" w:rsidRPr="005D0215" w:rsidRDefault="00736797" w:rsidP="00736797">
          <w:pPr>
            <w:pStyle w:val="Sumrio1"/>
            <w:rPr>
              <w:b/>
            </w:rPr>
          </w:pPr>
          <w:proofErr w:type="gramStart"/>
          <w:r w:rsidRPr="005D0215">
            <w:rPr>
              <w:b/>
            </w:rPr>
            <w:t>2  FUNDAMENTAÇÃO</w:t>
          </w:r>
          <w:proofErr w:type="gramEnd"/>
          <w:r w:rsidRPr="005D0215">
            <w:rPr>
              <w:b/>
            </w:rPr>
            <w:t xml:space="preserve"> TEÓRICA</w:t>
          </w:r>
          <w:r w:rsidRPr="005D0215">
            <w:rPr>
              <w:b/>
            </w:rPr>
            <w:ptab w:relativeTo="margin" w:alignment="right" w:leader="dot"/>
          </w:r>
          <w:r w:rsidRPr="005D0215">
            <w:rPr>
              <w:b/>
            </w:rPr>
            <w:t>14</w:t>
          </w:r>
        </w:p>
        <w:p w14:paraId="54D5749F" w14:textId="77777777" w:rsidR="00736797" w:rsidRPr="00736797" w:rsidRDefault="00736797" w:rsidP="00736797">
          <w:pPr>
            <w:pStyle w:val="Sumrio1"/>
            <w:ind w:left="216"/>
          </w:pPr>
          <w:r w:rsidRPr="00736797">
            <w:t>2.1 Avaliação docente na (</w:t>
          </w:r>
          <w:proofErr w:type="spellStart"/>
          <w:r w:rsidRPr="00736797">
            <w:t>EaD</w:t>
          </w:r>
          <w:proofErr w:type="spellEnd"/>
          <w:r w:rsidRPr="00736797">
            <w:t xml:space="preserve">) </w:t>
          </w:r>
          <w:r w:rsidRPr="00736797">
            <w:ptab w:relativeTo="margin" w:alignment="right" w:leader="dot"/>
          </w:r>
          <w:r w:rsidRPr="00736797">
            <w:t>14</w:t>
          </w:r>
        </w:p>
        <w:p w14:paraId="1BE7EA7B" w14:textId="77777777" w:rsidR="00736797" w:rsidRPr="00736797" w:rsidRDefault="00CB2D41" w:rsidP="00736797">
          <w:pPr>
            <w:pStyle w:val="Sumrio2"/>
            <w:ind w:left="432" w:firstLine="0"/>
            <w:rPr>
              <w:rFonts w:ascii="Times New Roman" w:hAnsi="Times New Roman" w:cs="Times New Roman"/>
              <w:b w:val="0"/>
            </w:rPr>
          </w:pPr>
          <w:r>
            <w:rPr>
              <w:rFonts w:ascii="Times New Roman" w:hAnsi="Times New Roman" w:cs="Times New Roman"/>
              <w:b w:val="0"/>
            </w:rPr>
            <w:t>2.2 Lóg</w:t>
          </w:r>
          <w:r w:rsidR="00736797">
            <w:rPr>
              <w:rFonts w:ascii="Times New Roman" w:hAnsi="Times New Roman" w:cs="Times New Roman"/>
              <w:b w:val="0"/>
            </w:rPr>
            <w:t xml:space="preserve">ica </w:t>
          </w:r>
          <w:proofErr w:type="spellStart"/>
          <w:r w:rsidR="00736797" w:rsidRPr="00736797">
            <w:rPr>
              <w:rFonts w:ascii="Times New Roman" w:hAnsi="Times New Roman" w:cs="Times New Roman"/>
              <w:b w:val="0"/>
              <w:i/>
            </w:rPr>
            <w:t>Fuzzy</w:t>
          </w:r>
          <w:proofErr w:type="spellEnd"/>
          <w:r w:rsidR="00736797" w:rsidRPr="00736797">
            <w:rPr>
              <w:rFonts w:ascii="Times New Roman" w:hAnsi="Times New Roman" w:cs="Times New Roman"/>
              <w:b w:val="0"/>
            </w:rPr>
            <w:ptab w:relativeTo="margin" w:alignment="right" w:leader="dot"/>
          </w:r>
          <w:r w:rsidR="005D0215">
            <w:rPr>
              <w:rFonts w:ascii="Times New Roman" w:hAnsi="Times New Roman" w:cs="Times New Roman"/>
              <w:b w:val="0"/>
            </w:rPr>
            <w:t>1</w:t>
          </w:r>
          <w:r w:rsidR="00736797" w:rsidRPr="00736797">
            <w:rPr>
              <w:rFonts w:ascii="Times New Roman" w:hAnsi="Times New Roman" w:cs="Times New Roman"/>
              <w:b w:val="0"/>
            </w:rPr>
            <w:t>5</w:t>
          </w:r>
        </w:p>
        <w:p w14:paraId="2B1B27AF" w14:textId="77777777" w:rsidR="00736797" w:rsidRPr="00736797" w:rsidRDefault="005D0215" w:rsidP="005D0215">
          <w:pPr>
            <w:pStyle w:val="Sumrio3"/>
            <w:ind w:left="446" w:firstLine="262"/>
            <w:rPr>
              <w:rFonts w:ascii="Times New Roman" w:hAnsi="Times New Roman" w:cs="Times New Roman"/>
            </w:rPr>
          </w:pPr>
          <w:r>
            <w:rPr>
              <w:rFonts w:ascii="Times New Roman" w:hAnsi="Times New Roman" w:cs="Times New Roman"/>
            </w:rPr>
            <w:t>2.2.1 Variáveis linguísticas</w:t>
          </w:r>
          <w:r w:rsidR="00736797" w:rsidRPr="00736797">
            <w:rPr>
              <w:rFonts w:ascii="Times New Roman" w:hAnsi="Times New Roman" w:cs="Times New Roman"/>
            </w:rPr>
            <w:ptab w:relativeTo="margin" w:alignment="right" w:leader="dot"/>
          </w:r>
          <w:r>
            <w:rPr>
              <w:rFonts w:ascii="Times New Roman" w:hAnsi="Times New Roman" w:cs="Times New Roman"/>
            </w:rPr>
            <w:t>19</w:t>
          </w:r>
        </w:p>
        <w:p w14:paraId="4BCE247D" w14:textId="77777777" w:rsidR="005D0215" w:rsidRPr="00736797" w:rsidRDefault="005D0215" w:rsidP="005D0215">
          <w:pPr>
            <w:pStyle w:val="Sumrio3"/>
            <w:ind w:left="446" w:firstLine="262"/>
            <w:rPr>
              <w:rFonts w:ascii="Times New Roman" w:hAnsi="Times New Roman" w:cs="Times New Roman"/>
            </w:rPr>
          </w:pPr>
          <w:r>
            <w:rPr>
              <w:rFonts w:ascii="Times New Roman" w:hAnsi="Times New Roman" w:cs="Times New Roman"/>
            </w:rPr>
            <w:t xml:space="preserve">2.2.2 </w:t>
          </w:r>
          <w:proofErr w:type="spellStart"/>
          <w:r>
            <w:rPr>
              <w:rFonts w:ascii="Times New Roman" w:hAnsi="Times New Roman" w:cs="Times New Roman"/>
            </w:rPr>
            <w:t>Fuzzificação</w:t>
          </w:r>
          <w:proofErr w:type="spellEnd"/>
          <w:r w:rsidRPr="00736797">
            <w:rPr>
              <w:rFonts w:ascii="Times New Roman" w:hAnsi="Times New Roman" w:cs="Times New Roman"/>
            </w:rPr>
            <w:ptab w:relativeTo="margin" w:alignment="right" w:leader="dot"/>
          </w:r>
          <w:r>
            <w:rPr>
              <w:rFonts w:ascii="Times New Roman" w:hAnsi="Times New Roman" w:cs="Times New Roman"/>
            </w:rPr>
            <w:t>20</w:t>
          </w:r>
        </w:p>
        <w:p w14:paraId="3E5AA6ED" w14:textId="77777777" w:rsidR="00C150D1" w:rsidRPr="00736797" w:rsidRDefault="00C150D1" w:rsidP="00C150D1">
          <w:pPr>
            <w:pStyle w:val="Sumrio3"/>
            <w:ind w:left="446" w:firstLine="262"/>
            <w:rPr>
              <w:rFonts w:ascii="Times New Roman" w:hAnsi="Times New Roman" w:cs="Times New Roman"/>
            </w:rPr>
          </w:pPr>
          <w:r>
            <w:rPr>
              <w:rFonts w:ascii="Times New Roman" w:hAnsi="Times New Roman" w:cs="Times New Roman"/>
            </w:rPr>
            <w:t>2.2.3 Base de regras</w:t>
          </w:r>
          <w:r w:rsidRPr="00736797">
            <w:rPr>
              <w:rFonts w:ascii="Times New Roman" w:hAnsi="Times New Roman" w:cs="Times New Roman"/>
            </w:rPr>
            <w:ptab w:relativeTo="margin" w:alignment="right" w:leader="dot"/>
          </w:r>
          <w:r>
            <w:rPr>
              <w:rFonts w:ascii="Times New Roman" w:hAnsi="Times New Roman" w:cs="Times New Roman"/>
            </w:rPr>
            <w:t>20</w:t>
          </w:r>
        </w:p>
        <w:p w14:paraId="36C2B1EF" w14:textId="77777777" w:rsidR="00C150D1" w:rsidRPr="00736797" w:rsidRDefault="00C150D1" w:rsidP="00C150D1">
          <w:pPr>
            <w:pStyle w:val="Sumrio3"/>
            <w:ind w:left="446" w:firstLine="262"/>
            <w:rPr>
              <w:rFonts w:ascii="Times New Roman" w:hAnsi="Times New Roman" w:cs="Times New Roman"/>
            </w:rPr>
          </w:pPr>
          <w:r>
            <w:rPr>
              <w:rFonts w:ascii="Times New Roman" w:hAnsi="Times New Roman" w:cs="Times New Roman"/>
            </w:rPr>
            <w:t>2.2.4 Inferência</w:t>
          </w:r>
          <w:r w:rsidRPr="00736797">
            <w:rPr>
              <w:rFonts w:ascii="Times New Roman" w:hAnsi="Times New Roman" w:cs="Times New Roman"/>
            </w:rPr>
            <w:ptab w:relativeTo="margin" w:alignment="right" w:leader="dot"/>
          </w:r>
          <w:r>
            <w:rPr>
              <w:rFonts w:ascii="Times New Roman" w:hAnsi="Times New Roman" w:cs="Times New Roman"/>
            </w:rPr>
            <w:t>20</w:t>
          </w:r>
        </w:p>
        <w:p w14:paraId="6630DD83" w14:textId="77777777" w:rsidR="006F7C03" w:rsidRPr="00736797" w:rsidRDefault="006F7C03" w:rsidP="006F7C03">
          <w:pPr>
            <w:pStyle w:val="Sumrio3"/>
            <w:ind w:left="446" w:firstLine="262"/>
            <w:rPr>
              <w:rFonts w:ascii="Times New Roman" w:hAnsi="Times New Roman" w:cs="Times New Roman"/>
            </w:rPr>
          </w:pPr>
          <w:r>
            <w:rPr>
              <w:rFonts w:ascii="Times New Roman" w:hAnsi="Times New Roman" w:cs="Times New Roman"/>
            </w:rPr>
            <w:t>2.2.5</w:t>
          </w:r>
          <w:r w:rsidR="007D368A">
            <w:rPr>
              <w:rFonts w:ascii="Times New Roman" w:hAnsi="Times New Roman" w:cs="Times New Roman"/>
            </w:rPr>
            <w:t xml:space="preserve"> </w:t>
          </w:r>
          <w:proofErr w:type="spellStart"/>
          <w:r w:rsidR="007D368A">
            <w:rPr>
              <w:rFonts w:ascii="Times New Roman" w:hAnsi="Times New Roman" w:cs="Times New Roman"/>
            </w:rPr>
            <w:t>De</w:t>
          </w:r>
          <w:r>
            <w:rPr>
              <w:rFonts w:ascii="Times New Roman" w:hAnsi="Times New Roman" w:cs="Times New Roman"/>
            </w:rPr>
            <w:t>fuz</w:t>
          </w:r>
          <w:r w:rsidR="007D368A">
            <w:rPr>
              <w:rFonts w:ascii="Times New Roman" w:hAnsi="Times New Roman" w:cs="Times New Roman"/>
            </w:rPr>
            <w:t>z</w:t>
          </w:r>
          <w:r>
            <w:rPr>
              <w:rFonts w:ascii="Times New Roman" w:hAnsi="Times New Roman" w:cs="Times New Roman"/>
            </w:rPr>
            <w:t>ificação</w:t>
          </w:r>
          <w:proofErr w:type="spellEnd"/>
          <w:r w:rsidRPr="00736797">
            <w:rPr>
              <w:rFonts w:ascii="Times New Roman" w:hAnsi="Times New Roman" w:cs="Times New Roman"/>
            </w:rPr>
            <w:ptab w:relativeTo="margin" w:alignment="right" w:leader="dot"/>
          </w:r>
          <w:r>
            <w:rPr>
              <w:rFonts w:ascii="Times New Roman" w:hAnsi="Times New Roman" w:cs="Times New Roman"/>
            </w:rPr>
            <w:t>21</w:t>
          </w:r>
        </w:p>
        <w:p w14:paraId="7BAED390" w14:textId="77777777" w:rsidR="006F7C03" w:rsidRPr="00736797" w:rsidRDefault="003873DB" w:rsidP="006F7C03">
          <w:pPr>
            <w:pStyle w:val="Sumrio1"/>
            <w:ind w:left="216"/>
          </w:pPr>
          <w:r>
            <w:t>2.3</w:t>
          </w:r>
          <w:r w:rsidR="006F7C03" w:rsidRPr="00736797">
            <w:t xml:space="preserve"> </w:t>
          </w:r>
          <w:r w:rsidR="006F7C03">
            <w:t xml:space="preserve">Implementação de sistemas de inferência </w:t>
          </w:r>
          <w:proofErr w:type="spellStart"/>
          <w:r w:rsidR="006F7C03" w:rsidRPr="006F7C03">
            <w:rPr>
              <w:i/>
            </w:rPr>
            <w:t>fuzzy</w:t>
          </w:r>
          <w:proofErr w:type="spellEnd"/>
          <w:r w:rsidR="006F7C03" w:rsidRPr="00736797">
            <w:t xml:space="preserve"> </w:t>
          </w:r>
          <w:r w:rsidR="006F7C03" w:rsidRPr="00736797">
            <w:ptab w:relativeTo="margin" w:alignment="right" w:leader="dot"/>
          </w:r>
          <w:r w:rsidR="006F7C03">
            <w:t>2</w:t>
          </w:r>
          <w:r w:rsidR="006F7C03" w:rsidRPr="00736797">
            <w:t>1</w:t>
          </w:r>
        </w:p>
        <w:p w14:paraId="7CF72781" w14:textId="77777777" w:rsidR="003349C8" w:rsidRPr="00736797" w:rsidRDefault="003349C8" w:rsidP="003349C8">
          <w:pPr>
            <w:pStyle w:val="Sumrio3"/>
            <w:ind w:left="446" w:firstLine="262"/>
            <w:rPr>
              <w:rFonts w:ascii="Times New Roman" w:hAnsi="Times New Roman" w:cs="Times New Roman"/>
            </w:rPr>
          </w:pPr>
          <w:r>
            <w:rPr>
              <w:rFonts w:ascii="Times New Roman" w:hAnsi="Times New Roman" w:cs="Times New Roman"/>
            </w:rPr>
            <w:t xml:space="preserve">2.3.1 </w:t>
          </w:r>
          <w:r w:rsidRPr="003349C8">
            <w:rPr>
              <w:rFonts w:ascii="Times New Roman" w:hAnsi="Times New Roman" w:cs="Times New Roman"/>
              <w:i/>
            </w:rPr>
            <w:t>Python</w:t>
          </w:r>
          <w:r w:rsidRPr="00736797">
            <w:rPr>
              <w:rFonts w:ascii="Times New Roman" w:hAnsi="Times New Roman" w:cs="Times New Roman"/>
            </w:rPr>
            <w:ptab w:relativeTo="margin" w:alignment="right" w:leader="dot"/>
          </w:r>
          <w:r>
            <w:rPr>
              <w:rFonts w:ascii="Times New Roman" w:hAnsi="Times New Roman" w:cs="Times New Roman"/>
            </w:rPr>
            <w:t>22</w:t>
          </w:r>
        </w:p>
        <w:p w14:paraId="30B38B28" w14:textId="77777777" w:rsidR="003349C8" w:rsidRPr="00736797" w:rsidRDefault="003349C8" w:rsidP="003349C8">
          <w:pPr>
            <w:pStyle w:val="Sumrio3"/>
            <w:ind w:left="446" w:firstLine="262"/>
            <w:rPr>
              <w:rFonts w:ascii="Times New Roman" w:hAnsi="Times New Roman" w:cs="Times New Roman"/>
            </w:rPr>
          </w:pPr>
          <w:r>
            <w:rPr>
              <w:rFonts w:ascii="Times New Roman" w:hAnsi="Times New Roman" w:cs="Times New Roman"/>
            </w:rPr>
            <w:t xml:space="preserve">2.3.2 </w:t>
          </w:r>
          <w:proofErr w:type="spellStart"/>
          <w:r w:rsidRPr="003349C8">
            <w:rPr>
              <w:rFonts w:ascii="Times New Roman" w:hAnsi="Times New Roman" w:cs="Times New Roman"/>
              <w:i/>
            </w:rPr>
            <w:t>NumPy</w:t>
          </w:r>
          <w:proofErr w:type="spellEnd"/>
          <w:r w:rsidRPr="00736797">
            <w:rPr>
              <w:rFonts w:ascii="Times New Roman" w:hAnsi="Times New Roman" w:cs="Times New Roman"/>
            </w:rPr>
            <w:ptab w:relativeTo="margin" w:alignment="right" w:leader="dot"/>
          </w:r>
          <w:r>
            <w:rPr>
              <w:rFonts w:ascii="Times New Roman" w:hAnsi="Times New Roman" w:cs="Times New Roman"/>
            </w:rPr>
            <w:t>22</w:t>
          </w:r>
        </w:p>
        <w:p w14:paraId="72EE4AC8" w14:textId="77777777" w:rsidR="003349C8" w:rsidRPr="00736797" w:rsidRDefault="003349C8" w:rsidP="003349C8">
          <w:pPr>
            <w:pStyle w:val="Sumrio3"/>
            <w:ind w:left="446" w:firstLine="262"/>
            <w:rPr>
              <w:rFonts w:ascii="Times New Roman" w:hAnsi="Times New Roman" w:cs="Times New Roman"/>
            </w:rPr>
          </w:pPr>
          <w:r>
            <w:rPr>
              <w:rFonts w:ascii="Times New Roman" w:hAnsi="Times New Roman" w:cs="Times New Roman"/>
            </w:rPr>
            <w:t xml:space="preserve">2.3.3 </w:t>
          </w:r>
          <w:proofErr w:type="spellStart"/>
          <w:r>
            <w:rPr>
              <w:rFonts w:ascii="Times New Roman" w:hAnsi="Times New Roman" w:cs="Times New Roman"/>
              <w:i/>
            </w:rPr>
            <w:t>Matplotlib</w:t>
          </w:r>
          <w:proofErr w:type="spellEnd"/>
          <w:r w:rsidRPr="00736797">
            <w:rPr>
              <w:rFonts w:ascii="Times New Roman" w:hAnsi="Times New Roman" w:cs="Times New Roman"/>
            </w:rPr>
            <w:ptab w:relativeTo="margin" w:alignment="right" w:leader="dot"/>
          </w:r>
          <w:r>
            <w:rPr>
              <w:rFonts w:ascii="Times New Roman" w:hAnsi="Times New Roman" w:cs="Times New Roman"/>
            </w:rPr>
            <w:t>22</w:t>
          </w:r>
        </w:p>
        <w:p w14:paraId="3AB7BEE9" w14:textId="77777777" w:rsidR="00EE034E" w:rsidRPr="00736797" w:rsidRDefault="00EE034E" w:rsidP="00EE034E">
          <w:pPr>
            <w:pStyle w:val="Sumrio1"/>
            <w:ind w:left="216"/>
          </w:pPr>
          <w:r>
            <w:t>2.4</w:t>
          </w:r>
          <w:r w:rsidRPr="00736797">
            <w:t xml:space="preserve"> </w:t>
          </w:r>
          <w:r>
            <w:t>Trabalhos correlatos</w:t>
          </w:r>
          <w:r w:rsidRPr="00736797">
            <w:ptab w:relativeTo="margin" w:alignment="right" w:leader="dot"/>
          </w:r>
          <w:r>
            <w:t>2</w:t>
          </w:r>
          <w:r w:rsidRPr="00736797">
            <w:t>1</w:t>
          </w:r>
        </w:p>
        <w:p w14:paraId="3623CBFC" w14:textId="77777777" w:rsidR="00144EEB" w:rsidRPr="005D0215" w:rsidRDefault="00144EEB" w:rsidP="00144EEB">
          <w:pPr>
            <w:pStyle w:val="Sumrio1"/>
            <w:rPr>
              <w:b/>
            </w:rPr>
          </w:pPr>
          <w:proofErr w:type="gramStart"/>
          <w:r>
            <w:rPr>
              <w:b/>
            </w:rPr>
            <w:t>3</w:t>
          </w:r>
          <w:r w:rsidRPr="005D0215">
            <w:rPr>
              <w:b/>
            </w:rPr>
            <w:t xml:space="preserve">  </w:t>
          </w:r>
          <w:r>
            <w:rPr>
              <w:b/>
            </w:rPr>
            <w:t>DESENVOLVIMENTO</w:t>
          </w:r>
          <w:proofErr w:type="gramEnd"/>
          <w:r w:rsidRPr="005D0215">
            <w:rPr>
              <w:b/>
            </w:rPr>
            <w:ptab w:relativeTo="margin" w:alignment="right" w:leader="dot"/>
          </w:r>
          <w:r>
            <w:rPr>
              <w:b/>
            </w:rPr>
            <w:t>26</w:t>
          </w:r>
        </w:p>
        <w:p w14:paraId="16554623" w14:textId="77777777" w:rsidR="00190DDA" w:rsidRPr="00736797" w:rsidRDefault="00190DDA" w:rsidP="00190DDA">
          <w:pPr>
            <w:pStyle w:val="Sumrio1"/>
            <w:ind w:left="216"/>
          </w:pPr>
          <w:r>
            <w:t>3</w:t>
          </w:r>
          <w:r w:rsidRPr="00736797">
            <w:t xml:space="preserve">.1 </w:t>
          </w:r>
          <w:r w:rsidR="00561E2F">
            <w:t>Elaboraçã</w:t>
          </w:r>
          <w:r w:rsidR="000B0852">
            <w:t>o</w:t>
          </w:r>
          <w:r>
            <w:t xml:space="preserve"> do questionário</w:t>
          </w:r>
          <w:r w:rsidRPr="00736797">
            <w:t xml:space="preserve"> </w:t>
          </w:r>
          <w:r w:rsidRPr="00736797">
            <w:ptab w:relativeTo="margin" w:alignment="right" w:leader="dot"/>
          </w:r>
          <w:r>
            <w:t>26</w:t>
          </w:r>
        </w:p>
        <w:p w14:paraId="60705A0B" w14:textId="77777777" w:rsidR="00E1764C" w:rsidRPr="00736797" w:rsidRDefault="00E1764C" w:rsidP="00E1764C">
          <w:pPr>
            <w:pStyle w:val="Sumrio1"/>
            <w:ind w:left="216"/>
          </w:pPr>
          <w:r>
            <w:t>3.2</w:t>
          </w:r>
          <w:r w:rsidRPr="00736797">
            <w:t xml:space="preserve"> </w:t>
          </w:r>
          <w:r w:rsidR="00561E2F">
            <w:t>Definição das v</w:t>
          </w:r>
          <w:r>
            <w:t>ariáveis linguísticas</w:t>
          </w:r>
          <w:r w:rsidRPr="00736797">
            <w:t xml:space="preserve"> </w:t>
          </w:r>
          <w:r w:rsidRPr="00736797">
            <w:ptab w:relativeTo="margin" w:alignment="right" w:leader="dot"/>
          </w:r>
          <w:r w:rsidR="007B605F">
            <w:t>32</w:t>
          </w:r>
        </w:p>
        <w:p w14:paraId="513B5414" w14:textId="77777777" w:rsidR="000B0852" w:rsidRPr="00736797" w:rsidRDefault="000B0852" w:rsidP="000B0852">
          <w:pPr>
            <w:pStyle w:val="Sumrio1"/>
            <w:ind w:left="216"/>
          </w:pPr>
          <w:r>
            <w:t>3</w:t>
          </w:r>
          <w:r w:rsidR="005926C5">
            <w:t>.3</w:t>
          </w:r>
          <w:r w:rsidRPr="00736797">
            <w:t xml:space="preserve"> </w:t>
          </w:r>
          <w:r>
            <w:t>Construção das bases de regras</w:t>
          </w:r>
          <w:r w:rsidRPr="00736797">
            <w:t xml:space="preserve"> </w:t>
          </w:r>
          <w:r w:rsidRPr="00736797">
            <w:ptab w:relativeTo="margin" w:alignment="right" w:leader="dot"/>
          </w:r>
          <w:r>
            <w:t>34</w:t>
          </w:r>
        </w:p>
        <w:p w14:paraId="6C15554F" w14:textId="77777777" w:rsidR="005926C5" w:rsidRPr="005D0215" w:rsidRDefault="005926C5" w:rsidP="005926C5">
          <w:pPr>
            <w:pStyle w:val="Sumrio1"/>
            <w:rPr>
              <w:b/>
            </w:rPr>
          </w:pPr>
          <w:proofErr w:type="gramStart"/>
          <w:r>
            <w:rPr>
              <w:b/>
            </w:rPr>
            <w:t>4</w:t>
          </w:r>
          <w:r w:rsidRPr="005D0215">
            <w:rPr>
              <w:b/>
            </w:rPr>
            <w:t xml:space="preserve">  </w:t>
          </w:r>
          <w:r>
            <w:rPr>
              <w:b/>
            </w:rPr>
            <w:t>RESULTADOS</w:t>
          </w:r>
          <w:proofErr w:type="gramEnd"/>
          <w:r>
            <w:rPr>
              <w:b/>
            </w:rPr>
            <w:t xml:space="preserve"> OBTIDOS</w:t>
          </w:r>
          <w:r w:rsidRPr="005D0215">
            <w:rPr>
              <w:b/>
            </w:rPr>
            <w:ptab w:relativeTo="margin" w:alignment="right" w:leader="dot"/>
          </w:r>
          <w:r>
            <w:rPr>
              <w:b/>
            </w:rPr>
            <w:t>42</w:t>
          </w:r>
        </w:p>
        <w:p w14:paraId="0976B3EF" w14:textId="77777777" w:rsidR="00F82B60" w:rsidRPr="00736797" w:rsidRDefault="00F82B60" w:rsidP="00F82B60">
          <w:pPr>
            <w:pStyle w:val="Sumrio1"/>
            <w:ind w:left="216"/>
          </w:pPr>
          <w:r>
            <w:t>4</w:t>
          </w:r>
          <w:r w:rsidRPr="00736797">
            <w:t xml:space="preserve">.1 </w:t>
          </w:r>
          <w:r>
            <w:t>Resultado do questionário</w:t>
          </w:r>
          <w:r w:rsidRPr="00736797">
            <w:t xml:space="preserve"> </w:t>
          </w:r>
          <w:r w:rsidRPr="00736797">
            <w:ptab w:relativeTo="margin" w:alignment="right" w:leader="dot"/>
          </w:r>
          <w:r>
            <w:t>43</w:t>
          </w:r>
        </w:p>
        <w:p w14:paraId="29E19198" w14:textId="77777777" w:rsidR="001A5BEB" w:rsidRPr="00736797" w:rsidRDefault="001A5BEB" w:rsidP="001A5BEB">
          <w:pPr>
            <w:pStyle w:val="Sumrio1"/>
            <w:ind w:left="216"/>
          </w:pPr>
          <w:r>
            <w:t>4.2</w:t>
          </w:r>
          <w:r w:rsidRPr="00736797">
            <w:t xml:space="preserve"> </w:t>
          </w:r>
          <w:r>
            <w:t>Resultados dos sistemas de inferência</w:t>
          </w:r>
          <w:r w:rsidRPr="00736797">
            <w:t xml:space="preserve"> </w:t>
          </w:r>
          <w:r w:rsidRPr="00736797">
            <w:ptab w:relativeTo="margin" w:alignment="right" w:leader="dot"/>
          </w:r>
          <w:r>
            <w:t>51</w:t>
          </w:r>
        </w:p>
        <w:p w14:paraId="4D9B4FC8" w14:textId="77777777" w:rsidR="00C872B7" w:rsidRPr="00736797" w:rsidRDefault="00C872B7" w:rsidP="00C872B7">
          <w:pPr>
            <w:pStyle w:val="Sumrio1"/>
            <w:ind w:left="216" w:firstLine="492"/>
          </w:pPr>
          <w:r>
            <w:t>4.2.1</w:t>
          </w:r>
          <w:r w:rsidRPr="00736797">
            <w:t xml:space="preserve"> </w:t>
          </w:r>
          <w:r>
            <w:t>Gráficos das variáveis de entrada</w:t>
          </w:r>
          <w:r w:rsidRPr="00736797">
            <w:t xml:space="preserve"> </w:t>
          </w:r>
          <w:r w:rsidRPr="00736797">
            <w:ptab w:relativeTo="margin" w:alignment="right" w:leader="dot"/>
          </w:r>
          <w:r>
            <w:t>5</w:t>
          </w:r>
          <w:r w:rsidR="00287716">
            <w:t>2</w:t>
          </w:r>
        </w:p>
        <w:p w14:paraId="5A508425" w14:textId="77777777" w:rsidR="00287716" w:rsidRPr="00736797" w:rsidRDefault="00287716" w:rsidP="00287716">
          <w:pPr>
            <w:pStyle w:val="Sumrio1"/>
            <w:ind w:left="216" w:firstLine="492"/>
          </w:pPr>
          <w:r>
            <w:t>4.2.2</w:t>
          </w:r>
          <w:r w:rsidRPr="00736797">
            <w:t xml:space="preserve"> </w:t>
          </w:r>
          <w:r>
            <w:t>Resultados dos sistemas de inferência</w:t>
          </w:r>
          <w:r w:rsidRPr="00736797">
            <w:t xml:space="preserve"> </w:t>
          </w:r>
          <w:r w:rsidRPr="00736797">
            <w:ptab w:relativeTo="margin" w:alignment="right" w:leader="dot"/>
          </w:r>
          <w:r>
            <w:t>60</w:t>
          </w:r>
        </w:p>
        <w:p w14:paraId="5DEA6D23" w14:textId="77777777" w:rsidR="00287716" w:rsidRPr="00736797" w:rsidRDefault="00287716" w:rsidP="00287716">
          <w:pPr>
            <w:pStyle w:val="Sumrio1"/>
            <w:ind w:left="216"/>
          </w:pPr>
          <w:r>
            <w:t>4</w:t>
          </w:r>
          <w:r w:rsidRPr="00736797">
            <w:t xml:space="preserve">.1 </w:t>
          </w:r>
          <w:r>
            <w:t>Discussão dos resultados</w:t>
          </w:r>
          <w:r w:rsidRPr="00736797">
            <w:t xml:space="preserve"> </w:t>
          </w:r>
          <w:r w:rsidRPr="00736797">
            <w:ptab w:relativeTo="margin" w:alignment="right" w:leader="dot"/>
          </w:r>
          <w:r>
            <w:t>61</w:t>
          </w:r>
        </w:p>
        <w:p w14:paraId="0569AE90" w14:textId="77777777" w:rsidR="00287716" w:rsidRPr="005D0215" w:rsidRDefault="00287716" w:rsidP="00287716">
          <w:pPr>
            <w:pStyle w:val="Sumrio1"/>
            <w:rPr>
              <w:b/>
            </w:rPr>
          </w:pPr>
          <w:proofErr w:type="gramStart"/>
          <w:r>
            <w:rPr>
              <w:b/>
            </w:rPr>
            <w:t>5</w:t>
          </w:r>
          <w:r w:rsidRPr="005D0215">
            <w:rPr>
              <w:b/>
            </w:rPr>
            <w:t xml:space="preserve">  </w:t>
          </w:r>
          <w:r>
            <w:rPr>
              <w:b/>
            </w:rPr>
            <w:t>CONSIDERAÇÕES</w:t>
          </w:r>
          <w:proofErr w:type="gramEnd"/>
          <w:r>
            <w:rPr>
              <w:b/>
            </w:rPr>
            <w:t xml:space="preserve"> FINAIS</w:t>
          </w:r>
          <w:r w:rsidRPr="005D0215">
            <w:rPr>
              <w:b/>
            </w:rPr>
            <w:ptab w:relativeTo="margin" w:alignment="right" w:leader="dot"/>
          </w:r>
          <w:r>
            <w:rPr>
              <w:b/>
            </w:rPr>
            <w:t>63</w:t>
          </w:r>
        </w:p>
        <w:p w14:paraId="425A6B6E" w14:textId="77777777" w:rsidR="007B2377" w:rsidRPr="00A80A11" w:rsidRDefault="00287716" w:rsidP="00A80A11">
          <w:pPr>
            <w:pStyle w:val="Sumrio1"/>
            <w:rPr>
              <w:b/>
            </w:rPr>
          </w:pPr>
          <w:r>
            <w:rPr>
              <w:b/>
            </w:rPr>
            <w:t>BIBLIOGRAFIA</w:t>
          </w:r>
          <w:r w:rsidRPr="005D0215">
            <w:rPr>
              <w:b/>
            </w:rPr>
            <w:ptab w:relativeTo="margin" w:alignment="right" w:leader="dot"/>
          </w:r>
          <w:r>
            <w:rPr>
              <w:b/>
            </w:rPr>
            <w:t>63</w:t>
          </w:r>
        </w:p>
      </w:sdtContent>
    </w:sdt>
    <w:p w14:paraId="21D83FBE" w14:textId="77777777" w:rsidR="007B2377" w:rsidRPr="00810060" w:rsidRDefault="007B2377" w:rsidP="003F2C2F">
      <w:pPr>
        <w:ind w:firstLine="0"/>
        <w:rPr>
          <w:b/>
        </w:rPr>
        <w:sectPr w:rsidR="007B2377" w:rsidRPr="00810060" w:rsidSect="003F2A8B">
          <w:headerReference w:type="default" r:id="rId14"/>
          <w:footerReference w:type="default" r:id="rId15"/>
          <w:pgSz w:w="11906" w:h="16838"/>
          <w:pgMar w:top="1701" w:right="1134" w:bottom="1134" w:left="1701" w:header="708" w:footer="708" w:gutter="0"/>
          <w:cols w:space="708"/>
          <w:docGrid w:linePitch="360"/>
        </w:sectPr>
      </w:pPr>
    </w:p>
    <w:p w14:paraId="00121B44" w14:textId="77777777" w:rsidR="00765695" w:rsidRPr="005D7EA6" w:rsidRDefault="00674022" w:rsidP="006D740F">
      <w:pPr>
        <w:pStyle w:val="Ttulo1"/>
      </w:pPr>
      <w:r w:rsidRPr="005D7EA6">
        <w:lastRenderedPageBreak/>
        <w:t>INTRODUÇÃO</w:t>
      </w:r>
    </w:p>
    <w:p w14:paraId="51ACBEDE" w14:textId="77777777" w:rsidR="00CA02DA" w:rsidRDefault="00CA02DA" w:rsidP="00814698">
      <w:pPr>
        <w:ind w:left="1134" w:firstLine="0"/>
        <w:rPr>
          <w:rFonts w:cs="Times New Roman"/>
          <w:szCs w:val="24"/>
        </w:rPr>
      </w:pPr>
    </w:p>
    <w:p w14:paraId="6B232935" w14:textId="77777777" w:rsidR="002E7CEC" w:rsidRPr="005D7EA6" w:rsidRDefault="002E7CEC" w:rsidP="00814698">
      <w:pPr>
        <w:ind w:left="1134" w:firstLine="0"/>
        <w:rPr>
          <w:rFonts w:cs="Times New Roman"/>
          <w:szCs w:val="24"/>
        </w:rPr>
      </w:pPr>
    </w:p>
    <w:p w14:paraId="3EF0C692" w14:textId="1EF0E002" w:rsidR="00204174" w:rsidRDefault="00814698" w:rsidP="00204174">
      <w:r w:rsidRPr="007B2377">
        <w:t xml:space="preserve">O processo de ensino-aprendizagem, por envolver tanto aspectos objetivos quanto subjetivos, </w:t>
      </w:r>
      <w:del w:id="215" w:author="revisor" w:date="2019-10-28T18:47:00Z">
        <w:r w:rsidRPr="007B2377" w:rsidDel="00D017D3">
          <w:delText>torna-se</w:delText>
        </w:r>
      </w:del>
      <w:ins w:id="216" w:author="revisor" w:date="2019-10-28T18:47:00Z">
        <w:r w:rsidR="00D017D3">
          <w:t xml:space="preserve">pode ser </w:t>
        </w:r>
      </w:ins>
      <w:ins w:id="217" w:author="revisor" w:date="2019-10-28T18:48:00Z">
        <w:r w:rsidR="00D017D3">
          <w:t>considerado</w:t>
        </w:r>
      </w:ins>
      <w:ins w:id="218" w:author="revisor" w:date="2019-10-28T18:47:00Z">
        <w:r w:rsidR="00D017D3">
          <w:t xml:space="preserve"> um</w:t>
        </w:r>
      </w:ins>
      <w:ins w:id="219" w:author="revisor" w:date="2019-10-28T18:48:00Z">
        <w:r w:rsidR="00D017D3">
          <w:t xml:space="preserve"> </w:t>
        </w:r>
      </w:ins>
      <w:del w:id="220" w:author="revisor" w:date="2019-10-28T18:48:00Z">
        <w:r w:rsidRPr="007B2377" w:rsidDel="00D017D3">
          <w:delText xml:space="preserve"> </w:delText>
        </w:r>
      </w:del>
      <w:ins w:id="221" w:author="revisor" w:date="2019-10-28T18:48:00Z">
        <w:r w:rsidR="00D017D3">
          <w:t xml:space="preserve">ambiente </w:t>
        </w:r>
      </w:ins>
      <w:ins w:id="222" w:author="revisor" w:date="2019-10-28T16:50:00Z">
        <w:r w:rsidR="00927F89">
          <w:t xml:space="preserve"> </w:t>
        </w:r>
      </w:ins>
      <w:del w:id="223" w:author="revisor" w:date="2019-10-28T16:50:00Z">
        <w:r w:rsidRPr="007B2377" w:rsidDel="00927F89">
          <w:delText xml:space="preserve">complexo </w:delText>
        </w:r>
      </w:del>
      <w:ins w:id="224" w:author="revisor" w:date="2019-10-28T16:50:00Z">
        <w:r w:rsidR="00927F89" w:rsidRPr="007B2377">
          <w:t>complex</w:t>
        </w:r>
      </w:ins>
      <w:ins w:id="225" w:author="revisor" w:date="2019-10-28T18:48:00Z">
        <w:r w:rsidR="00D017D3">
          <w:t>o</w:t>
        </w:r>
      </w:ins>
      <w:ins w:id="226" w:author="revisor" w:date="2019-10-28T16:50:00Z">
        <w:r w:rsidR="00927F89" w:rsidRPr="007B2377">
          <w:t xml:space="preserve"> </w:t>
        </w:r>
      </w:ins>
      <w:r w:rsidRPr="007B2377">
        <w:t xml:space="preserve">e </w:t>
      </w:r>
      <w:ins w:id="227" w:author="revisor" w:date="2019-10-28T18:48:00Z">
        <w:r w:rsidR="00D017D3">
          <w:t xml:space="preserve">que </w:t>
        </w:r>
      </w:ins>
      <w:r w:rsidRPr="007B2377">
        <w:t xml:space="preserve">traz consigo diversos elementos que precisam ser </w:t>
      </w:r>
      <w:ins w:id="228" w:author="revisor" w:date="2019-10-28T18:48:00Z">
        <w:r w:rsidR="00D017D3">
          <w:t xml:space="preserve">continuamente </w:t>
        </w:r>
      </w:ins>
      <w:r w:rsidRPr="007B2377">
        <w:t>avaliados</w:t>
      </w:r>
      <w:del w:id="229" w:author="revisor" w:date="2019-10-28T18:49:00Z">
        <w:r w:rsidRPr="007B2377" w:rsidDel="00D017D3">
          <w:delText xml:space="preserve"> tendo por base</w:delText>
        </w:r>
      </w:del>
      <w:ins w:id="230" w:author="revisor" w:date="2019-10-28T18:49:00Z">
        <w:r w:rsidR="00D017D3">
          <w:t xml:space="preserve">. </w:t>
        </w:r>
      </w:ins>
      <w:del w:id="231" w:author="revisor" w:date="2019-10-28T18:49:00Z">
        <w:r w:rsidRPr="007B2377" w:rsidDel="00D017D3">
          <w:delText xml:space="preserve"> a</w:delText>
        </w:r>
      </w:del>
      <w:ins w:id="232" w:author="revisor" w:date="2019-10-28T18:49:00Z">
        <w:r w:rsidR="00D017D3">
          <w:t>A</w:t>
        </w:r>
      </w:ins>
      <w:r w:rsidRPr="007B2377">
        <w:t>s diretrizes e concepções presentes em seu modelo de oferta</w:t>
      </w:r>
      <w:ins w:id="233" w:author="revisor" w:date="2019-10-28T18:49:00Z">
        <w:r w:rsidR="00D017D3">
          <w:t xml:space="preserve"> são as principais referências para a condução </w:t>
        </w:r>
      </w:ins>
      <w:ins w:id="234" w:author="revisor" w:date="2019-10-28T18:56:00Z">
        <w:r w:rsidR="000064B3">
          <w:t>do</w:t>
        </w:r>
      </w:ins>
      <w:ins w:id="235" w:author="revisor" w:date="2019-10-28T18:49:00Z">
        <w:r w:rsidR="00D017D3">
          <w:t xml:space="preserve"> processo avaliativo</w:t>
        </w:r>
      </w:ins>
      <w:ins w:id="236" w:author="revisor" w:date="2019-10-28T18:56:00Z">
        <w:r w:rsidR="000064B3">
          <w:t xml:space="preserve"> em </w:t>
        </w:r>
      </w:ins>
      <w:ins w:id="237" w:author="revisor" w:date="2019-10-28T20:49:00Z">
        <w:r w:rsidR="007F25B9">
          <w:t>foco</w:t>
        </w:r>
      </w:ins>
      <w:r w:rsidRPr="007B2377">
        <w:t xml:space="preserve">. </w:t>
      </w:r>
    </w:p>
    <w:p w14:paraId="636BACFE" w14:textId="77777777" w:rsidR="00D017D3" w:rsidRDefault="00814698" w:rsidP="00475167">
      <w:pPr>
        <w:rPr>
          <w:ins w:id="238" w:author="revisor" w:date="2019-10-28T18:50:00Z"/>
          <w:rFonts w:cs="Times New Roman"/>
          <w:szCs w:val="24"/>
        </w:rPr>
      </w:pPr>
      <w:r w:rsidRPr="005D7EA6">
        <w:rPr>
          <w:rFonts w:cs="Times New Roman"/>
          <w:szCs w:val="24"/>
        </w:rPr>
        <w:t>No contexto da Educação a Distância (</w:t>
      </w:r>
      <w:proofErr w:type="spellStart"/>
      <w:r w:rsidRPr="005D7EA6">
        <w:rPr>
          <w:rFonts w:cs="Times New Roman"/>
          <w:szCs w:val="24"/>
        </w:rPr>
        <w:t>EaD</w:t>
      </w:r>
      <w:proofErr w:type="spellEnd"/>
      <w:r w:rsidRPr="005D7EA6">
        <w:rPr>
          <w:rFonts w:cs="Times New Roman"/>
          <w:szCs w:val="24"/>
        </w:rPr>
        <w:t xml:space="preserve">), assim como na educação presencial, há que se identificar os elementos didático-metodológicos do processo de ensino-aprendizagem em curso para que seja possível avaliar o desempenho docente percebido pelo aluno. </w:t>
      </w:r>
    </w:p>
    <w:p w14:paraId="35FEB3AB" w14:textId="15662AAC" w:rsidR="00814698" w:rsidRPr="005D7EA6" w:rsidRDefault="00814698" w:rsidP="00475167">
      <w:pPr>
        <w:rPr>
          <w:rFonts w:cs="Times New Roman"/>
          <w:szCs w:val="24"/>
        </w:rPr>
      </w:pPr>
      <w:r w:rsidRPr="005D7EA6">
        <w:rPr>
          <w:rFonts w:cs="Times New Roman"/>
          <w:szCs w:val="24"/>
        </w:rPr>
        <w:t xml:space="preserve">Elementos característicos da </w:t>
      </w:r>
      <w:del w:id="239" w:author="revisor" w:date="2019-10-28T18:50:00Z">
        <w:r w:rsidRPr="005D7EA6" w:rsidDel="00D017D3">
          <w:rPr>
            <w:rFonts w:cs="Times New Roman"/>
            <w:szCs w:val="24"/>
          </w:rPr>
          <w:delText>modalidade</w:delText>
        </w:r>
      </w:del>
      <w:proofErr w:type="spellStart"/>
      <w:ins w:id="240" w:author="revisor" w:date="2019-10-28T18:50:00Z">
        <w:r w:rsidR="00D017D3">
          <w:rPr>
            <w:rFonts w:cs="Times New Roman"/>
            <w:szCs w:val="24"/>
          </w:rPr>
          <w:t>EaD</w:t>
        </w:r>
      </w:ins>
      <w:proofErr w:type="spellEnd"/>
      <w:r w:rsidRPr="005D7EA6">
        <w:rPr>
          <w:rFonts w:cs="Times New Roman"/>
          <w:szCs w:val="24"/>
        </w:rPr>
        <w:t xml:space="preserve">, como a quantidade e a qualidade da interação dos envolvidos por meio da tecnologia, a adequação dos conteúdos digitais disponibilizados nos ambientes virtuais de aprendizagem e </w:t>
      </w:r>
      <w:del w:id="241" w:author="revisor" w:date="2019-10-28T18:57:00Z">
        <w:r w:rsidRPr="005D7EA6" w:rsidDel="000064B3">
          <w:rPr>
            <w:rFonts w:cs="Times New Roman"/>
            <w:szCs w:val="24"/>
          </w:rPr>
          <w:delText>a</w:delText>
        </w:r>
        <w:r w:rsidR="004E46FB" w:rsidRPr="005D7EA6" w:rsidDel="000064B3">
          <w:rPr>
            <w:rFonts w:cs="Times New Roman"/>
            <w:szCs w:val="24"/>
          </w:rPr>
          <w:delText xml:space="preserve"> </w:delText>
        </w:r>
      </w:del>
      <w:del w:id="242" w:author="revisor" w:date="2019-10-28T18:50:00Z">
        <w:r w:rsidR="004E46FB" w:rsidRPr="007F4E20" w:rsidDel="00D017D3">
          <w:rPr>
            <w:rFonts w:cs="Times New Roman"/>
            <w:szCs w:val="24"/>
          </w:rPr>
          <w:delText>equivalência</w:delText>
        </w:r>
        <w:r w:rsidR="004E46FB" w:rsidRPr="005D7EA6" w:rsidDel="00D017D3">
          <w:rPr>
            <w:rFonts w:cs="Times New Roman"/>
            <w:szCs w:val="24"/>
          </w:rPr>
          <w:delText xml:space="preserve"> </w:delText>
        </w:r>
      </w:del>
      <w:ins w:id="243" w:author="revisor" w:date="2019-10-28T18:57:00Z">
        <w:r w:rsidR="000064B3">
          <w:rPr>
            <w:rFonts w:cs="Times New Roman"/>
            <w:szCs w:val="24"/>
          </w:rPr>
          <w:t xml:space="preserve">os </w:t>
        </w:r>
        <w:r w:rsidR="000064B3" w:rsidRPr="000064B3">
          <w:rPr>
            <w:rFonts w:cs="Times New Roman"/>
            <w:i/>
            <w:szCs w:val="24"/>
            <w:rPrChange w:id="244" w:author="revisor" w:date="2019-10-28T18:57:00Z">
              <w:rPr>
                <w:rFonts w:cs="Times New Roman"/>
                <w:szCs w:val="24"/>
              </w:rPr>
            </w:rPrChange>
          </w:rPr>
          <w:t>feedbacks</w:t>
        </w:r>
      </w:ins>
      <w:ins w:id="245" w:author="revisor" w:date="2019-10-28T18:50:00Z">
        <w:r w:rsidR="00D017D3" w:rsidRPr="005D7EA6">
          <w:rPr>
            <w:rFonts w:cs="Times New Roman"/>
            <w:szCs w:val="24"/>
          </w:rPr>
          <w:t xml:space="preserve"> </w:t>
        </w:r>
      </w:ins>
      <w:r w:rsidR="004E46FB" w:rsidRPr="005D7EA6">
        <w:rPr>
          <w:rFonts w:cs="Times New Roman"/>
          <w:szCs w:val="24"/>
        </w:rPr>
        <w:t xml:space="preserve">das avaliações </w:t>
      </w:r>
      <w:del w:id="246" w:author="revisor" w:date="2019-10-28T18:57:00Z">
        <w:r w:rsidR="004E46FB" w:rsidRPr="005D7EA6" w:rsidDel="000064B3">
          <w:rPr>
            <w:rFonts w:cs="Times New Roman"/>
            <w:szCs w:val="24"/>
          </w:rPr>
          <w:delText>com o conteúdo disponibilizado</w:delText>
        </w:r>
      </w:del>
      <w:ins w:id="247" w:author="revisor" w:date="2019-10-28T18:57:00Z">
        <w:r w:rsidR="000064B3">
          <w:rPr>
            <w:rFonts w:cs="Times New Roman"/>
            <w:szCs w:val="24"/>
          </w:rPr>
          <w:t xml:space="preserve">realizadas </w:t>
        </w:r>
        <w:r w:rsidR="000064B3" w:rsidRPr="000064B3">
          <w:rPr>
            <w:rFonts w:cs="Times New Roman"/>
            <w:i/>
            <w:szCs w:val="24"/>
            <w:rPrChange w:id="248" w:author="revisor" w:date="2019-10-28T18:58:00Z">
              <w:rPr>
                <w:rFonts w:cs="Times New Roman"/>
                <w:szCs w:val="24"/>
              </w:rPr>
            </w:rPrChange>
          </w:rPr>
          <w:t>online</w:t>
        </w:r>
      </w:ins>
      <w:ins w:id="249" w:author="revisor" w:date="2019-10-28T18:50:00Z">
        <w:r w:rsidR="00D017D3">
          <w:rPr>
            <w:rFonts w:cs="Times New Roman"/>
            <w:szCs w:val="24"/>
          </w:rPr>
          <w:t>,</w:t>
        </w:r>
      </w:ins>
      <w:r w:rsidR="000973B7">
        <w:rPr>
          <w:rFonts w:cs="Times New Roman"/>
          <w:szCs w:val="24"/>
        </w:rPr>
        <w:t xml:space="preserve"> </w:t>
      </w:r>
      <w:ins w:id="250" w:author="revisor" w:date="2019-10-28T16:51:00Z">
        <w:r w:rsidR="00927F89">
          <w:rPr>
            <w:rFonts w:cs="Times New Roman"/>
            <w:szCs w:val="24"/>
          </w:rPr>
          <w:t>demonstram aspectos pr</w:t>
        </w:r>
      </w:ins>
      <w:ins w:id="251" w:author="revisor" w:date="2019-10-28T16:52:00Z">
        <w:r w:rsidR="00927F89">
          <w:rPr>
            <w:rFonts w:cs="Times New Roman"/>
            <w:szCs w:val="24"/>
          </w:rPr>
          <w:t>óprios</w:t>
        </w:r>
      </w:ins>
      <w:ins w:id="252" w:author="revisor" w:date="2019-10-28T16:51:00Z">
        <w:r w:rsidR="00927F89">
          <w:rPr>
            <w:rFonts w:cs="Times New Roman"/>
            <w:szCs w:val="24"/>
          </w:rPr>
          <w:t xml:space="preserve"> da modalidade</w:t>
        </w:r>
      </w:ins>
      <w:ins w:id="253" w:author="revisor" w:date="2019-10-28T18:58:00Z">
        <w:r w:rsidR="000064B3">
          <w:rPr>
            <w:rFonts w:cs="Times New Roman"/>
            <w:szCs w:val="24"/>
          </w:rPr>
          <w:t>. Com isso,</w:t>
        </w:r>
      </w:ins>
      <w:ins w:id="254" w:author="revisor" w:date="2019-10-28T16:51:00Z">
        <w:r w:rsidR="00927F89">
          <w:rPr>
            <w:rFonts w:cs="Times New Roman"/>
            <w:szCs w:val="24"/>
          </w:rPr>
          <w:t xml:space="preserve"> torna</w:t>
        </w:r>
      </w:ins>
      <w:ins w:id="255" w:author="revisor" w:date="2019-10-28T16:52:00Z">
        <w:r w:rsidR="00F27B3A">
          <w:rPr>
            <w:rFonts w:cs="Times New Roman"/>
            <w:szCs w:val="24"/>
          </w:rPr>
          <w:t>-se</w:t>
        </w:r>
      </w:ins>
      <w:ins w:id="256" w:author="revisor" w:date="2019-10-28T16:51:00Z">
        <w:r w:rsidR="00927F89">
          <w:rPr>
            <w:rFonts w:cs="Times New Roman"/>
            <w:szCs w:val="24"/>
          </w:rPr>
          <w:t xml:space="preserve"> </w:t>
        </w:r>
      </w:ins>
      <w:del w:id="257" w:author="revisor" w:date="2019-10-28T16:51:00Z">
        <w:r w:rsidR="000973B7" w:rsidDel="00927F89">
          <w:rPr>
            <w:rFonts w:cs="Times New Roman"/>
            <w:szCs w:val="24"/>
          </w:rPr>
          <w:delText xml:space="preserve">faz </w:delText>
        </w:r>
      </w:del>
      <w:r w:rsidR="000973B7">
        <w:rPr>
          <w:rFonts w:cs="Times New Roman"/>
          <w:szCs w:val="24"/>
        </w:rPr>
        <w:t>necessári</w:t>
      </w:r>
      <w:del w:id="258" w:author="revisor" w:date="2019-10-28T16:51:00Z">
        <w:r w:rsidR="000973B7" w:rsidDel="00927F89">
          <w:rPr>
            <w:rFonts w:cs="Times New Roman"/>
            <w:szCs w:val="24"/>
          </w:rPr>
          <w:delText>o</w:delText>
        </w:r>
      </w:del>
      <w:ins w:id="259" w:author="revisor" w:date="2019-10-28T18:58:00Z">
        <w:r w:rsidR="00F27B3A">
          <w:rPr>
            <w:rFonts w:cs="Times New Roman"/>
            <w:szCs w:val="24"/>
          </w:rPr>
          <w:t xml:space="preserve">o planejar e conduzir processos avaliativos </w:t>
        </w:r>
      </w:ins>
      <w:del w:id="260" w:author="revisor" w:date="2019-10-28T18:58:00Z">
        <w:r w:rsidR="000973B7" w:rsidDel="00F27B3A">
          <w:rPr>
            <w:rFonts w:cs="Times New Roman"/>
            <w:szCs w:val="24"/>
          </w:rPr>
          <w:delText xml:space="preserve"> </w:delText>
        </w:r>
      </w:del>
      <w:del w:id="261" w:author="revisor" w:date="2019-10-28T16:52:00Z">
        <w:r w:rsidR="000973B7" w:rsidDel="00927F89">
          <w:rPr>
            <w:rFonts w:cs="Times New Roman"/>
            <w:szCs w:val="24"/>
          </w:rPr>
          <w:delText xml:space="preserve">uma </w:delText>
        </w:r>
      </w:del>
      <w:del w:id="262" w:author="revisor" w:date="2019-10-28T18:58:00Z">
        <w:r w:rsidR="000973B7" w:rsidDel="00F27B3A">
          <w:rPr>
            <w:rFonts w:cs="Times New Roman"/>
            <w:szCs w:val="24"/>
          </w:rPr>
          <w:delText>avaliaç</w:delText>
        </w:r>
      </w:del>
      <w:del w:id="263" w:author="revisor" w:date="2019-10-28T16:52:00Z">
        <w:r w:rsidR="000973B7" w:rsidDel="00927F89">
          <w:rPr>
            <w:rFonts w:cs="Times New Roman"/>
            <w:szCs w:val="24"/>
          </w:rPr>
          <w:delText>ão</w:delText>
        </w:r>
      </w:del>
      <w:del w:id="264" w:author="revisor" w:date="2019-10-28T18:58:00Z">
        <w:r w:rsidR="000973B7" w:rsidDel="00F27B3A">
          <w:rPr>
            <w:rFonts w:cs="Times New Roman"/>
            <w:szCs w:val="24"/>
          </w:rPr>
          <w:delText xml:space="preserve"> </w:delText>
        </w:r>
      </w:del>
      <w:r w:rsidR="000973B7">
        <w:rPr>
          <w:rFonts w:cs="Times New Roman"/>
          <w:szCs w:val="24"/>
        </w:rPr>
        <w:t>espec</w:t>
      </w:r>
      <w:del w:id="265" w:author="revisor" w:date="2019-10-28T16:52:00Z">
        <w:r w:rsidR="000973B7" w:rsidDel="00927F89">
          <w:rPr>
            <w:rFonts w:cs="Times New Roman"/>
            <w:szCs w:val="24"/>
          </w:rPr>
          <w:delText>i</w:delText>
        </w:r>
      </w:del>
      <w:ins w:id="266" w:author="revisor" w:date="2019-10-28T16:52:00Z">
        <w:r w:rsidR="00927F89">
          <w:rPr>
            <w:rFonts w:cs="Times New Roman"/>
            <w:szCs w:val="24"/>
          </w:rPr>
          <w:t>í</w:t>
        </w:r>
      </w:ins>
      <w:r w:rsidR="000973B7">
        <w:rPr>
          <w:rFonts w:cs="Times New Roman"/>
          <w:szCs w:val="24"/>
        </w:rPr>
        <w:t>fic</w:t>
      </w:r>
      <w:del w:id="267" w:author="revisor" w:date="2019-10-28T18:59:00Z">
        <w:r w:rsidR="000973B7" w:rsidDel="00F27B3A">
          <w:rPr>
            <w:rFonts w:cs="Times New Roman"/>
            <w:szCs w:val="24"/>
          </w:rPr>
          <w:delText>a</w:delText>
        </w:r>
      </w:del>
      <w:ins w:id="268" w:author="revisor" w:date="2019-10-28T18:59:00Z">
        <w:r w:rsidR="00F27B3A">
          <w:rPr>
            <w:rFonts w:cs="Times New Roman"/>
            <w:szCs w:val="24"/>
          </w:rPr>
          <w:t>os</w:t>
        </w:r>
      </w:ins>
      <w:r w:rsidR="000973B7">
        <w:rPr>
          <w:rFonts w:cs="Times New Roman"/>
          <w:szCs w:val="24"/>
        </w:rPr>
        <w:t xml:space="preserve"> </w:t>
      </w:r>
      <w:del w:id="269" w:author="revisor" w:date="2019-10-28T16:52:00Z">
        <w:r w:rsidR="000973B7" w:rsidDel="00927F89">
          <w:rPr>
            <w:rFonts w:cs="Times New Roman"/>
            <w:szCs w:val="24"/>
          </w:rPr>
          <w:delText xml:space="preserve">ao </w:delText>
        </w:r>
      </w:del>
      <w:ins w:id="270" w:author="revisor" w:date="2019-10-28T16:52:00Z">
        <w:r w:rsidR="00927F89">
          <w:rPr>
            <w:rFonts w:cs="Times New Roman"/>
            <w:szCs w:val="24"/>
          </w:rPr>
          <w:t xml:space="preserve">para cada </w:t>
        </w:r>
      </w:ins>
      <w:r w:rsidR="000973B7">
        <w:rPr>
          <w:rFonts w:cs="Times New Roman"/>
          <w:szCs w:val="24"/>
        </w:rPr>
        <w:t>modelo de oferta</w:t>
      </w:r>
      <w:ins w:id="271" w:author="revisor" w:date="2019-10-28T18:59:00Z">
        <w:r w:rsidR="00F27B3A">
          <w:rPr>
            <w:rFonts w:cs="Times New Roman"/>
            <w:szCs w:val="24"/>
          </w:rPr>
          <w:t xml:space="preserve"> pois </w:t>
        </w:r>
      </w:ins>
      <w:ins w:id="272" w:author="revisor" w:date="2019-10-28T20:51:00Z">
        <w:r w:rsidR="00B44607">
          <w:rPr>
            <w:rFonts w:cs="Times New Roman"/>
            <w:szCs w:val="24"/>
          </w:rPr>
          <w:t xml:space="preserve">dois modelos de </w:t>
        </w:r>
        <w:proofErr w:type="spellStart"/>
        <w:r w:rsidR="00B44607">
          <w:rPr>
            <w:rFonts w:cs="Times New Roman"/>
            <w:szCs w:val="24"/>
          </w:rPr>
          <w:t>EaD</w:t>
        </w:r>
      </w:ins>
      <w:proofErr w:type="spellEnd"/>
      <w:ins w:id="273" w:author="revisor" w:date="2019-10-28T18:59:00Z">
        <w:r w:rsidR="00F27B3A">
          <w:rPr>
            <w:rFonts w:cs="Times New Roman"/>
            <w:szCs w:val="24"/>
          </w:rPr>
          <w:t xml:space="preserve"> podem diferir </w:t>
        </w:r>
      </w:ins>
      <w:ins w:id="274" w:author="revisor" w:date="2019-10-28T20:50:00Z">
        <w:r w:rsidR="00B44607">
          <w:rPr>
            <w:rFonts w:cs="Times New Roman"/>
            <w:szCs w:val="24"/>
          </w:rPr>
          <w:t>consideravelmente, ainda que uti</w:t>
        </w:r>
      </w:ins>
      <w:ins w:id="275" w:author="revisor" w:date="2019-10-28T20:51:00Z">
        <w:r w:rsidR="00B44607">
          <w:rPr>
            <w:rFonts w:cs="Times New Roman"/>
            <w:szCs w:val="24"/>
          </w:rPr>
          <w:t xml:space="preserve">lizem os mesmos elementos em sua metodologia </w:t>
        </w:r>
      </w:ins>
      <w:ins w:id="276" w:author="revisor" w:date="2019-10-28T20:52:00Z">
        <w:r w:rsidR="00B44607">
          <w:rPr>
            <w:rFonts w:cs="Times New Roman"/>
            <w:szCs w:val="24"/>
          </w:rPr>
          <w:t>com</w:t>
        </w:r>
      </w:ins>
      <w:ins w:id="277" w:author="revisor" w:date="2019-10-28T20:51:00Z">
        <w:r w:rsidR="00B44607">
          <w:rPr>
            <w:rFonts w:cs="Times New Roman"/>
            <w:szCs w:val="24"/>
          </w:rPr>
          <w:t xml:space="preserve"> diferentes proporções, </w:t>
        </w:r>
      </w:ins>
      <w:ins w:id="278" w:author="revisor" w:date="2019-10-28T20:52:00Z">
        <w:r w:rsidR="00B44607">
          <w:rPr>
            <w:rFonts w:cs="Times New Roman"/>
            <w:szCs w:val="24"/>
          </w:rPr>
          <w:t xml:space="preserve">em </w:t>
        </w:r>
      </w:ins>
      <w:ins w:id="279" w:author="revisor" w:date="2019-10-28T20:51:00Z">
        <w:r w:rsidR="00B44607">
          <w:rPr>
            <w:rFonts w:cs="Times New Roman"/>
            <w:szCs w:val="24"/>
          </w:rPr>
          <w:t xml:space="preserve">diferentes momentos ou </w:t>
        </w:r>
      </w:ins>
      <w:ins w:id="280" w:author="revisor" w:date="2019-10-28T20:52:00Z">
        <w:r w:rsidR="00B44607">
          <w:rPr>
            <w:rFonts w:cs="Times New Roman"/>
            <w:szCs w:val="24"/>
          </w:rPr>
          <w:t>para diferentes propósitos</w:t>
        </w:r>
      </w:ins>
      <w:ins w:id="281" w:author="revisor" w:date="2019-10-28T18:59:00Z">
        <w:r w:rsidR="00F27B3A">
          <w:rPr>
            <w:rFonts w:cs="Times New Roman"/>
            <w:szCs w:val="24"/>
          </w:rPr>
          <w:t>.</w:t>
        </w:r>
      </w:ins>
      <w:del w:id="282" w:author="revisor" w:date="2019-10-28T18:59:00Z">
        <w:r w:rsidRPr="005D7EA6" w:rsidDel="00F27B3A">
          <w:rPr>
            <w:rFonts w:cs="Times New Roman"/>
            <w:szCs w:val="24"/>
          </w:rPr>
          <w:delText>.</w:delText>
        </w:r>
      </w:del>
    </w:p>
    <w:p w14:paraId="073F7ECA" w14:textId="1E2FA660" w:rsidR="00814698" w:rsidDel="00B44607" w:rsidRDefault="0088336B" w:rsidP="00475167">
      <w:pPr>
        <w:rPr>
          <w:del w:id="283" w:author="revisor" w:date="2019-10-28T20:53:00Z"/>
          <w:rFonts w:cs="Times New Roman"/>
          <w:szCs w:val="24"/>
        </w:rPr>
      </w:pPr>
      <w:r w:rsidRPr="005D7EA6">
        <w:rPr>
          <w:rFonts w:cs="Times New Roman"/>
          <w:szCs w:val="24"/>
        </w:rPr>
        <w:t xml:space="preserve">Atualmente o processo de avaliação docente nos cursos de graduação do Centro de Educação a Distancia (CEAD) da Unimontes </w:t>
      </w:r>
      <w:del w:id="284" w:author="revisor" w:date="2019-10-28T18:46:00Z">
        <w:r w:rsidRPr="005D7EA6" w:rsidDel="00D017D3">
          <w:rPr>
            <w:rFonts w:cs="Times New Roman"/>
            <w:szCs w:val="24"/>
          </w:rPr>
          <w:delText>ocorre através de médias aritméticas</w:delText>
        </w:r>
      </w:del>
      <w:ins w:id="285" w:author="revisor" w:date="2019-10-28T18:46:00Z">
        <w:r w:rsidR="00D017D3">
          <w:rPr>
            <w:rFonts w:cs="Times New Roman"/>
            <w:szCs w:val="24"/>
          </w:rPr>
          <w:t>utiliza análises</w:t>
        </w:r>
      </w:ins>
      <w:ins w:id="286" w:author="revisor" w:date="2019-10-28T18:50:00Z">
        <w:r w:rsidR="00B44607">
          <w:rPr>
            <w:rFonts w:cs="Times New Roman"/>
            <w:szCs w:val="24"/>
          </w:rPr>
          <w:t xml:space="preserve"> estatísticas descritivas.</w:t>
        </w:r>
      </w:ins>
      <w:ins w:id="287" w:author="revisor" w:date="2019-10-28T20:52:00Z">
        <w:r w:rsidR="00B44607">
          <w:rPr>
            <w:rFonts w:cs="Times New Roman"/>
            <w:szCs w:val="24"/>
          </w:rPr>
          <w:t xml:space="preserve"> Estas análises são comuns n</w:t>
        </w:r>
      </w:ins>
      <w:ins w:id="288" w:author="revisor" w:date="2019-10-28T18:50:00Z">
        <w:r w:rsidR="00D017D3">
          <w:rPr>
            <w:rFonts w:cs="Times New Roman"/>
            <w:szCs w:val="24"/>
          </w:rPr>
          <w:t>a maioria das institui</w:t>
        </w:r>
      </w:ins>
      <w:ins w:id="289" w:author="revisor" w:date="2019-10-28T18:51:00Z">
        <w:r w:rsidR="00D017D3">
          <w:rPr>
            <w:rFonts w:cs="Times New Roman"/>
            <w:szCs w:val="24"/>
          </w:rPr>
          <w:t xml:space="preserve">ções </w:t>
        </w:r>
      </w:ins>
      <w:ins w:id="290" w:author="revisor" w:date="2019-10-28T20:53:00Z">
        <w:r w:rsidR="00B44607">
          <w:rPr>
            <w:rFonts w:cs="Times New Roman"/>
            <w:szCs w:val="24"/>
          </w:rPr>
          <w:t xml:space="preserve">de ensino </w:t>
        </w:r>
      </w:ins>
      <w:ins w:id="291" w:author="revisor" w:date="2019-10-28T18:51:00Z">
        <w:r w:rsidR="00D017D3">
          <w:rPr>
            <w:rFonts w:cs="Times New Roman"/>
            <w:szCs w:val="24"/>
          </w:rPr>
          <w:t xml:space="preserve">e </w:t>
        </w:r>
      </w:ins>
      <w:ins w:id="292" w:author="revisor" w:date="2019-10-28T20:53:00Z">
        <w:r w:rsidR="00B44607">
          <w:rPr>
            <w:rFonts w:cs="Times New Roman"/>
            <w:szCs w:val="24"/>
          </w:rPr>
          <w:t>n</w:t>
        </w:r>
      </w:ins>
      <w:ins w:id="293" w:author="revisor" w:date="2019-10-28T18:51:00Z">
        <w:r w:rsidR="00D017D3">
          <w:rPr>
            <w:rFonts w:cs="Times New Roman"/>
            <w:szCs w:val="24"/>
          </w:rPr>
          <w:t xml:space="preserve">o próprio sistema </w:t>
        </w:r>
      </w:ins>
      <w:ins w:id="294" w:author="revisor" w:date="2019-10-28T20:53:00Z">
        <w:r w:rsidR="00B44607">
          <w:rPr>
            <w:rFonts w:cs="Times New Roman"/>
            <w:szCs w:val="24"/>
          </w:rPr>
          <w:t>de educação formal</w:t>
        </w:r>
      </w:ins>
      <w:r w:rsidRPr="005D7EA6">
        <w:rPr>
          <w:rFonts w:cs="Times New Roman"/>
          <w:szCs w:val="24"/>
        </w:rPr>
        <w:t>.</w:t>
      </w:r>
      <w:r w:rsidR="000B5919" w:rsidRPr="005D7EA6">
        <w:rPr>
          <w:rFonts w:cs="Times New Roman"/>
          <w:szCs w:val="24"/>
        </w:rPr>
        <w:t xml:space="preserve"> </w:t>
      </w:r>
      <w:del w:id="295" w:author="revisor" w:date="2019-10-28T18:52:00Z">
        <w:r w:rsidR="000B5919" w:rsidRPr="005D7EA6" w:rsidDel="00D017D3">
          <w:rPr>
            <w:rFonts w:cs="Times New Roman"/>
            <w:szCs w:val="24"/>
          </w:rPr>
          <w:delText>Técnica comum</w:delText>
        </w:r>
      </w:del>
      <w:ins w:id="296" w:author="revisor" w:date="2019-10-28T18:52:00Z">
        <w:r w:rsidR="00D017D3">
          <w:rPr>
            <w:rFonts w:cs="Times New Roman"/>
            <w:szCs w:val="24"/>
          </w:rPr>
          <w:t xml:space="preserve">São cálculos </w:t>
        </w:r>
      </w:ins>
      <w:del w:id="297" w:author="revisor" w:date="2019-10-28T18:52:00Z">
        <w:r w:rsidR="000B5919" w:rsidRPr="005D7EA6" w:rsidDel="00D017D3">
          <w:rPr>
            <w:rFonts w:cs="Times New Roman"/>
            <w:szCs w:val="24"/>
          </w:rPr>
          <w:delText xml:space="preserve"> em </w:delText>
        </w:r>
      </w:del>
      <w:del w:id="298" w:author="revisor" w:date="2019-10-28T20:53:00Z">
        <w:r w:rsidR="000B5919" w:rsidRPr="005D7EA6" w:rsidDel="00B44607">
          <w:rPr>
            <w:rFonts w:cs="Times New Roman"/>
            <w:szCs w:val="24"/>
          </w:rPr>
          <w:delText>processos de avaliação</w:delText>
        </w:r>
      </w:del>
      <w:ins w:id="299" w:author="revisor" w:date="2019-10-28T18:52:00Z">
        <w:r w:rsidR="00D017D3">
          <w:rPr>
            <w:rFonts w:cs="Times New Roman"/>
            <w:szCs w:val="24"/>
          </w:rPr>
          <w:t>em geral basead</w:t>
        </w:r>
      </w:ins>
      <w:ins w:id="300" w:author="revisor" w:date="2019-10-28T20:53:00Z">
        <w:r w:rsidR="00B44607">
          <w:rPr>
            <w:rFonts w:cs="Times New Roman"/>
            <w:szCs w:val="24"/>
          </w:rPr>
          <w:t>o</w:t>
        </w:r>
      </w:ins>
      <w:ins w:id="301" w:author="revisor" w:date="2019-10-28T18:52:00Z">
        <w:r w:rsidR="00D017D3">
          <w:rPr>
            <w:rFonts w:cs="Times New Roman"/>
            <w:szCs w:val="24"/>
          </w:rPr>
          <w:t>s em</w:t>
        </w:r>
      </w:ins>
      <w:ins w:id="302" w:author="revisor" w:date="2019-10-28T18:53:00Z">
        <w:r w:rsidR="00D017D3">
          <w:rPr>
            <w:rFonts w:cs="Times New Roman"/>
            <w:szCs w:val="24"/>
          </w:rPr>
          <w:t xml:space="preserve"> escores brutos com</w:t>
        </w:r>
      </w:ins>
      <w:ins w:id="303" w:author="revisor" w:date="2019-10-28T18:52:00Z">
        <w:r w:rsidR="00D017D3">
          <w:rPr>
            <w:rFonts w:cs="Times New Roman"/>
            <w:szCs w:val="24"/>
          </w:rPr>
          <w:t xml:space="preserve"> médias, desvios padrão, moda, mediana etc</w:t>
        </w:r>
      </w:ins>
      <w:ins w:id="304" w:author="revisor" w:date="2019-10-28T18:53:00Z">
        <w:r w:rsidR="00136217">
          <w:rPr>
            <w:rFonts w:cs="Times New Roman"/>
            <w:szCs w:val="24"/>
          </w:rPr>
          <w:t>.</w:t>
        </w:r>
      </w:ins>
      <w:del w:id="305" w:author="revisor" w:date="2019-10-28T18:53:00Z">
        <w:r w:rsidR="000B5919" w:rsidRPr="005D7EA6" w:rsidDel="00136217">
          <w:rPr>
            <w:rFonts w:cs="Times New Roman"/>
            <w:szCs w:val="24"/>
          </w:rPr>
          <w:delText>,</w:delText>
        </w:r>
      </w:del>
      <w:r w:rsidR="000B5919" w:rsidRPr="005D7EA6">
        <w:rPr>
          <w:rFonts w:cs="Times New Roman"/>
          <w:szCs w:val="24"/>
        </w:rPr>
        <w:t xml:space="preserve"> </w:t>
      </w:r>
      <w:del w:id="306" w:author="revisor" w:date="2019-10-28T18:53:00Z">
        <w:r w:rsidR="000B5919" w:rsidRPr="005D7EA6" w:rsidDel="00136217">
          <w:rPr>
            <w:rFonts w:cs="Times New Roman"/>
            <w:szCs w:val="24"/>
          </w:rPr>
          <w:delText xml:space="preserve">mas </w:delText>
        </w:r>
      </w:del>
      <w:ins w:id="307" w:author="revisor" w:date="2019-10-28T18:53:00Z">
        <w:r w:rsidR="00136217">
          <w:rPr>
            <w:rFonts w:cs="Times New Roman"/>
            <w:szCs w:val="24"/>
          </w:rPr>
          <w:t xml:space="preserve">Esta abordagem é </w:t>
        </w:r>
      </w:ins>
      <w:ins w:id="308" w:author="revisor" w:date="2019-10-28T18:54:00Z">
        <w:r w:rsidR="00136217">
          <w:rPr>
            <w:rFonts w:cs="Times New Roman"/>
            <w:szCs w:val="24"/>
          </w:rPr>
          <w:t xml:space="preserve">por um lado </w:t>
        </w:r>
      </w:ins>
      <w:ins w:id="309" w:author="revisor" w:date="2019-10-28T18:53:00Z">
        <w:r w:rsidR="00136217">
          <w:rPr>
            <w:rFonts w:cs="Times New Roman"/>
            <w:szCs w:val="24"/>
          </w:rPr>
          <w:t>importante</w:t>
        </w:r>
      </w:ins>
      <w:ins w:id="310" w:author="revisor" w:date="2019-10-28T18:54:00Z">
        <w:r w:rsidR="00136217">
          <w:rPr>
            <w:rFonts w:cs="Times New Roman"/>
            <w:szCs w:val="24"/>
          </w:rPr>
          <w:t>,</w:t>
        </w:r>
      </w:ins>
      <w:ins w:id="311" w:author="revisor" w:date="2019-10-28T18:53:00Z">
        <w:r w:rsidR="00136217">
          <w:rPr>
            <w:rFonts w:cs="Times New Roman"/>
            <w:szCs w:val="24"/>
          </w:rPr>
          <w:t xml:space="preserve"> mas</w:t>
        </w:r>
      </w:ins>
      <w:ins w:id="312" w:author="revisor" w:date="2019-10-28T18:54:00Z">
        <w:r w:rsidR="00136217">
          <w:rPr>
            <w:rFonts w:cs="Times New Roman"/>
            <w:szCs w:val="24"/>
          </w:rPr>
          <w:t xml:space="preserve"> por outro é </w:t>
        </w:r>
      </w:ins>
      <w:r w:rsidR="000B5919" w:rsidRPr="005D7EA6">
        <w:rPr>
          <w:rFonts w:cs="Times New Roman"/>
          <w:szCs w:val="24"/>
        </w:rPr>
        <w:t>limitada</w:t>
      </w:r>
      <w:ins w:id="313" w:author="revisor" w:date="2019-10-28T18:54:00Z">
        <w:r w:rsidR="00136217">
          <w:rPr>
            <w:rFonts w:cs="Times New Roman"/>
            <w:szCs w:val="24"/>
          </w:rPr>
          <w:t>,</w:t>
        </w:r>
      </w:ins>
      <w:r w:rsidR="000B5919" w:rsidRPr="005D7EA6">
        <w:rPr>
          <w:rFonts w:cs="Times New Roman"/>
          <w:szCs w:val="24"/>
        </w:rPr>
        <w:t xml:space="preserve"> </w:t>
      </w:r>
      <w:del w:id="314" w:author="revisor" w:date="2019-10-28T18:54:00Z">
        <w:r w:rsidR="000B5919" w:rsidRPr="005D7EA6" w:rsidDel="00136217">
          <w:rPr>
            <w:rFonts w:cs="Times New Roman"/>
            <w:szCs w:val="24"/>
          </w:rPr>
          <w:delText xml:space="preserve">por </w:delText>
        </w:r>
      </w:del>
      <w:ins w:id="315" w:author="revisor" w:date="2019-10-28T18:54:00Z">
        <w:r w:rsidR="00136217" w:rsidRPr="005D7EA6">
          <w:rPr>
            <w:rFonts w:cs="Times New Roman"/>
            <w:szCs w:val="24"/>
          </w:rPr>
          <w:t>po</w:t>
        </w:r>
        <w:r w:rsidR="00136217">
          <w:rPr>
            <w:rFonts w:cs="Times New Roman"/>
            <w:szCs w:val="24"/>
          </w:rPr>
          <w:t>sto que</w:t>
        </w:r>
        <w:r w:rsidR="00136217" w:rsidRPr="005D7EA6">
          <w:rPr>
            <w:rFonts w:cs="Times New Roman"/>
            <w:szCs w:val="24"/>
          </w:rPr>
          <w:t xml:space="preserve"> </w:t>
        </w:r>
      </w:ins>
      <w:r w:rsidR="000B5919" w:rsidRPr="005D7EA6">
        <w:rPr>
          <w:rFonts w:cs="Times New Roman"/>
          <w:szCs w:val="24"/>
        </w:rPr>
        <w:t>não consegu</w:t>
      </w:r>
      <w:ins w:id="316" w:author="revisor" w:date="2019-10-28T18:54:00Z">
        <w:r w:rsidR="00136217">
          <w:rPr>
            <w:rFonts w:cs="Times New Roman"/>
            <w:szCs w:val="24"/>
          </w:rPr>
          <w:t>e</w:t>
        </w:r>
      </w:ins>
      <w:del w:id="317" w:author="revisor" w:date="2019-10-28T18:54:00Z">
        <w:r w:rsidR="000B5919" w:rsidRPr="005D7EA6" w:rsidDel="00136217">
          <w:rPr>
            <w:rFonts w:cs="Times New Roman"/>
            <w:szCs w:val="24"/>
          </w:rPr>
          <w:delText>ir</w:delText>
        </w:r>
      </w:del>
      <w:r w:rsidR="000B5919" w:rsidRPr="005D7EA6">
        <w:rPr>
          <w:rFonts w:cs="Times New Roman"/>
          <w:szCs w:val="24"/>
        </w:rPr>
        <w:t xml:space="preserve"> por si só agregar aspectos subjetivos presentes no contexto de uma avaliação docente.</w:t>
      </w:r>
    </w:p>
    <w:p w14:paraId="29EFD2CB" w14:textId="5EB8A397" w:rsidR="00B65D3C" w:rsidDel="000064B3" w:rsidRDefault="00B65D3C" w:rsidP="00475167">
      <w:pPr>
        <w:rPr>
          <w:rFonts w:cs="Times New Roman"/>
          <w:szCs w:val="24"/>
        </w:rPr>
      </w:pPr>
      <w:moveFromRangeStart w:id="318" w:author="revisor" w:date="2019-10-28T18:56:00Z" w:name="move23181408"/>
      <w:moveFrom w:id="319" w:author="revisor" w:date="2019-10-28T18:56:00Z">
        <w:r w:rsidRPr="005D7EA6" w:rsidDel="000064B3">
          <w:rPr>
            <w:rFonts w:cs="Times New Roman"/>
            <w:szCs w:val="24"/>
          </w:rPr>
          <w:t>Segundo Kruse</w:t>
        </w:r>
        <w:r w:rsidR="00C17A85" w:rsidDel="000064B3">
          <w:rPr>
            <w:rFonts w:cs="Times New Roman"/>
            <w:szCs w:val="24"/>
          </w:rPr>
          <w:t xml:space="preserve"> </w:t>
        </w:r>
        <w:r w:rsidR="00A370B7" w:rsidRPr="00C17A85" w:rsidDel="000064B3">
          <w:rPr>
            <w:rFonts w:cs="Times New Roman"/>
            <w:i/>
            <w:szCs w:val="24"/>
          </w:rPr>
          <w:t>et al.</w:t>
        </w:r>
        <w:r w:rsidR="00682D0D" w:rsidDel="000064B3">
          <w:rPr>
            <w:rFonts w:cs="Times New Roman"/>
            <w:i/>
            <w:szCs w:val="24"/>
          </w:rPr>
          <w:t xml:space="preserve"> </w:t>
        </w:r>
        <w:r w:rsidRPr="005D7EA6" w:rsidDel="000064B3">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moveFrom>
    </w:p>
    <w:moveFromRangeEnd w:id="318"/>
    <w:p w14:paraId="004C59FA" w14:textId="2493333D" w:rsidR="000064B3" w:rsidRDefault="00A8070D" w:rsidP="00475167">
      <w:pPr>
        <w:rPr>
          <w:ins w:id="320" w:author="revisor" w:date="2019-10-28T18:56:00Z"/>
          <w:rFonts w:cs="Times New Roman"/>
          <w:szCs w:val="24"/>
        </w:rPr>
      </w:pPr>
      <w:r w:rsidRPr="005D7EA6">
        <w:rPr>
          <w:rFonts w:cs="Times New Roman"/>
          <w:szCs w:val="24"/>
        </w:rPr>
        <w:t xml:space="preserve">A teoria dos conjuntos </w:t>
      </w:r>
      <w:proofErr w:type="spellStart"/>
      <w:r w:rsidR="008C4351" w:rsidRPr="008C4351">
        <w:rPr>
          <w:rFonts w:cs="Times New Roman"/>
          <w:i/>
          <w:szCs w:val="24"/>
        </w:rPr>
        <w:t>fuzzy</w:t>
      </w:r>
      <w:proofErr w:type="spellEnd"/>
      <w:r w:rsidR="00A32FD7" w:rsidRPr="005D7EA6">
        <w:rPr>
          <w:rFonts w:cs="Times New Roman"/>
          <w:szCs w:val="24"/>
        </w:rPr>
        <w:t xml:space="preserve">, ou lógica nebulosa, </w:t>
      </w:r>
      <w:r w:rsidR="00CF6509" w:rsidRPr="005D7EA6">
        <w:rPr>
          <w:rFonts w:cs="Times New Roman"/>
          <w:szCs w:val="24"/>
        </w:rPr>
        <w:t xml:space="preserve">propõe uma alternativa </w:t>
      </w:r>
      <w:del w:id="321" w:author="revisor" w:date="2019-10-28T20:53:00Z">
        <w:r w:rsidR="00CF6509" w:rsidRPr="005D7EA6" w:rsidDel="00B44607">
          <w:rPr>
            <w:rFonts w:cs="Times New Roman"/>
            <w:szCs w:val="24"/>
          </w:rPr>
          <w:delText xml:space="preserve">à </w:delText>
        </w:r>
      </w:del>
      <w:ins w:id="322" w:author="revisor" w:date="2019-10-28T20:53:00Z">
        <w:r w:rsidR="00B44607">
          <w:rPr>
            <w:rFonts w:cs="Times New Roman"/>
            <w:szCs w:val="24"/>
          </w:rPr>
          <w:t xml:space="preserve">a essa </w:t>
        </w:r>
      </w:ins>
      <w:r w:rsidR="00CF6509" w:rsidRPr="005D7EA6">
        <w:rPr>
          <w:rFonts w:cs="Times New Roman"/>
          <w:szCs w:val="24"/>
        </w:rPr>
        <w:t xml:space="preserve">abordagem da lógica clássica, ou lógica booleana. A lógica </w:t>
      </w:r>
      <w:proofErr w:type="spellStart"/>
      <w:r w:rsidR="008C4351" w:rsidRPr="008C4351">
        <w:rPr>
          <w:rFonts w:cs="Times New Roman"/>
          <w:i/>
          <w:szCs w:val="24"/>
        </w:rPr>
        <w:t>fuzzy</w:t>
      </w:r>
      <w:proofErr w:type="spellEnd"/>
      <w:r w:rsidR="00CF6509" w:rsidRPr="005D7EA6">
        <w:rPr>
          <w:rFonts w:cs="Times New Roman"/>
          <w:szCs w:val="24"/>
        </w:rPr>
        <w:t xml:space="preserve"> possibilita inferir respostas a determinados problemas nos quais os aspectos subjetivos são incorporados </w:t>
      </w:r>
      <w:del w:id="323" w:author="revisor" w:date="2019-10-28T18:56:00Z">
        <w:r w:rsidR="00CF6509" w:rsidRPr="005D7EA6" w:rsidDel="000064B3">
          <w:rPr>
            <w:rFonts w:cs="Times New Roman"/>
            <w:szCs w:val="24"/>
          </w:rPr>
          <w:delText>quando da</w:delText>
        </w:r>
      </w:del>
      <w:ins w:id="324" w:author="revisor" w:date="2019-10-28T19:00:00Z">
        <w:r w:rsidR="00F27B3A">
          <w:rPr>
            <w:rFonts w:cs="Times New Roman"/>
            <w:szCs w:val="24"/>
          </w:rPr>
          <w:t>na etapa</w:t>
        </w:r>
      </w:ins>
      <w:ins w:id="325" w:author="revisor" w:date="2019-10-28T18:56:00Z">
        <w:r w:rsidR="000064B3">
          <w:rPr>
            <w:rFonts w:cs="Times New Roman"/>
            <w:szCs w:val="24"/>
          </w:rPr>
          <w:t xml:space="preserve"> de</w:t>
        </w:r>
      </w:ins>
      <w:r w:rsidR="00CF6509" w:rsidRPr="005D7EA6">
        <w:rPr>
          <w:rFonts w:cs="Times New Roman"/>
          <w:szCs w:val="24"/>
        </w:rPr>
        <w:t xml:space="preserve"> modelagem do contexto escolhido. </w:t>
      </w:r>
    </w:p>
    <w:p w14:paraId="70766D31" w14:textId="2111DE81" w:rsidR="004B2729" w:rsidRDefault="00A32FD7" w:rsidP="00475167">
      <w:pPr>
        <w:rPr>
          <w:ins w:id="326" w:author="revisor" w:date="2019-10-28T18:56:00Z"/>
          <w:rFonts w:cs="Times New Roman"/>
          <w:szCs w:val="24"/>
        </w:rPr>
      </w:pPr>
      <w:r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w:t>
      </w:r>
      <w:del w:id="327" w:author="revisor" w:date="2019-10-28T19:00:00Z">
        <w:r w:rsidR="009F62FF" w:rsidDel="00F27B3A">
          <w:rPr>
            <w:rFonts w:cs="Times New Roman"/>
            <w:szCs w:val="24"/>
          </w:rPr>
          <w:delText>permitindo assim que</w:delText>
        </w:r>
        <w:r w:rsidR="00794494" w:rsidRPr="005D7EA6" w:rsidDel="00F27B3A">
          <w:rPr>
            <w:rFonts w:cs="Times New Roman"/>
            <w:szCs w:val="24"/>
          </w:rPr>
          <w:delText xml:space="preserve"> se reproduza </w:delText>
        </w:r>
      </w:del>
      <w:ins w:id="328" w:author="revisor" w:date="2019-10-28T19:00:00Z">
        <w:r w:rsidR="00F27B3A">
          <w:rPr>
            <w:rFonts w:cs="Times New Roman"/>
            <w:szCs w:val="24"/>
          </w:rPr>
          <w:t xml:space="preserve">é possível capturar a </w:t>
        </w:r>
      </w:ins>
      <w:ins w:id="329" w:author="revisor" w:date="2019-10-28T19:01:00Z">
        <w:r w:rsidR="00F27B3A">
          <w:rPr>
            <w:rFonts w:cs="Times New Roman"/>
            <w:szCs w:val="24"/>
          </w:rPr>
          <w:t>subjetividade</w:t>
        </w:r>
      </w:ins>
      <w:ins w:id="330" w:author="revisor" w:date="2019-10-28T19:00:00Z">
        <w:r w:rsidR="00F27B3A">
          <w:rPr>
            <w:rFonts w:cs="Times New Roman"/>
            <w:szCs w:val="24"/>
          </w:rPr>
          <w:t xml:space="preserve"> </w:t>
        </w:r>
      </w:ins>
      <w:ins w:id="331" w:author="revisor" w:date="2019-10-28T20:54:00Z">
        <w:r w:rsidR="00B44607">
          <w:rPr>
            <w:rFonts w:cs="Times New Roman"/>
            <w:szCs w:val="24"/>
          </w:rPr>
          <w:t>d</w:t>
        </w:r>
      </w:ins>
      <w:r w:rsidR="00794494" w:rsidRPr="005D7EA6">
        <w:rPr>
          <w:rFonts w:cs="Times New Roman"/>
          <w:szCs w:val="24"/>
        </w:rPr>
        <w:t xml:space="preserve">o processo de tomada de decisão </w:t>
      </w:r>
      <w:del w:id="332" w:author="revisor" w:date="2019-10-28T20:54:00Z">
        <w:r w:rsidR="00794494" w:rsidRPr="005D7EA6" w:rsidDel="00B44607">
          <w:rPr>
            <w:rFonts w:cs="Times New Roman"/>
            <w:szCs w:val="24"/>
          </w:rPr>
          <w:delText xml:space="preserve">de </w:delText>
        </w:r>
      </w:del>
      <w:ins w:id="333" w:author="revisor" w:date="2019-10-28T20:54:00Z">
        <w:r w:rsidR="00B44607">
          <w:rPr>
            <w:rFonts w:cs="Times New Roman"/>
            <w:szCs w:val="24"/>
          </w:rPr>
          <w:t>presente em</w:t>
        </w:r>
        <w:r w:rsidR="00B44607" w:rsidRPr="005D7EA6">
          <w:rPr>
            <w:rFonts w:cs="Times New Roman"/>
            <w:szCs w:val="24"/>
          </w:rPr>
          <w:t xml:space="preserve"> </w:t>
        </w:r>
      </w:ins>
      <w:r w:rsidR="00794494" w:rsidRPr="005D7EA6">
        <w:rPr>
          <w:rFonts w:cs="Times New Roman"/>
          <w:szCs w:val="24"/>
        </w:rPr>
        <w:t>um especialista humano.</w:t>
      </w:r>
    </w:p>
    <w:p w14:paraId="117B5C06" w14:textId="77777777" w:rsidR="000064B3" w:rsidDel="00F27B3A" w:rsidRDefault="000064B3" w:rsidP="000064B3">
      <w:pPr>
        <w:rPr>
          <w:del w:id="334" w:author="revisor" w:date="2019-10-28T19:01:00Z"/>
          <w:rFonts w:cs="Times New Roman"/>
          <w:szCs w:val="24"/>
        </w:rPr>
      </w:pPr>
      <w:moveToRangeStart w:id="335" w:author="revisor" w:date="2019-10-28T18:56:00Z" w:name="move23181408"/>
      <w:moveTo w:id="336" w:author="revisor" w:date="2019-10-28T18:56:00Z">
        <w:r w:rsidRPr="005D7EA6">
          <w:rPr>
            <w:rFonts w:cs="Times New Roman"/>
            <w:szCs w:val="24"/>
          </w:rPr>
          <w:lastRenderedPageBreak/>
          <w:t xml:space="preserve">Segundo </w:t>
        </w:r>
        <w:proofErr w:type="spellStart"/>
        <w:r w:rsidRPr="005D7EA6">
          <w:rPr>
            <w:rFonts w:cs="Times New Roman"/>
            <w:szCs w:val="24"/>
          </w:rPr>
          <w:t>Kruse</w:t>
        </w:r>
        <w:proofErr w:type="spellEnd"/>
        <w:r>
          <w:rPr>
            <w:rFonts w:cs="Times New Roman"/>
            <w:szCs w:val="24"/>
          </w:rPr>
          <w:t xml:space="preserve"> </w:t>
        </w:r>
        <w:r w:rsidRPr="00C17A85">
          <w:rPr>
            <w:rFonts w:cs="Times New Roman"/>
            <w:i/>
            <w:szCs w:val="24"/>
          </w:rPr>
          <w:t>et al.</w:t>
        </w:r>
        <w:r>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moveTo>
    </w:p>
    <w:moveToRangeEnd w:id="335"/>
    <w:p w14:paraId="6C519984" w14:textId="77777777" w:rsidR="000064B3" w:rsidRPr="005D7EA6" w:rsidRDefault="000064B3" w:rsidP="00475167">
      <w:pPr>
        <w:rPr>
          <w:rFonts w:cs="Times New Roman"/>
          <w:szCs w:val="24"/>
        </w:rPr>
      </w:pPr>
    </w:p>
    <w:p w14:paraId="0A47DA87" w14:textId="1C23EFFB" w:rsidR="00437A25" w:rsidRPr="005D7EA6" w:rsidRDefault="00437A25" w:rsidP="00475167">
      <w:pPr>
        <w:rPr>
          <w:rFonts w:cs="Times New Roman"/>
          <w:szCs w:val="24"/>
        </w:rPr>
      </w:pPr>
      <w:del w:id="337" w:author="revisor" w:date="2019-10-28T20:54:00Z">
        <w:r w:rsidDel="00B44607">
          <w:rPr>
            <w:rFonts w:cs="Times New Roman"/>
            <w:szCs w:val="24"/>
          </w:rPr>
          <w:delText xml:space="preserve">Segundo </w:delText>
        </w:r>
      </w:del>
      <w:proofErr w:type="spellStart"/>
      <w:r w:rsidR="00773CBF">
        <w:rPr>
          <w:rFonts w:cs="Times New Roman"/>
          <w:szCs w:val="24"/>
        </w:rPr>
        <w:t>L’</w:t>
      </w:r>
      <w:r>
        <w:rPr>
          <w:rFonts w:cs="Times New Roman"/>
          <w:szCs w:val="24"/>
        </w:rPr>
        <w:t>Erari</w:t>
      </w:r>
      <w:r w:rsidR="00773CBF">
        <w:rPr>
          <w:rFonts w:cs="Times New Roman"/>
          <w:szCs w:val="24"/>
        </w:rPr>
        <w:t>o</w:t>
      </w:r>
      <w:proofErr w:type="spellEnd"/>
      <w:r>
        <w:rPr>
          <w:rFonts w:cs="Times New Roman"/>
          <w:szCs w:val="24"/>
        </w:rPr>
        <w:t xml:space="preserve"> e </w:t>
      </w:r>
      <w:proofErr w:type="spellStart"/>
      <w:r>
        <w:rPr>
          <w:rFonts w:cs="Times New Roman"/>
          <w:szCs w:val="24"/>
        </w:rPr>
        <w:t>Fabri</w:t>
      </w:r>
      <w:proofErr w:type="spellEnd"/>
      <w:r>
        <w:rPr>
          <w:rFonts w:cs="Times New Roman"/>
          <w:szCs w:val="24"/>
        </w:rPr>
        <w:t xml:space="preserve"> (2004) </w:t>
      </w:r>
      <w:ins w:id="338" w:author="revisor" w:date="2019-10-28T20:54:00Z">
        <w:r w:rsidR="00B44607">
          <w:rPr>
            <w:rFonts w:cs="Times New Roman"/>
            <w:szCs w:val="24"/>
          </w:rPr>
          <w:t xml:space="preserve">afirmam que </w:t>
        </w:r>
      </w:ins>
      <w:r>
        <w:rPr>
          <w:rFonts w:cs="Times New Roman"/>
          <w:szCs w:val="24"/>
        </w:rPr>
        <w:t>é importante verificar</w:t>
      </w:r>
      <w:r w:rsidR="00BD4357">
        <w:rPr>
          <w:rFonts w:cs="Times New Roman"/>
          <w:szCs w:val="24"/>
        </w:rPr>
        <w:t xml:space="preserve"> em instituições de ensino</w:t>
      </w:r>
      <w:r>
        <w:rPr>
          <w:rFonts w:cs="Times New Roman"/>
          <w:szCs w:val="24"/>
        </w:rPr>
        <w:t xml:space="preserve"> o grau de satisfação dos alunos quanto a</w:t>
      </w:r>
      <w:ins w:id="339" w:author="revisor" w:date="2019-10-28T20:55:00Z">
        <w:r w:rsidR="00B44607">
          <w:rPr>
            <w:rFonts w:cs="Times New Roman"/>
            <w:szCs w:val="24"/>
          </w:rPr>
          <w:t>os</w:t>
        </w:r>
      </w:ins>
      <w:r>
        <w:rPr>
          <w:rFonts w:cs="Times New Roman"/>
          <w:szCs w:val="24"/>
        </w:rPr>
        <w:t xml:space="preserve"> seus professores. No trabalho que desenvolvem é apresentado um modelo de avaliação docente onde são considerados fatores como a assiduidade do professor, </w:t>
      </w:r>
      <w:ins w:id="340" w:author="revisor" w:date="2019-10-28T20:55:00Z">
        <w:r w:rsidR="00B44607">
          <w:rPr>
            <w:rFonts w:cs="Times New Roman"/>
            <w:szCs w:val="24"/>
          </w:rPr>
          <w:t xml:space="preserve">a sua </w:t>
        </w:r>
      </w:ins>
      <w:r w:rsidR="006754BF">
        <w:rPr>
          <w:rFonts w:cs="Times New Roman"/>
          <w:szCs w:val="24"/>
        </w:rPr>
        <w:t>frequência</w:t>
      </w:r>
      <w:r>
        <w:rPr>
          <w:rFonts w:cs="Times New Roman"/>
          <w:szCs w:val="24"/>
        </w:rPr>
        <w:t xml:space="preserve"> e </w:t>
      </w:r>
      <w:del w:id="341" w:author="revisor" w:date="2019-10-28T20:55:00Z">
        <w:r w:rsidDel="00B44607">
          <w:rPr>
            <w:rFonts w:cs="Times New Roman"/>
            <w:szCs w:val="24"/>
          </w:rPr>
          <w:delText>didática</w:delText>
        </w:r>
      </w:del>
      <w:ins w:id="342" w:author="revisor" w:date="2019-10-28T20:55:00Z">
        <w:r w:rsidR="00B44607">
          <w:rPr>
            <w:rFonts w:cs="Times New Roman"/>
            <w:szCs w:val="24"/>
          </w:rPr>
          <w:t>a sua didática</w:t>
        </w:r>
      </w:ins>
      <w:r>
        <w:rPr>
          <w:rFonts w:cs="Times New Roman"/>
          <w:szCs w:val="24"/>
        </w:rPr>
        <w:t xml:space="preserve">. De acordo com os autores valores numéricos atribuídos aos fatores citados não traduzem a realidade quanto </w:t>
      </w:r>
      <w:del w:id="343" w:author="revisor" w:date="2019-10-28T20:55:00Z">
        <w:r w:rsidDel="00EF0113">
          <w:rPr>
            <w:rFonts w:cs="Times New Roman"/>
            <w:szCs w:val="24"/>
          </w:rPr>
          <w:delText>a</w:delText>
        </w:r>
      </w:del>
      <w:ins w:id="344" w:author="revisor" w:date="2019-10-28T20:55:00Z">
        <w:r w:rsidR="00EF0113">
          <w:rPr>
            <w:rFonts w:cs="Times New Roman"/>
            <w:szCs w:val="24"/>
          </w:rPr>
          <w:t>à</w:t>
        </w:r>
      </w:ins>
      <w:r>
        <w:rPr>
          <w:rFonts w:cs="Times New Roman"/>
          <w:szCs w:val="24"/>
        </w:rPr>
        <w:t xml:space="preserve"> satisfação dos alunos em relação ao corpo docente. Com base nesse problema fazem uso no modelo desenvolvido de conjuntos </w:t>
      </w:r>
      <w:proofErr w:type="spellStart"/>
      <w:r w:rsidR="008C4351" w:rsidRPr="008C4351">
        <w:rPr>
          <w:rFonts w:cs="Times New Roman"/>
          <w:i/>
          <w:szCs w:val="24"/>
        </w:rPr>
        <w:t>fuzzy</w:t>
      </w:r>
      <w:proofErr w:type="spellEnd"/>
      <w:r>
        <w:rPr>
          <w:rFonts w:cs="Times New Roman"/>
          <w:szCs w:val="24"/>
        </w:rPr>
        <w:t xml:space="preserve"> para qualificar linguisticamente a satisfação dos discentes.</w:t>
      </w:r>
    </w:p>
    <w:p w14:paraId="01972BE9" w14:textId="3AFFC6C5" w:rsidR="00F4275A" w:rsidRPr="005D7EA6" w:rsidRDefault="0025626B" w:rsidP="002E7CEC">
      <w:pPr>
        <w:rPr>
          <w:rFonts w:cs="Times New Roman"/>
          <w:szCs w:val="24"/>
        </w:rPr>
      </w:pPr>
      <w:r>
        <w:rPr>
          <w:rFonts w:cs="Times New Roman"/>
          <w:szCs w:val="24"/>
        </w:rPr>
        <w:t xml:space="preserve">O documento </w:t>
      </w:r>
      <w:ins w:id="345" w:author="revisor" w:date="2019-10-28T20:55:00Z">
        <w:r w:rsidR="00EF0113">
          <w:rPr>
            <w:rFonts w:cs="Times New Roman"/>
            <w:szCs w:val="24"/>
          </w:rPr>
          <w:t>intitulado “</w:t>
        </w:r>
      </w:ins>
      <w:r w:rsidR="006754BF">
        <w:rPr>
          <w:rFonts w:cs="Times New Roman"/>
          <w:szCs w:val="24"/>
        </w:rPr>
        <w:t xml:space="preserve">Referenciais </w:t>
      </w:r>
      <w:del w:id="346" w:author="revisor" w:date="2019-10-28T20:56:00Z">
        <w:r w:rsidR="006754BF" w:rsidDel="00EF0113">
          <w:rPr>
            <w:rFonts w:cs="Times New Roman"/>
            <w:szCs w:val="24"/>
          </w:rPr>
          <w:delText xml:space="preserve">De </w:delText>
        </w:r>
      </w:del>
      <w:ins w:id="347" w:author="revisor" w:date="2019-10-28T20:56:00Z">
        <w:r w:rsidR="00EF0113">
          <w:rPr>
            <w:rFonts w:cs="Times New Roman"/>
            <w:szCs w:val="24"/>
          </w:rPr>
          <w:t xml:space="preserve">de </w:t>
        </w:r>
      </w:ins>
      <w:r w:rsidR="006754BF">
        <w:rPr>
          <w:rFonts w:cs="Times New Roman"/>
          <w:szCs w:val="24"/>
        </w:rPr>
        <w:t xml:space="preserve">Qualidade </w:t>
      </w:r>
      <w:del w:id="348" w:author="revisor" w:date="2019-10-28T20:56:00Z">
        <w:r w:rsidR="006754BF" w:rsidDel="00EF0113">
          <w:rPr>
            <w:rFonts w:cs="Times New Roman"/>
            <w:szCs w:val="24"/>
          </w:rPr>
          <w:delText xml:space="preserve">Da </w:delText>
        </w:r>
      </w:del>
      <w:ins w:id="349" w:author="revisor" w:date="2019-10-28T20:56:00Z">
        <w:r w:rsidR="00EF0113">
          <w:rPr>
            <w:rFonts w:cs="Times New Roman"/>
            <w:szCs w:val="24"/>
          </w:rPr>
          <w:t xml:space="preserve">da </w:t>
        </w:r>
      </w:ins>
      <w:r w:rsidR="006754BF">
        <w:rPr>
          <w:rFonts w:cs="Times New Roman"/>
          <w:szCs w:val="24"/>
        </w:rPr>
        <w:t xml:space="preserve">Educação </w:t>
      </w:r>
      <w:r>
        <w:rPr>
          <w:rFonts w:cs="Times New Roman"/>
          <w:szCs w:val="24"/>
        </w:rPr>
        <w:t xml:space="preserve">a </w:t>
      </w:r>
      <w:r w:rsidR="006754BF">
        <w:rPr>
          <w:rFonts w:cs="Times New Roman"/>
          <w:szCs w:val="24"/>
        </w:rPr>
        <w:t>Distância</w:t>
      </w:r>
      <w:ins w:id="350" w:author="revisor" w:date="2019-10-28T20:56:00Z">
        <w:r w:rsidR="00EF0113">
          <w:rPr>
            <w:rFonts w:cs="Times New Roman"/>
            <w:szCs w:val="24"/>
          </w:rPr>
          <w:t>”</w:t>
        </w:r>
      </w:ins>
      <w:ins w:id="351" w:author="revisor" w:date="2019-10-28T20:57:00Z">
        <w:r w:rsidR="00EF0113">
          <w:rPr>
            <w:rFonts w:cs="Times New Roman"/>
            <w:szCs w:val="24"/>
          </w:rPr>
          <w:t xml:space="preserve"> (</w:t>
        </w:r>
      </w:ins>
      <w:ins w:id="352" w:author="revisor" w:date="2019-10-28T21:01:00Z">
        <w:r w:rsidR="00173E97">
          <w:rPr>
            <w:rFonts w:cs="Times New Roman"/>
            <w:szCs w:val="24"/>
          </w:rPr>
          <w:t>BRASIL</w:t>
        </w:r>
      </w:ins>
      <w:ins w:id="353" w:author="revisor" w:date="2019-10-28T20:56:00Z">
        <w:r w:rsidR="00EF0113">
          <w:rPr>
            <w:rFonts w:cs="Times New Roman"/>
            <w:szCs w:val="24"/>
          </w:rPr>
          <w:t>,</w:t>
        </w:r>
      </w:ins>
      <w:ins w:id="354" w:author="revisor" w:date="2019-10-28T21:01:00Z">
        <w:r w:rsidR="00173E97">
          <w:rPr>
            <w:rFonts w:cs="Times New Roman"/>
            <w:szCs w:val="24"/>
          </w:rPr>
          <w:t xml:space="preserve"> 2007)</w:t>
        </w:r>
      </w:ins>
      <w:r>
        <w:rPr>
          <w:rFonts w:cs="Times New Roman"/>
          <w:szCs w:val="24"/>
        </w:rPr>
        <w:t xml:space="preserve"> desenvolvido pelo </w:t>
      </w:r>
      <w:ins w:id="355" w:author="revisor" w:date="2019-10-28T20:56:00Z">
        <w:r w:rsidR="00EF0113">
          <w:rPr>
            <w:rFonts w:cs="Times New Roman"/>
            <w:szCs w:val="24"/>
          </w:rPr>
          <w:t>Ministério da Educação do Brasil (</w:t>
        </w:r>
      </w:ins>
      <w:r>
        <w:rPr>
          <w:rFonts w:cs="Times New Roman"/>
          <w:szCs w:val="24"/>
        </w:rPr>
        <w:t>MEC</w:t>
      </w:r>
      <w:ins w:id="356" w:author="revisor" w:date="2019-10-28T20:56:00Z">
        <w:r w:rsidR="00EF0113">
          <w:rPr>
            <w:rFonts w:cs="Times New Roman"/>
            <w:szCs w:val="24"/>
          </w:rPr>
          <w:t>),</w:t>
        </w:r>
      </w:ins>
      <w:r>
        <w:rPr>
          <w:rFonts w:cs="Times New Roman"/>
          <w:szCs w:val="24"/>
        </w:rPr>
        <w:t xml:space="preserve"> é utilizado para nortear políticas publicas na área da educação</w:t>
      </w:r>
      <w:ins w:id="357" w:author="revisor" w:date="2019-10-28T20:56:00Z">
        <w:r w:rsidR="00EF0113">
          <w:rPr>
            <w:rFonts w:cs="Times New Roman"/>
            <w:szCs w:val="24"/>
          </w:rPr>
          <w:t xml:space="preserve"> a distância,</w:t>
        </w:r>
      </w:ins>
      <w:del w:id="358" w:author="revisor" w:date="2019-10-28T20:56:00Z">
        <w:r w:rsidDel="00EF0113">
          <w:rPr>
            <w:rFonts w:cs="Times New Roman"/>
            <w:szCs w:val="24"/>
          </w:rPr>
          <w:delText>.</w:delText>
        </w:r>
      </w:del>
      <w:r>
        <w:rPr>
          <w:rFonts w:cs="Times New Roman"/>
          <w:szCs w:val="24"/>
        </w:rPr>
        <w:t xml:space="preserve"> </w:t>
      </w:r>
      <w:del w:id="359" w:author="revisor" w:date="2019-10-28T20:56:00Z">
        <w:r w:rsidDel="00EF0113">
          <w:rPr>
            <w:rFonts w:cs="Times New Roman"/>
            <w:szCs w:val="24"/>
          </w:rPr>
          <w:delText xml:space="preserve">Sendo </w:delText>
        </w:r>
      </w:del>
      <w:ins w:id="360" w:author="revisor" w:date="2019-10-28T20:56:00Z">
        <w:r w:rsidR="00EF0113">
          <w:rPr>
            <w:rFonts w:cs="Times New Roman"/>
            <w:szCs w:val="24"/>
          </w:rPr>
          <w:t xml:space="preserve">sendo </w:t>
        </w:r>
      </w:ins>
      <w:del w:id="361" w:author="revisor" w:date="2019-10-28T20:56:00Z">
        <w:r w:rsidDel="00EF0113">
          <w:rPr>
            <w:rFonts w:cs="Times New Roman"/>
            <w:szCs w:val="24"/>
          </w:rPr>
          <w:delText>assim útil</w:delText>
        </w:r>
      </w:del>
      <w:ins w:id="362" w:author="revisor" w:date="2019-10-28T20:56:00Z">
        <w:r w:rsidR="00EF0113">
          <w:rPr>
            <w:rFonts w:cs="Times New Roman"/>
            <w:szCs w:val="24"/>
          </w:rPr>
          <w:t>utilizado</w:t>
        </w:r>
      </w:ins>
      <w:r>
        <w:rPr>
          <w:rFonts w:cs="Times New Roman"/>
          <w:szCs w:val="24"/>
        </w:rPr>
        <w:t xml:space="preserve"> para direcionar avaliações educacionais em </w:t>
      </w:r>
      <w:proofErr w:type="spellStart"/>
      <w:r>
        <w:rPr>
          <w:rFonts w:cs="Times New Roman"/>
          <w:szCs w:val="24"/>
        </w:rPr>
        <w:t>EaD</w:t>
      </w:r>
      <w:proofErr w:type="spellEnd"/>
      <w:r>
        <w:rPr>
          <w:rFonts w:cs="Times New Roman"/>
          <w:szCs w:val="24"/>
        </w:rPr>
        <w:t>.</w:t>
      </w:r>
    </w:p>
    <w:p w14:paraId="1F7C4C55" w14:textId="77777777" w:rsidR="00A806C5" w:rsidRPr="005D7EA6" w:rsidRDefault="00CF6509" w:rsidP="002E7CEC">
      <w:pPr>
        <w:rPr>
          <w:rFonts w:cs="Times New Roman"/>
          <w:szCs w:val="24"/>
        </w:rPr>
      </w:pPr>
      <w:r w:rsidRPr="005D7EA6">
        <w:rPr>
          <w:rFonts w:cs="Times New Roman"/>
          <w:szCs w:val="24"/>
        </w:rPr>
        <w:t xml:space="preserve">Este trabalho </w:t>
      </w:r>
      <w:r w:rsidR="00A806C5" w:rsidRPr="005D7EA6">
        <w:rPr>
          <w:rFonts w:cs="Times New Roman"/>
          <w:szCs w:val="24"/>
        </w:rPr>
        <w:t>lida</w:t>
      </w:r>
      <w:r w:rsidRPr="005D7EA6">
        <w:rPr>
          <w:rFonts w:cs="Times New Roman"/>
          <w:szCs w:val="24"/>
        </w:rPr>
        <w:t xml:space="preserve"> com o processo de avaliação docente</w:t>
      </w:r>
      <w:r w:rsidR="00AC2D7C" w:rsidRPr="005D7EA6">
        <w:rPr>
          <w:rFonts w:cs="Times New Roman"/>
          <w:szCs w:val="24"/>
        </w:rPr>
        <w:t xml:space="preserve"> na perspectiva discente</w:t>
      </w:r>
      <w:r w:rsidRPr="005D7EA6">
        <w:rPr>
          <w:rFonts w:cs="Times New Roman"/>
          <w:szCs w:val="24"/>
        </w:rPr>
        <w:t xml:space="preserve">. </w:t>
      </w:r>
      <w:r w:rsidR="00F4275A" w:rsidRPr="005D7EA6">
        <w:rPr>
          <w:rFonts w:cs="Times New Roman"/>
          <w:szCs w:val="24"/>
        </w:rPr>
        <w:t>Foi</w:t>
      </w:r>
      <w:r w:rsidRPr="005D7EA6">
        <w:rPr>
          <w:rFonts w:cs="Times New Roman"/>
          <w:szCs w:val="24"/>
        </w:rPr>
        <w:t xml:space="preserve"> desenvolvido um sistema </w:t>
      </w:r>
      <w:proofErr w:type="spellStart"/>
      <w:r w:rsidR="008C4351" w:rsidRPr="008C4351">
        <w:rPr>
          <w:rFonts w:cs="Times New Roman"/>
          <w:i/>
          <w:szCs w:val="24"/>
        </w:rPr>
        <w:t>fuzzy</w:t>
      </w:r>
      <w:proofErr w:type="spellEnd"/>
      <w:r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Pr="005D7EA6">
        <w:rPr>
          <w:rFonts w:cs="Times New Roman"/>
          <w:szCs w:val="24"/>
        </w:rPr>
        <w:t xml:space="preserve"> para os alunos da </w:t>
      </w:r>
      <w:proofErr w:type="spellStart"/>
      <w:r w:rsidRPr="005D7EA6">
        <w:rPr>
          <w:rFonts w:cs="Times New Roman"/>
          <w:szCs w:val="24"/>
        </w:rPr>
        <w:t>EaD</w:t>
      </w:r>
      <w:proofErr w:type="spellEnd"/>
      <w:r w:rsidRPr="005D7EA6">
        <w:rPr>
          <w:rFonts w:cs="Times New Roman"/>
          <w:szCs w:val="24"/>
        </w:rPr>
        <w:t xml:space="preserve"> do Centro de Educação a Distância (CEAD) da Universidade Estadual de Montes Claros (Unimontes). </w:t>
      </w:r>
    </w:p>
    <w:p w14:paraId="7E8925AE" w14:textId="1918C944"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w:t>
      </w:r>
      <w:proofErr w:type="spellStart"/>
      <w:r w:rsidR="00AF1CA0" w:rsidRPr="005D7EA6">
        <w:t>EaD</w:t>
      </w:r>
      <w:proofErr w:type="spellEnd"/>
      <w:r w:rsidR="00CF6509" w:rsidRPr="005D7EA6">
        <w:t xml:space="preserve">. </w:t>
      </w:r>
      <w:r w:rsidR="00AF1CA0" w:rsidRPr="005D7EA6">
        <w:t xml:space="preserve">As questões foram </w:t>
      </w:r>
      <w:del w:id="363" w:author="revisor" w:date="2019-10-28T21:01:00Z">
        <w:r w:rsidR="004518B8" w:rsidRPr="005D7EA6" w:rsidDel="00173E97">
          <w:delText>subdivididas</w:delText>
        </w:r>
        <w:r w:rsidR="00AF1CA0" w:rsidRPr="005D7EA6" w:rsidDel="00173E97">
          <w:delText xml:space="preserve"> </w:delText>
        </w:r>
      </w:del>
      <w:ins w:id="364" w:author="revisor" w:date="2019-10-28T21:01:00Z">
        <w:r w:rsidR="00173E97">
          <w:t>agrupadas</w:t>
        </w:r>
        <w:r w:rsidR="00173E97" w:rsidRPr="005D7EA6">
          <w:t xml:space="preserve"> </w:t>
        </w:r>
      </w:ins>
      <w:del w:id="365" w:author="revisor" w:date="2019-10-28T21:02:00Z">
        <w:r w:rsidR="00AF1CA0" w:rsidRPr="005D7EA6" w:rsidDel="00173E97">
          <w:delText xml:space="preserve">em </w:delText>
        </w:r>
      </w:del>
      <w:ins w:id="366" w:author="revisor" w:date="2019-10-28T21:02:00Z">
        <w:r w:rsidR="00173E97">
          <w:t>conforme os</w:t>
        </w:r>
        <w:r w:rsidR="00173E97" w:rsidRPr="005D7EA6">
          <w:t xml:space="preserve"> </w:t>
        </w:r>
      </w:ins>
      <w:r w:rsidR="00AF1CA0" w:rsidRPr="005D7EA6">
        <w:t xml:space="preserve">sete </w:t>
      </w:r>
      <w:r w:rsidR="006754BF">
        <w:t>elementos</w:t>
      </w:r>
      <w:ins w:id="367" w:author="revisor" w:date="2019-10-28T21:02:00Z">
        <w:r w:rsidR="00173E97">
          <w:t xml:space="preserve"> que compõem o modelo de oferta de cursos a distância do CEAD/Unimontes</w:t>
        </w:r>
      </w:ins>
      <w:del w:id="368" w:author="revisor" w:date="2019-10-28T21:02:00Z">
        <w:r w:rsidR="00AF1CA0" w:rsidRPr="005D7EA6" w:rsidDel="00173E97">
          <w:delText>, correspondentes aos elementos principais do modelo de oferta dos cursos de graduação do CEAD Unimontes</w:delText>
        </w:r>
      </w:del>
      <w:r w:rsidR="00AF1CA0" w:rsidRPr="005D7EA6">
        <w:t xml:space="preserve">. </w:t>
      </w:r>
      <w:r w:rsidR="00CF6509" w:rsidRPr="005D7EA6">
        <w:t xml:space="preserve">Os dados coletados neste questionário </w:t>
      </w:r>
      <w:r w:rsidRPr="005D7EA6">
        <w:t>foram</w:t>
      </w:r>
      <w:r w:rsidR="004518B8" w:rsidRPr="005D7EA6">
        <w:t xml:space="preserve"> utilizados como entrada </w:t>
      </w:r>
      <w:del w:id="369" w:author="revisor" w:date="2019-10-28T21:02:00Z">
        <w:r w:rsidR="004518B8" w:rsidRPr="005D7EA6" w:rsidDel="00173E97">
          <w:delText xml:space="preserve">de </w:delText>
        </w:r>
      </w:del>
      <w:ins w:id="370" w:author="revisor" w:date="2019-10-28T21:02:00Z">
        <w:r w:rsidR="00173E97">
          <w:t>dos</w:t>
        </w:r>
        <w:r w:rsidR="00173E97" w:rsidRPr="005D7EA6">
          <w:t xml:space="preserve"> </w:t>
        </w:r>
      </w:ins>
      <w:r w:rsidR="004518B8" w:rsidRPr="005D7EA6">
        <w:t>sete</w:t>
      </w:r>
      <w:r w:rsidR="00CF6509" w:rsidRPr="005D7EA6">
        <w:t xml:space="preserve"> sistema</w:t>
      </w:r>
      <w:r w:rsidR="004518B8" w:rsidRPr="005D7EA6">
        <w:t xml:space="preserve">s de inferência </w:t>
      </w:r>
      <w:proofErr w:type="spellStart"/>
      <w:r w:rsidR="008C4351" w:rsidRPr="008C4351">
        <w:rPr>
          <w:i/>
        </w:rPr>
        <w:t>fuzzy</w:t>
      </w:r>
      <w:proofErr w:type="spellEnd"/>
      <w:ins w:id="371" w:author="revisor" w:date="2019-10-28T21:02:00Z">
        <w:r w:rsidR="00173E97">
          <w:rPr>
            <w:i/>
          </w:rPr>
          <w:t xml:space="preserve"> </w:t>
        </w:r>
        <w:r w:rsidR="00173E97">
          <w:t>desenvolvidos neste trabalho</w:t>
        </w:r>
      </w:ins>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w:t>
      </w:r>
      <w:proofErr w:type="spellStart"/>
      <w:r w:rsidR="00CF6509" w:rsidRPr="005D7EA6">
        <w:t>EaD</w:t>
      </w:r>
      <w:proofErr w:type="spellEnd"/>
      <w:r w:rsidR="00CF6509" w:rsidRPr="005D7EA6">
        <w:t>.</w:t>
      </w:r>
    </w:p>
    <w:p w14:paraId="6E777084" w14:textId="013A8E67"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proofErr w:type="spellStart"/>
      <w:r w:rsidR="008C4351" w:rsidRPr="008C4351">
        <w:rPr>
          <w:rFonts w:cs="Times New Roman"/>
          <w:i/>
          <w:szCs w:val="24"/>
        </w:rPr>
        <w:t>fuzzy</w:t>
      </w:r>
      <w:proofErr w:type="spellEnd"/>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proofErr w:type="spellStart"/>
      <w:r w:rsidRPr="005D7EA6">
        <w:rPr>
          <w:rFonts w:cs="Times New Roman"/>
          <w:szCs w:val="24"/>
        </w:rPr>
        <w:t>EaD</w:t>
      </w:r>
      <w:proofErr w:type="spellEnd"/>
      <w:r w:rsidRPr="005D7EA6">
        <w:rPr>
          <w:rFonts w:cs="Times New Roman"/>
          <w:szCs w:val="24"/>
        </w:rPr>
        <w:t xml:space="preserve">. O uso do sistema </w:t>
      </w:r>
      <w:del w:id="372" w:author="revisor" w:date="2019-10-28T21:03:00Z">
        <w:r w:rsidRPr="005D7EA6" w:rsidDel="00173E97">
          <w:rPr>
            <w:rFonts w:cs="Times New Roman"/>
            <w:szCs w:val="24"/>
          </w:rPr>
          <w:lastRenderedPageBreak/>
          <w:delText xml:space="preserve">contribuirá </w:delText>
        </w:r>
      </w:del>
      <w:ins w:id="373" w:author="revisor" w:date="2019-10-28T21:03:00Z">
        <w:r w:rsidR="00173E97">
          <w:rPr>
            <w:rFonts w:cs="Times New Roman"/>
            <w:szCs w:val="24"/>
          </w:rPr>
          <w:t>poderá contribuir</w:t>
        </w:r>
        <w:r w:rsidR="00173E97" w:rsidRPr="005D7EA6">
          <w:rPr>
            <w:rFonts w:cs="Times New Roman"/>
            <w:szCs w:val="24"/>
          </w:rPr>
          <w:t xml:space="preserve"> </w:t>
        </w:r>
      </w:ins>
      <w:r w:rsidRPr="005D7EA6">
        <w:rPr>
          <w:rFonts w:cs="Times New Roman"/>
          <w:szCs w:val="24"/>
        </w:rPr>
        <w:t xml:space="preserve">de maneira significativa para a melhoria das metodologias e ações didáticas promovidas pelos docentes dos cursos na </w:t>
      </w:r>
      <w:proofErr w:type="spellStart"/>
      <w:r w:rsidRPr="005D7EA6">
        <w:rPr>
          <w:rFonts w:cs="Times New Roman"/>
          <w:szCs w:val="24"/>
        </w:rPr>
        <w:t>EaD</w:t>
      </w:r>
      <w:proofErr w:type="spellEnd"/>
      <w:r w:rsidRPr="005D7EA6">
        <w:rPr>
          <w:rFonts w:cs="Times New Roman"/>
          <w:szCs w:val="24"/>
        </w:rPr>
        <w:t xml:space="preserve"> em questão. </w:t>
      </w:r>
    </w:p>
    <w:p w14:paraId="77247A8D" w14:textId="701454F6"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w:t>
      </w:r>
      <w:ins w:id="374" w:author="revisor" w:date="2019-10-28T21:03:00Z">
        <w:r w:rsidR="00173E97">
          <w:rPr>
            <w:rFonts w:cs="Times New Roman"/>
            <w:szCs w:val="24"/>
          </w:rPr>
          <w:t>í</w:t>
        </w:r>
      </w:ins>
      <w:del w:id="375" w:author="revisor" w:date="2019-10-28T21:03:00Z">
        <w:r w:rsidR="00951DA0" w:rsidDel="00173E97">
          <w:rPr>
            <w:rFonts w:cs="Times New Roman"/>
            <w:szCs w:val="24"/>
          </w:rPr>
          <w:delText>i</w:delText>
        </w:r>
      </w:del>
      <w:r w:rsidR="00951DA0">
        <w:rPr>
          <w:rFonts w:cs="Times New Roman"/>
          <w:szCs w:val="24"/>
        </w:rPr>
        <w:t xml:space="preserve">tulo dois </w:t>
      </w:r>
      <w:del w:id="376" w:author="revisor" w:date="2019-10-28T21:03:00Z">
        <w:r w:rsidR="00951DA0" w:rsidDel="00173E97">
          <w:rPr>
            <w:rFonts w:cs="Times New Roman"/>
            <w:szCs w:val="24"/>
          </w:rPr>
          <w:delText>indica</w:delText>
        </w:r>
        <w:r w:rsidR="009C43EC" w:rsidDel="00173E97">
          <w:rPr>
            <w:rFonts w:cs="Times New Roman"/>
            <w:szCs w:val="24"/>
          </w:rPr>
          <w:delText xml:space="preserve"> </w:delText>
        </w:r>
      </w:del>
      <w:ins w:id="377" w:author="revisor" w:date="2019-10-28T21:03:00Z">
        <w:r w:rsidR="00173E97">
          <w:rPr>
            <w:rFonts w:cs="Times New Roman"/>
            <w:szCs w:val="24"/>
          </w:rPr>
          <w:t xml:space="preserve">reúne </w:t>
        </w:r>
      </w:ins>
      <w:r w:rsidR="009C43EC">
        <w:rPr>
          <w:rFonts w:cs="Times New Roman"/>
          <w:szCs w:val="24"/>
        </w:rPr>
        <w:t>a fundamentação teórica</w:t>
      </w:r>
      <w:ins w:id="378" w:author="revisor" w:date="2019-10-28T21:03:00Z">
        <w:r w:rsidR="00173E97">
          <w:rPr>
            <w:rFonts w:cs="Times New Roman"/>
            <w:szCs w:val="24"/>
          </w:rPr>
          <w:t xml:space="preserve"> necessária para o presente trabalho</w:t>
        </w:r>
      </w:ins>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w:t>
      </w:r>
      <w:ins w:id="379" w:author="revisor" w:date="2019-10-28T21:04:00Z">
        <w:r w:rsidR="00173E97">
          <w:rPr>
            <w:rFonts w:cs="Times New Roman"/>
            <w:szCs w:val="24"/>
          </w:rPr>
          <w:t>detalhes d</w:t>
        </w:r>
      </w:ins>
      <w:r w:rsidR="009C43EC">
        <w:rPr>
          <w:rFonts w:cs="Times New Roman"/>
          <w:szCs w:val="24"/>
        </w:rPr>
        <w:t xml:space="preserve">o desenvolvimento </w:t>
      </w:r>
      <w:del w:id="380" w:author="revisor" w:date="2019-10-28T21:04:00Z">
        <w:r w:rsidR="009C43EC" w:rsidDel="00173E97">
          <w:rPr>
            <w:rFonts w:cs="Times New Roman"/>
            <w:szCs w:val="24"/>
          </w:rPr>
          <w:delText>do trabalho</w:delText>
        </w:r>
      </w:del>
      <w:ins w:id="381" w:author="revisor" w:date="2019-10-28T21:04:00Z">
        <w:r w:rsidR="00173E97">
          <w:rPr>
            <w:rFonts w:cs="Times New Roman"/>
            <w:szCs w:val="24"/>
          </w:rPr>
          <w:t xml:space="preserve">dos sistemas </w:t>
        </w:r>
        <w:proofErr w:type="spellStart"/>
        <w:r w:rsidR="00173E97">
          <w:rPr>
            <w:rFonts w:cs="Times New Roman"/>
            <w:szCs w:val="24"/>
          </w:rPr>
          <w:t>fuzzy</w:t>
        </w:r>
      </w:ins>
      <w:proofErr w:type="spellEnd"/>
      <w:r w:rsidR="00CE274A">
        <w:rPr>
          <w:rFonts w:cs="Times New Roman"/>
          <w:szCs w:val="24"/>
        </w:rPr>
        <w:t>. O capítulo quatro</w:t>
      </w:r>
      <w:r w:rsidR="00DD782F" w:rsidRPr="005D7EA6">
        <w:rPr>
          <w:rFonts w:cs="Times New Roman"/>
          <w:szCs w:val="24"/>
        </w:rPr>
        <w:t xml:space="preserve"> </w:t>
      </w:r>
      <w:del w:id="382" w:author="revisor" w:date="2019-10-28T21:04:00Z">
        <w:r w:rsidR="00DD782F" w:rsidRPr="005D7EA6" w:rsidDel="00173E97">
          <w:rPr>
            <w:rFonts w:cs="Times New Roman"/>
            <w:szCs w:val="24"/>
          </w:rPr>
          <w:delText>refere-se</w:delText>
        </w:r>
      </w:del>
      <w:ins w:id="383" w:author="revisor" w:date="2019-10-28T21:04:00Z">
        <w:r w:rsidR="00173E97">
          <w:rPr>
            <w:rFonts w:cs="Times New Roman"/>
            <w:szCs w:val="24"/>
          </w:rPr>
          <w:t>apresenta</w:t>
        </w:r>
      </w:ins>
      <w:r w:rsidR="009C43EC">
        <w:rPr>
          <w:rFonts w:cs="Times New Roman"/>
          <w:szCs w:val="24"/>
        </w:rPr>
        <w:t xml:space="preserve"> </w:t>
      </w:r>
      <w:del w:id="384" w:author="revisor" w:date="2019-10-28T21:04:00Z">
        <w:r w:rsidR="009C43EC" w:rsidDel="00173E97">
          <w:rPr>
            <w:rFonts w:cs="Times New Roman"/>
            <w:szCs w:val="24"/>
          </w:rPr>
          <w:delText>a</w:delText>
        </w:r>
      </w:del>
      <w:r w:rsidR="009C43EC">
        <w:rPr>
          <w:rFonts w:cs="Times New Roman"/>
          <w:szCs w:val="24"/>
        </w:rPr>
        <w:t>os resultados obtidos</w:t>
      </w:r>
      <w:r w:rsidR="00DD782F" w:rsidRPr="005D7EA6">
        <w:rPr>
          <w:rFonts w:cs="Times New Roman"/>
          <w:szCs w:val="24"/>
        </w:rPr>
        <w:t>. No</w:t>
      </w:r>
      <w:del w:id="385" w:author="revisor" w:date="2019-10-28T21:04:00Z">
        <w:r w:rsidR="00DD782F" w:rsidRPr="005D7EA6" w:rsidDel="00173E97">
          <w:rPr>
            <w:rFonts w:cs="Times New Roman"/>
            <w:szCs w:val="24"/>
          </w:rPr>
          <w:delText>s</w:delText>
        </w:r>
      </w:del>
      <w:r w:rsidR="00DD782F" w:rsidRPr="005D7EA6">
        <w:rPr>
          <w:rFonts w:cs="Times New Roman"/>
          <w:szCs w:val="24"/>
        </w:rPr>
        <w:t xml:space="preserve"> ca</w:t>
      </w:r>
      <w:r w:rsidR="009C43EC">
        <w:rPr>
          <w:rFonts w:cs="Times New Roman"/>
          <w:szCs w:val="24"/>
        </w:rPr>
        <w:t xml:space="preserve">pítulo cinco </w:t>
      </w:r>
      <w:del w:id="386" w:author="revisor" w:date="2019-10-28T21:04:00Z">
        <w:r w:rsidR="009C43EC" w:rsidDel="00173E97">
          <w:rPr>
            <w:rFonts w:cs="Times New Roman"/>
            <w:szCs w:val="24"/>
          </w:rPr>
          <w:delText xml:space="preserve">é </w:delText>
        </w:r>
      </w:del>
      <w:ins w:id="387" w:author="revisor" w:date="2019-10-28T21:04:00Z">
        <w:r w:rsidR="00173E97">
          <w:rPr>
            <w:rFonts w:cs="Times New Roman"/>
            <w:szCs w:val="24"/>
          </w:rPr>
          <w:t xml:space="preserve">são </w:t>
        </w:r>
      </w:ins>
      <w:del w:id="388" w:author="revisor" w:date="2019-10-28T21:04:00Z">
        <w:r w:rsidR="009C43EC" w:rsidDel="00173E97">
          <w:rPr>
            <w:rFonts w:cs="Times New Roman"/>
            <w:szCs w:val="24"/>
          </w:rPr>
          <w:delText xml:space="preserve">apresentada a </w:delText>
        </w:r>
      </w:del>
      <w:r w:rsidR="009C43EC">
        <w:rPr>
          <w:rFonts w:cs="Times New Roman"/>
          <w:szCs w:val="24"/>
        </w:rPr>
        <w:t>discu</w:t>
      </w:r>
      <w:del w:id="389" w:author="revisor" w:date="2019-10-28T21:05:00Z">
        <w:r w:rsidR="009C43EC" w:rsidDel="00173E97">
          <w:rPr>
            <w:rFonts w:cs="Times New Roman"/>
            <w:szCs w:val="24"/>
          </w:rPr>
          <w:delText>ssão</w:delText>
        </w:r>
      </w:del>
      <w:ins w:id="390" w:author="revisor" w:date="2019-10-28T21:05:00Z">
        <w:r w:rsidR="00173E97">
          <w:rPr>
            <w:rFonts w:cs="Times New Roman"/>
            <w:szCs w:val="24"/>
          </w:rPr>
          <w:t>tidos</w:t>
        </w:r>
      </w:ins>
      <w:r w:rsidR="009C43EC">
        <w:rPr>
          <w:rFonts w:cs="Times New Roman"/>
          <w:szCs w:val="24"/>
        </w:rPr>
        <w:t xml:space="preserve"> </w:t>
      </w:r>
      <w:del w:id="391" w:author="revisor" w:date="2019-10-28T21:05:00Z">
        <w:r w:rsidR="009C43EC" w:rsidDel="00173E97">
          <w:rPr>
            <w:rFonts w:cs="Times New Roman"/>
            <w:szCs w:val="24"/>
          </w:rPr>
          <w:delText>d</w:delText>
        </w:r>
      </w:del>
      <w:r w:rsidR="009C43EC">
        <w:rPr>
          <w:rFonts w:cs="Times New Roman"/>
          <w:szCs w:val="24"/>
        </w:rPr>
        <w:t>os</w:t>
      </w:r>
      <w:ins w:id="392" w:author="revisor" w:date="2019-10-28T21:05:00Z">
        <w:r w:rsidR="00173E97">
          <w:rPr>
            <w:rFonts w:cs="Times New Roman"/>
            <w:szCs w:val="24"/>
          </w:rPr>
          <w:t xml:space="preserve"> resultados</w:t>
        </w:r>
      </w:ins>
      <w:del w:id="393" w:author="revisor" w:date="2019-10-28T21:04:00Z">
        <w:r w:rsidR="009C43EC" w:rsidDel="00173E97">
          <w:rPr>
            <w:rFonts w:cs="Times New Roman"/>
            <w:szCs w:val="24"/>
          </w:rPr>
          <w:delText xml:space="preserve"> resultados</w:delText>
        </w:r>
      </w:del>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xml:space="preserve">, </w:t>
      </w:r>
      <w:del w:id="394" w:author="revisor" w:date="2019-10-28T21:05:00Z">
        <w:r w:rsidR="00DD782F" w:rsidRPr="005D7EA6" w:rsidDel="00173E97">
          <w:rPr>
            <w:rFonts w:cs="Times New Roman"/>
            <w:szCs w:val="24"/>
          </w:rPr>
          <w:delText xml:space="preserve">segue </w:delText>
        </w:r>
      </w:del>
      <w:ins w:id="395" w:author="revisor" w:date="2019-10-28T21:05:00Z">
        <w:r w:rsidR="00173E97">
          <w:rPr>
            <w:rFonts w:cs="Times New Roman"/>
            <w:szCs w:val="24"/>
          </w:rPr>
          <w:t>tem-se</w:t>
        </w:r>
        <w:r w:rsidR="00173E97" w:rsidRPr="005D7EA6">
          <w:rPr>
            <w:rFonts w:cs="Times New Roman"/>
            <w:szCs w:val="24"/>
          </w:rPr>
          <w:t xml:space="preserve"> </w:t>
        </w:r>
      </w:ins>
      <w:r w:rsidR="00DD782F" w:rsidRPr="005D7EA6">
        <w:rPr>
          <w:rFonts w:cs="Times New Roman"/>
          <w:szCs w:val="24"/>
        </w:rPr>
        <w:t>a bibliografia utilizada durante o desenvolvimento.</w:t>
      </w:r>
    </w:p>
    <w:p w14:paraId="4D7E6424" w14:textId="77777777" w:rsidR="006754BF" w:rsidRDefault="006754BF" w:rsidP="00AD5DE2">
      <w:pPr>
        <w:rPr>
          <w:rFonts w:cs="Times New Roman"/>
          <w:szCs w:val="24"/>
        </w:rPr>
      </w:pPr>
    </w:p>
    <w:p w14:paraId="04D488BB" w14:textId="77777777" w:rsidR="006754BF" w:rsidRDefault="006754BF" w:rsidP="00AD5DE2">
      <w:pPr>
        <w:rPr>
          <w:rFonts w:cs="Times New Roman"/>
          <w:szCs w:val="24"/>
        </w:rPr>
      </w:pPr>
    </w:p>
    <w:p w14:paraId="688E24A1" w14:textId="77777777" w:rsidR="009C43EC" w:rsidRDefault="009C43EC" w:rsidP="00AD5DE2">
      <w:pPr>
        <w:rPr>
          <w:rFonts w:cs="Times New Roman"/>
          <w:szCs w:val="24"/>
        </w:rPr>
      </w:pPr>
    </w:p>
    <w:p w14:paraId="30202542" w14:textId="77777777" w:rsidR="009C43EC" w:rsidRPr="005D7EA6" w:rsidRDefault="009C43EC" w:rsidP="00AD5DE2">
      <w:pPr>
        <w:rPr>
          <w:rFonts w:cs="Times New Roman"/>
          <w:szCs w:val="24"/>
        </w:rPr>
      </w:pPr>
    </w:p>
    <w:p w14:paraId="0C9B62BE" w14:textId="77777777" w:rsidR="00173E97" w:rsidRDefault="00173E97">
      <w:pPr>
        <w:spacing w:after="160" w:line="259" w:lineRule="auto"/>
        <w:ind w:firstLine="0"/>
        <w:jc w:val="left"/>
        <w:outlineLvl w:val="9"/>
        <w:rPr>
          <w:ins w:id="396" w:author="revisor" w:date="2019-10-28T21:05:00Z"/>
          <w:rFonts w:eastAsiaTheme="majorEastAsia" w:cs="Times New Roman"/>
          <w:b/>
          <w:caps/>
          <w:szCs w:val="24"/>
        </w:rPr>
      </w:pPr>
      <w:ins w:id="397" w:author="revisor" w:date="2019-10-28T21:05:00Z">
        <w:r>
          <w:br w:type="page"/>
        </w:r>
      </w:ins>
    </w:p>
    <w:p w14:paraId="5C42169D" w14:textId="570C440C" w:rsidR="00D61CB9" w:rsidRPr="005D7EA6" w:rsidRDefault="007A1EA2" w:rsidP="00D61CB9">
      <w:pPr>
        <w:pStyle w:val="Ttulo1"/>
      </w:pPr>
      <w:r w:rsidRPr="005D7EA6">
        <w:lastRenderedPageBreak/>
        <w:t>FUNDAMENTAÇÃO TEÓRICA</w:t>
      </w:r>
    </w:p>
    <w:p w14:paraId="6E6A635E" w14:textId="77777777" w:rsidR="007A1EA2" w:rsidRPr="005D7EA6" w:rsidRDefault="007A1EA2" w:rsidP="007A1EA2">
      <w:pPr>
        <w:rPr>
          <w:rFonts w:cs="Times New Roman"/>
          <w:szCs w:val="24"/>
        </w:rPr>
      </w:pPr>
    </w:p>
    <w:p w14:paraId="0273014B" w14:textId="77777777" w:rsidR="00620349" w:rsidRPr="005D7EA6" w:rsidRDefault="00620349" w:rsidP="007A1EA2">
      <w:pPr>
        <w:rPr>
          <w:rFonts w:cs="Times New Roman"/>
          <w:szCs w:val="24"/>
        </w:rPr>
      </w:pPr>
    </w:p>
    <w:p w14:paraId="11053C57" w14:textId="769B77B8"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proofErr w:type="spellStart"/>
      <w:r w:rsidR="008C4351" w:rsidRPr="008C4351">
        <w:rPr>
          <w:rFonts w:cs="Times New Roman"/>
          <w:i/>
          <w:szCs w:val="24"/>
        </w:rPr>
        <w:t>fuzzy</w:t>
      </w:r>
      <w:proofErr w:type="spellEnd"/>
      <w:r w:rsidR="002F5204">
        <w:rPr>
          <w:rFonts w:cs="Times New Roman"/>
          <w:szCs w:val="24"/>
        </w:rPr>
        <w:t>.</w:t>
      </w:r>
      <w:ins w:id="398" w:author="revisor" w:date="2019-10-28T21:05:00Z">
        <w:r w:rsidR="00173E97">
          <w:rPr>
            <w:rFonts w:cs="Times New Roman"/>
            <w:szCs w:val="24"/>
          </w:rPr>
          <w:t xml:space="preserve"> Ao final são apresentados alguns trabalhos correlatos</w:t>
        </w:r>
        <w:r w:rsidR="00ED651B">
          <w:rPr>
            <w:rFonts w:cs="Times New Roman"/>
            <w:szCs w:val="24"/>
          </w:rPr>
          <w:t xml:space="preserve">, com resultados da aplicação da lógica </w:t>
        </w:r>
        <w:proofErr w:type="spellStart"/>
        <w:r w:rsidR="00ED651B">
          <w:rPr>
            <w:rFonts w:cs="Times New Roman"/>
            <w:szCs w:val="24"/>
          </w:rPr>
          <w:t>fuzzy</w:t>
        </w:r>
        <w:proofErr w:type="spellEnd"/>
        <w:r w:rsidR="00ED651B">
          <w:rPr>
            <w:rFonts w:cs="Times New Roman"/>
            <w:szCs w:val="24"/>
          </w:rPr>
          <w:t xml:space="preserve"> na educação.</w:t>
        </w:r>
      </w:ins>
    </w:p>
    <w:p w14:paraId="10E8A1E3" w14:textId="77777777" w:rsidR="00310107" w:rsidRPr="005D7EA6" w:rsidRDefault="00310107" w:rsidP="00310107">
      <w:pPr>
        <w:ind w:firstLine="0"/>
        <w:rPr>
          <w:rFonts w:cs="Times New Roman"/>
          <w:szCs w:val="24"/>
        </w:rPr>
      </w:pPr>
    </w:p>
    <w:p w14:paraId="4797487F" w14:textId="77777777" w:rsidR="00D61CB9" w:rsidRPr="005D7EA6" w:rsidRDefault="007A1EA2" w:rsidP="00D61CB9">
      <w:pPr>
        <w:pStyle w:val="Ttulo2"/>
        <w:rPr>
          <w:rFonts w:cs="Times New Roman"/>
          <w:szCs w:val="24"/>
        </w:rPr>
      </w:pPr>
      <w:r w:rsidRPr="005D7EA6">
        <w:rPr>
          <w:rFonts w:cs="Times New Roman"/>
          <w:szCs w:val="24"/>
        </w:rPr>
        <w:t>Avaliação docente na (</w:t>
      </w:r>
      <w:proofErr w:type="spellStart"/>
      <w:r w:rsidRPr="005D7EA6">
        <w:rPr>
          <w:rFonts w:cs="Times New Roman"/>
          <w:szCs w:val="24"/>
        </w:rPr>
        <w:t>EaD</w:t>
      </w:r>
      <w:proofErr w:type="spellEnd"/>
      <w:r w:rsidRPr="005D7EA6">
        <w:rPr>
          <w:rFonts w:cs="Times New Roman"/>
          <w:szCs w:val="24"/>
        </w:rPr>
        <w:t>)</w:t>
      </w:r>
    </w:p>
    <w:p w14:paraId="11C51179" w14:textId="77777777" w:rsidR="007F7B75" w:rsidRPr="005D7EA6" w:rsidRDefault="007F7B75" w:rsidP="007F7B75">
      <w:pPr>
        <w:rPr>
          <w:rFonts w:cs="Times New Roman"/>
          <w:szCs w:val="24"/>
        </w:rPr>
      </w:pPr>
    </w:p>
    <w:p w14:paraId="503C008F" w14:textId="44E041B2" w:rsidR="008922DC" w:rsidRPr="005D7EA6" w:rsidRDefault="008922DC" w:rsidP="00AD5DE2">
      <w:pPr>
        <w:rPr>
          <w:rFonts w:cs="Times New Roman"/>
          <w:szCs w:val="24"/>
        </w:rPr>
      </w:pPr>
      <w:del w:id="399" w:author="revisor" w:date="2019-10-28T21:06:00Z">
        <w:r w:rsidRPr="00FB0F5E" w:rsidDel="00AF6987">
          <w:rPr>
            <w:rFonts w:eastAsia="Times New Roman" w:cs="Times New Roman"/>
            <w:color w:val="000000"/>
            <w:szCs w:val="24"/>
            <w:lang w:eastAsia="pt-BR"/>
          </w:rPr>
          <w:delText>Segundo</w:delText>
        </w:r>
        <w:r w:rsidR="00FB0F5E" w:rsidRPr="00FB0F5E" w:rsidDel="00AF6987">
          <w:rPr>
            <w:rFonts w:eastAsia="Times New Roman" w:cs="Times New Roman"/>
            <w:color w:val="000000"/>
            <w:szCs w:val="24"/>
            <w:lang w:eastAsia="pt-BR"/>
          </w:rPr>
          <w:delText xml:space="preserve"> </w:delText>
        </w:r>
        <w:r w:rsidR="00FB0F5E" w:rsidRPr="00FB0F5E" w:rsidDel="00AF6987">
          <w:rPr>
            <w:rFonts w:eastAsia="Times New Roman" w:cs="Times New Roman"/>
            <w:szCs w:val="24"/>
            <w:lang w:eastAsia="pt-BR"/>
          </w:rPr>
          <w:delText>BRAS</w:delText>
        </w:r>
        <w:r w:rsidR="00E07B12" w:rsidDel="00AF6987">
          <w:rPr>
            <w:rFonts w:eastAsia="Times New Roman" w:cs="Times New Roman"/>
            <w:szCs w:val="24"/>
            <w:lang w:eastAsia="pt-BR"/>
          </w:rPr>
          <w:delText>IL (2017</w:delText>
        </w:r>
        <w:r w:rsidR="00FB0F5E" w:rsidDel="00AF6987">
          <w:rPr>
            <w:rFonts w:eastAsia="Times New Roman" w:cs="Times New Roman"/>
            <w:szCs w:val="24"/>
            <w:lang w:eastAsia="pt-BR"/>
          </w:rPr>
          <w:delText>),</w:delText>
        </w:r>
        <w:r w:rsidRPr="005D7EA6" w:rsidDel="00AF6987">
          <w:rPr>
            <w:rFonts w:eastAsia="Times New Roman" w:cs="Times New Roman"/>
            <w:color w:val="000000"/>
            <w:szCs w:val="24"/>
            <w:lang w:eastAsia="pt-BR"/>
          </w:rPr>
          <w:delText xml:space="preserve"> o</w:delText>
        </w:r>
      </w:del>
      <w:ins w:id="400" w:author="revisor" w:date="2019-10-28T21:06:00Z">
        <w:r w:rsidR="00AF6987">
          <w:rPr>
            <w:rFonts w:eastAsia="Times New Roman" w:cs="Times New Roman"/>
            <w:color w:val="000000"/>
            <w:szCs w:val="24"/>
            <w:lang w:eastAsia="pt-BR"/>
          </w:rPr>
          <w:t>O</w:t>
        </w:r>
      </w:ins>
      <w:r w:rsidRPr="005D7EA6">
        <w:rPr>
          <w:rFonts w:eastAsia="Times New Roman" w:cs="Times New Roman"/>
          <w:color w:val="000000"/>
          <w:szCs w:val="24"/>
          <w:lang w:eastAsia="pt-BR"/>
        </w:rPr>
        <w:t xml:space="preserve"> DECRETO N°</w:t>
      </w:r>
      <w:r w:rsidR="002F5204">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9.057 de 25 de </w:t>
      </w:r>
      <w:proofErr w:type="gramStart"/>
      <w:r w:rsidRPr="005D7EA6">
        <w:rPr>
          <w:rFonts w:eastAsia="Times New Roman" w:cs="Times New Roman"/>
          <w:color w:val="000000"/>
          <w:szCs w:val="24"/>
          <w:lang w:eastAsia="pt-BR"/>
        </w:rPr>
        <w:t>MAIO</w:t>
      </w:r>
      <w:proofErr w:type="gramEnd"/>
      <w:r w:rsidRPr="005D7EA6">
        <w:rPr>
          <w:rFonts w:eastAsia="Times New Roman" w:cs="Times New Roman"/>
          <w:color w:val="000000"/>
          <w:szCs w:val="24"/>
          <w:lang w:eastAsia="pt-BR"/>
        </w:rPr>
        <w:t xml:space="preserve"> 2017</w:t>
      </w:r>
      <w:ins w:id="401" w:author="revisor" w:date="2019-10-28T21:06:00Z">
        <w:r w:rsidR="00AF6987">
          <w:rPr>
            <w:rFonts w:eastAsia="Times New Roman" w:cs="Times New Roman"/>
            <w:color w:val="000000"/>
            <w:szCs w:val="24"/>
            <w:lang w:eastAsia="pt-BR"/>
          </w:rPr>
          <w:t xml:space="preserve"> (</w:t>
        </w:r>
        <w:r w:rsidR="00AF6987" w:rsidRPr="00FB0F5E">
          <w:rPr>
            <w:rFonts w:eastAsia="Times New Roman" w:cs="Times New Roman"/>
            <w:szCs w:val="24"/>
            <w:lang w:eastAsia="pt-BR"/>
          </w:rPr>
          <w:t>BRAS</w:t>
        </w:r>
        <w:r w:rsidR="00AF6987">
          <w:rPr>
            <w:rFonts w:eastAsia="Times New Roman" w:cs="Times New Roman"/>
            <w:szCs w:val="24"/>
            <w:lang w:eastAsia="pt-BR"/>
          </w:rPr>
          <w:t>IL, 2017, p.1)</w:t>
        </w:r>
      </w:ins>
      <w:r w:rsidRPr="005D7EA6">
        <w:rPr>
          <w:rFonts w:eastAsia="Times New Roman" w:cs="Times New Roman"/>
          <w:color w:val="000000"/>
          <w:szCs w:val="24"/>
          <w:lang w:eastAsia="pt-BR"/>
        </w:rPr>
        <w:t xml:space="preserve">, que regulamenta a educação a distância no Brasil, </w:t>
      </w:r>
      <w:ins w:id="402" w:author="revisor" w:date="2019-10-28T21:06:00Z">
        <w:r w:rsidR="00AF6987">
          <w:rPr>
            <w:rFonts w:eastAsia="Times New Roman" w:cs="Times New Roman"/>
            <w:color w:val="000000"/>
            <w:szCs w:val="24"/>
            <w:lang w:eastAsia="pt-BR"/>
          </w:rPr>
          <w:t xml:space="preserve">define </w:t>
        </w:r>
      </w:ins>
      <w:del w:id="403" w:author="revisor" w:date="2019-10-28T21:06:00Z">
        <w:r w:rsidRPr="005D7EA6" w:rsidDel="00AF6987">
          <w:rPr>
            <w:rFonts w:eastAsia="Times New Roman" w:cs="Times New Roman"/>
            <w:color w:val="000000"/>
            <w:szCs w:val="24"/>
            <w:lang w:eastAsia="pt-BR"/>
          </w:rPr>
          <w:delText xml:space="preserve">é considerada </w:delText>
        </w:r>
      </w:del>
      <w:r w:rsidRPr="005D7EA6">
        <w:rPr>
          <w:rFonts w:eastAsia="Times New Roman" w:cs="Times New Roman"/>
          <w:color w:val="000000"/>
          <w:szCs w:val="24"/>
          <w:lang w:eastAsia="pt-BR"/>
        </w:rPr>
        <w:t xml:space="preserve">educação a distância </w:t>
      </w:r>
      <w:del w:id="404" w:author="revisor" w:date="2019-10-28T21:06:00Z">
        <w:r w:rsidRPr="005D7EA6" w:rsidDel="00AF6987">
          <w:rPr>
            <w:rFonts w:eastAsia="Times New Roman" w:cs="Times New Roman"/>
            <w:color w:val="000000"/>
            <w:szCs w:val="24"/>
            <w:lang w:eastAsia="pt-BR"/>
          </w:rPr>
          <w:delText>a</w:delText>
        </w:r>
      </w:del>
      <w:ins w:id="405" w:author="revisor" w:date="2019-10-28T21:06:00Z">
        <w:r w:rsidR="00AF6987">
          <w:rPr>
            <w:rFonts w:eastAsia="Times New Roman" w:cs="Times New Roman"/>
            <w:color w:val="000000"/>
            <w:szCs w:val="24"/>
            <w:lang w:eastAsia="pt-BR"/>
          </w:rPr>
          <w:t>como uma</w:t>
        </w:r>
      </w:ins>
      <w:r w:rsidRPr="005D7EA6">
        <w:rPr>
          <w:rFonts w:eastAsia="Times New Roman" w:cs="Times New Roman"/>
          <w:color w:val="000000"/>
          <w:szCs w:val="24"/>
          <w:lang w:eastAsia="pt-BR"/>
        </w:rPr>
        <w:t xml:space="preserve">: </w:t>
      </w:r>
    </w:p>
    <w:p w14:paraId="28EE513B" w14:textId="77777777" w:rsidR="008922DC" w:rsidRPr="005D7EA6" w:rsidRDefault="008922DC" w:rsidP="008922DC">
      <w:pPr>
        <w:spacing w:line="240" w:lineRule="auto"/>
        <w:jc w:val="left"/>
        <w:rPr>
          <w:rFonts w:eastAsia="Times New Roman" w:cs="Times New Roman"/>
          <w:szCs w:val="24"/>
          <w:lang w:eastAsia="pt-BR"/>
        </w:rPr>
      </w:pPr>
    </w:p>
    <w:p w14:paraId="59AF11C2" w14:textId="77777777" w:rsidR="0025659C" w:rsidRPr="005D7EA6" w:rsidRDefault="0025659C" w:rsidP="008922DC">
      <w:pPr>
        <w:spacing w:line="240" w:lineRule="auto"/>
        <w:jc w:val="left"/>
        <w:rPr>
          <w:rFonts w:eastAsia="Times New Roman" w:cs="Times New Roman"/>
          <w:szCs w:val="24"/>
          <w:lang w:eastAsia="pt-BR"/>
        </w:rPr>
      </w:pPr>
    </w:p>
    <w:p w14:paraId="2C492AB3" w14:textId="77777777"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14:paraId="0DF7EC19" w14:textId="77777777" w:rsidR="007F7B75" w:rsidRPr="005D7EA6" w:rsidRDefault="007F7B75" w:rsidP="008922DC">
      <w:pPr>
        <w:spacing w:line="240" w:lineRule="auto"/>
        <w:ind w:left="2268"/>
        <w:rPr>
          <w:rFonts w:eastAsia="Times New Roman" w:cs="Times New Roman"/>
          <w:szCs w:val="24"/>
          <w:lang w:eastAsia="pt-BR"/>
        </w:rPr>
      </w:pPr>
    </w:p>
    <w:p w14:paraId="7B29311A" w14:textId="77777777" w:rsidR="007F7B75" w:rsidRPr="005D7EA6" w:rsidRDefault="007F7B75" w:rsidP="008922DC">
      <w:pPr>
        <w:spacing w:line="240" w:lineRule="auto"/>
        <w:ind w:left="2268"/>
        <w:rPr>
          <w:rFonts w:eastAsia="Times New Roman" w:cs="Times New Roman"/>
          <w:szCs w:val="24"/>
          <w:lang w:eastAsia="pt-BR"/>
        </w:rPr>
      </w:pPr>
    </w:p>
    <w:p w14:paraId="764DB139" w14:textId="1160BCFB" w:rsidR="006454DB" w:rsidDel="00264725" w:rsidRDefault="006454DB" w:rsidP="006454DB">
      <w:pPr>
        <w:rPr>
          <w:del w:id="406" w:author="revisor" w:date="2019-10-28T21:19:00Z"/>
          <w:rFonts w:eastAsia="Times New Roman" w:cs="Times New Roman"/>
          <w:szCs w:val="24"/>
          <w:lang w:eastAsia="pt-BR"/>
        </w:rPr>
      </w:pPr>
      <w:proofErr w:type="spellStart"/>
      <w:r>
        <w:rPr>
          <w:rFonts w:eastAsia="Times New Roman" w:cs="Times New Roman"/>
          <w:szCs w:val="24"/>
          <w:lang w:eastAsia="pt-BR"/>
        </w:rPr>
        <w:t>Litto</w:t>
      </w:r>
      <w:proofErr w:type="spellEnd"/>
      <w:r>
        <w:rPr>
          <w:rFonts w:eastAsia="Times New Roman" w:cs="Times New Roman"/>
          <w:szCs w:val="24"/>
          <w:lang w:eastAsia="pt-BR"/>
        </w:rPr>
        <w:t xml:space="preserve"> e Formiga (2012) </w:t>
      </w:r>
      <w:del w:id="407" w:author="revisor" w:date="2019-10-28T21:06:00Z">
        <w:r w:rsidDel="00AF6987">
          <w:rPr>
            <w:rFonts w:eastAsia="Times New Roman" w:cs="Times New Roman"/>
            <w:szCs w:val="24"/>
            <w:lang w:eastAsia="pt-BR"/>
          </w:rPr>
          <w:delText xml:space="preserve">definem </w:delText>
        </w:r>
      </w:del>
      <w:ins w:id="408" w:author="revisor" w:date="2019-10-28T21:06:00Z">
        <w:r w:rsidR="00AF6987">
          <w:rPr>
            <w:rFonts w:eastAsia="Times New Roman" w:cs="Times New Roman"/>
            <w:szCs w:val="24"/>
            <w:lang w:eastAsia="pt-BR"/>
          </w:rPr>
          <w:t xml:space="preserve">caracterizam a </w:t>
        </w:r>
      </w:ins>
      <w:r>
        <w:rPr>
          <w:rFonts w:eastAsia="Times New Roman" w:cs="Times New Roman"/>
          <w:szCs w:val="24"/>
          <w:lang w:eastAsia="pt-BR"/>
        </w:rPr>
        <w:t xml:space="preserve">EAD como </w:t>
      </w:r>
      <w:del w:id="409" w:author="revisor" w:date="2019-10-28T21:07:00Z">
        <w:r w:rsidDel="00AF6987">
          <w:rPr>
            <w:rFonts w:eastAsia="Times New Roman" w:cs="Times New Roman"/>
            <w:szCs w:val="24"/>
            <w:lang w:eastAsia="pt-BR"/>
          </w:rPr>
          <w:delText xml:space="preserve">sendo </w:delText>
        </w:r>
      </w:del>
      <w:ins w:id="410" w:author="revisor" w:date="2019-10-28T21:07:00Z">
        <w:r w:rsidR="00AF6987">
          <w:rPr>
            <w:rFonts w:eastAsia="Times New Roman" w:cs="Times New Roman"/>
            <w:szCs w:val="24"/>
            <w:lang w:eastAsia="pt-BR"/>
          </w:rPr>
          <w:t>um</w:t>
        </w:r>
      </w:ins>
      <w:r>
        <w:rPr>
          <w:rFonts w:eastAsia="Times New Roman" w:cs="Times New Roman"/>
          <w:szCs w:val="24"/>
          <w:lang w:eastAsia="pt-BR"/>
        </w:rPr>
        <w:t>a</w:t>
      </w:r>
      <w:del w:id="411" w:author="revisor" w:date="2019-10-28T21:06:00Z">
        <w:r w:rsidDel="00AF6987">
          <w:rPr>
            <w:rFonts w:eastAsia="Times New Roman" w:cs="Times New Roman"/>
            <w:szCs w:val="24"/>
            <w:lang w:eastAsia="pt-BR"/>
          </w:rPr>
          <w:delText xml:space="preserve"> </w:delText>
        </w:r>
      </w:del>
      <w:r>
        <w:rPr>
          <w:rFonts w:eastAsia="Times New Roman" w:cs="Times New Roman"/>
          <w:szCs w:val="24"/>
          <w:lang w:eastAsia="pt-BR"/>
        </w:rPr>
        <w:t xml:space="preserve"> prática educacional onde os agentes do processo estão separados pelo tempo, pelo espaço ou por ambos durante o ensino-aprendizagem.</w:t>
      </w:r>
    </w:p>
    <w:p w14:paraId="1D94BE70" w14:textId="2578615E" w:rsidR="006C6C86" w:rsidRPr="005D7EA6" w:rsidDel="00AF6987" w:rsidRDefault="007F7B75" w:rsidP="00AD5DE2">
      <w:pPr>
        <w:rPr>
          <w:rFonts w:eastAsia="Times New Roman" w:cs="Times New Roman"/>
          <w:szCs w:val="24"/>
          <w:lang w:eastAsia="pt-BR"/>
        </w:rPr>
      </w:pPr>
      <w:moveFromRangeStart w:id="412" w:author="revisor" w:date="2019-10-28T21:09:00Z" w:name="move23189400"/>
      <w:moveFrom w:id="413" w:author="revisor" w:date="2019-10-28T21:09:00Z">
        <w:r w:rsidRPr="005D7EA6" w:rsidDel="00AF6987">
          <w:rPr>
            <w:rFonts w:eastAsia="Times New Roman" w:cs="Times New Roman"/>
            <w:szCs w:val="24"/>
            <w:lang w:eastAsia="pt-BR"/>
          </w:rPr>
          <w:t xml:space="preserve">Dentre </w:t>
        </w:r>
        <w:r w:rsidR="008922DC" w:rsidRPr="005D7EA6" w:rsidDel="00AF6987">
          <w:rPr>
            <w:rFonts w:eastAsia="Times New Roman" w:cs="Times New Roman"/>
            <w:szCs w:val="24"/>
            <w:lang w:eastAsia="pt-BR"/>
          </w:rPr>
          <w:t>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moveFrom>
    </w:p>
    <w:moveFromRangeEnd w:id="412"/>
    <w:p w14:paraId="6E5A835C" w14:textId="0D7DA2DF"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ins w:id="414" w:author="revisor" w:date="2019-10-28T21:07:00Z">
        <w:r w:rsidR="00AF6987">
          <w:rPr>
            <w:rFonts w:eastAsia="Times New Roman" w:cs="Times New Roman"/>
            <w:szCs w:val="24"/>
            <w:lang w:eastAsia="pt-BR"/>
          </w:rPr>
          <w:t xml:space="preserve">os Referenciais de Qualidade da </w:t>
        </w:r>
        <w:proofErr w:type="spellStart"/>
        <w:r w:rsidR="00AF6987">
          <w:rPr>
            <w:rFonts w:eastAsia="Times New Roman" w:cs="Times New Roman"/>
            <w:szCs w:val="24"/>
            <w:lang w:eastAsia="pt-BR"/>
          </w:rPr>
          <w:t>EaD</w:t>
        </w:r>
        <w:proofErr w:type="spellEnd"/>
        <w:r w:rsidR="00AF6987">
          <w:rPr>
            <w:rFonts w:eastAsia="Times New Roman" w:cs="Times New Roman"/>
            <w:szCs w:val="24"/>
            <w:lang w:eastAsia="pt-BR"/>
          </w:rPr>
          <w:t xml:space="preserve"> (</w:t>
        </w:r>
      </w:ins>
      <w:r w:rsidR="00036D6B" w:rsidRPr="005D7EA6">
        <w:rPr>
          <w:rFonts w:eastAsia="Times New Roman" w:cs="Times New Roman"/>
          <w:szCs w:val="24"/>
          <w:lang w:eastAsia="pt-BR"/>
        </w:rPr>
        <w:t>B</w:t>
      </w:r>
      <w:del w:id="415" w:author="revisor" w:date="2019-10-28T21:08:00Z">
        <w:r w:rsidR="00036D6B" w:rsidRPr="005D7EA6" w:rsidDel="00AF6987">
          <w:rPr>
            <w:rFonts w:eastAsia="Times New Roman" w:cs="Times New Roman"/>
            <w:szCs w:val="24"/>
            <w:lang w:eastAsia="pt-BR"/>
          </w:rPr>
          <w:delText>rasil</w:delText>
        </w:r>
        <w:r w:rsidR="008922DC" w:rsidRPr="005D7EA6" w:rsidDel="00AF6987">
          <w:rPr>
            <w:rFonts w:eastAsia="Times New Roman" w:cs="Times New Roman"/>
            <w:szCs w:val="24"/>
            <w:lang w:eastAsia="pt-BR"/>
          </w:rPr>
          <w:delText xml:space="preserve"> </w:delText>
        </w:r>
        <w:r w:rsidR="00036D6B" w:rsidRPr="005D7EA6" w:rsidDel="00AF6987">
          <w:rPr>
            <w:rFonts w:eastAsia="Times New Roman" w:cs="Times New Roman"/>
            <w:szCs w:val="24"/>
            <w:lang w:eastAsia="pt-BR"/>
          </w:rPr>
          <w:delText>(</w:delText>
        </w:r>
      </w:del>
      <w:ins w:id="416" w:author="revisor" w:date="2019-10-28T21:08:00Z">
        <w:r w:rsidR="00AF6987">
          <w:rPr>
            <w:rFonts w:eastAsia="Times New Roman" w:cs="Times New Roman"/>
            <w:szCs w:val="24"/>
            <w:lang w:eastAsia="pt-BR"/>
          </w:rPr>
          <w:t xml:space="preserve">RASIL, </w:t>
        </w:r>
      </w:ins>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w:t>
      </w:r>
      <w:del w:id="417" w:author="revisor" w:date="2019-10-28T21:08:00Z">
        <w:r w:rsidR="008922DC" w:rsidRPr="005D7EA6" w:rsidDel="00AF6987">
          <w:rPr>
            <w:rFonts w:eastAsia="Times New Roman" w:cs="Times New Roman"/>
            <w:szCs w:val="24"/>
            <w:lang w:eastAsia="pt-BR"/>
          </w:rPr>
          <w:delText>Referenciais de Qualidade para EaD</w:delText>
        </w:r>
      </w:del>
      <w:ins w:id="418" w:author="revisor" w:date="2019-10-28T21:08:00Z">
        <w:r w:rsidR="00AF6987">
          <w:rPr>
            <w:rFonts w:eastAsia="Times New Roman" w:cs="Times New Roman"/>
            <w:szCs w:val="24"/>
            <w:lang w:eastAsia="pt-BR"/>
          </w:rPr>
          <w:t>um documento</w:t>
        </w:r>
      </w:ins>
      <w:r w:rsidR="008922DC" w:rsidRPr="005D7EA6">
        <w:rPr>
          <w:rFonts w:eastAsia="Times New Roman" w:cs="Times New Roman"/>
          <w:szCs w:val="24"/>
          <w:lang w:eastAsia="pt-BR"/>
        </w:rPr>
        <w:t xml:space="preserve"> que estivesse</w:t>
      </w:r>
      <w:del w:id="419" w:author="revisor" w:date="2019-10-28T21:08:00Z">
        <w:r w:rsidR="008922DC" w:rsidRPr="005D7EA6" w:rsidDel="00AF6987">
          <w:rPr>
            <w:rFonts w:eastAsia="Times New Roman" w:cs="Times New Roman"/>
            <w:szCs w:val="24"/>
            <w:lang w:eastAsia="pt-BR"/>
          </w:rPr>
          <w:delText>m</w:delText>
        </w:r>
      </w:del>
      <w:r w:rsidR="008922DC" w:rsidRPr="005D7EA6">
        <w:rPr>
          <w:rFonts w:eastAsia="Times New Roman" w:cs="Times New Roman"/>
          <w:szCs w:val="24"/>
          <w:lang w:eastAsia="pt-BR"/>
        </w:rPr>
        <w:t xml:space="preserve"> de acordo com</w:t>
      </w:r>
      <w:del w:id="420" w:author="revisor" w:date="2019-10-28T21:08:00Z">
        <w:r w:rsidR="008922DC" w:rsidRPr="005D7EA6" w:rsidDel="00AF6987">
          <w:rPr>
            <w:rFonts w:eastAsia="Times New Roman" w:cs="Times New Roman"/>
            <w:szCs w:val="24"/>
            <w:lang w:eastAsia="pt-BR"/>
          </w:rPr>
          <w:delText xml:space="preserve"> </w:delText>
        </w:r>
      </w:del>
      <w:r w:rsidR="008922DC" w:rsidRPr="005D7EA6">
        <w:rPr>
          <w:rFonts w:eastAsia="Times New Roman" w:cs="Times New Roman"/>
          <w:szCs w:val="24"/>
          <w:lang w:eastAsia="pt-BR"/>
        </w:rPr>
        <w:t>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w:t>
      </w:r>
      <w:proofErr w:type="spellStart"/>
      <w:r w:rsidR="008922DC" w:rsidRPr="005D7EA6">
        <w:rPr>
          <w:rFonts w:eastAsia="Times New Roman" w:cs="Times New Roman"/>
          <w:szCs w:val="24"/>
          <w:lang w:eastAsia="pt-BR"/>
        </w:rPr>
        <w:t>EaD</w:t>
      </w:r>
      <w:proofErr w:type="spellEnd"/>
      <w:r w:rsidR="008922DC" w:rsidRPr="005D7EA6">
        <w:rPr>
          <w:rFonts w:eastAsia="Times New Roman" w:cs="Times New Roman"/>
          <w:szCs w:val="24"/>
          <w:lang w:eastAsia="pt-BR"/>
        </w:rPr>
        <w:t xml:space="preserve">. </w:t>
      </w:r>
    </w:p>
    <w:p w14:paraId="27DE00E2" w14:textId="77777777" w:rsidR="00AF6987" w:rsidRDefault="008922DC" w:rsidP="00AD5DE2">
      <w:pPr>
        <w:rPr>
          <w:ins w:id="421" w:author="revisor" w:date="2019-10-28T21:19:00Z"/>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w:t>
      </w:r>
    </w:p>
    <w:p w14:paraId="5DAAE048" w14:textId="77777777" w:rsidR="00264725" w:rsidRDefault="00264725" w:rsidP="00AD5DE2">
      <w:pPr>
        <w:rPr>
          <w:ins w:id="422" w:author="revisor" w:date="2019-10-28T21:09:00Z"/>
          <w:rFonts w:eastAsia="Times New Roman" w:cs="Times New Roman"/>
          <w:szCs w:val="24"/>
          <w:lang w:eastAsia="pt-BR"/>
        </w:rPr>
      </w:pPr>
    </w:p>
    <w:p w14:paraId="216E54DD" w14:textId="0588CE5E" w:rsidR="008922DC" w:rsidRDefault="008922DC" w:rsidP="00AD5DE2">
      <w:pPr>
        <w:rPr>
          <w:ins w:id="423" w:author="revisor" w:date="2019-10-28T21:20:00Z"/>
          <w:rFonts w:eastAsia="Times New Roman" w:cs="Times New Roman"/>
          <w:szCs w:val="24"/>
          <w:lang w:eastAsia="pt-BR"/>
        </w:rPr>
      </w:pPr>
      <w:r w:rsidRPr="005D7EA6">
        <w:rPr>
          <w:rFonts w:eastAsia="Times New Roman" w:cs="Times New Roman"/>
          <w:szCs w:val="24"/>
          <w:lang w:eastAsia="pt-BR"/>
        </w:rPr>
        <w:lastRenderedPageBreak/>
        <w:t>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ins w:id="424" w:author="revisor" w:date="2019-10-28T21:20:00Z">
        <w:r w:rsidR="00264725">
          <w:rPr>
            <w:rFonts w:eastAsia="Times New Roman" w:cs="Times New Roman"/>
            <w:szCs w:val="24"/>
            <w:lang w:eastAsia="pt-BR"/>
          </w:rPr>
          <w:t xml:space="preserve"> (BRASIL, 2007)</w:t>
        </w:r>
      </w:ins>
      <w:r w:rsidRPr="005D7EA6">
        <w:rPr>
          <w:rFonts w:eastAsia="Times New Roman" w:cs="Times New Roman"/>
          <w:szCs w:val="24"/>
          <w:lang w:eastAsia="pt-BR"/>
        </w:rPr>
        <w:t>:</w:t>
      </w:r>
    </w:p>
    <w:p w14:paraId="495B5E4D" w14:textId="77777777" w:rsidR="00264725" w:rsidRPr="005D7EA6" w:rsidRDefault="00264725" w:rsidP="00AD5DE2">
      <w:pPr>
        <w:rPr>
          <w:rFonts w:eastAsia="Times New Roman" w:cs="Times New Roman"/>
          <w:szCs w:val="24"/>
          <w:lang w:eastAsia="pt-BR"/>
        </w:rPr>
      </w:pPr>
    </w:p>
    <w:p w14:paraId="20BA6041" w14:textId="77777777"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 </w:t>
      </w:r>
      <w:r w:rsidR="008922DC" w:rsidRPr="005D7EA6">
        <w:rPr>
          <w:rFonts w:eastAsia="Times New Roman" w:cs="Times New Roman"/>
          <w:szCs w:val="24"/>
          <w:lang w:eastAsia="pt-BR"/>
        </w:rPr>
        <w:t>Concepção de educação e currículo no processo de ensino e aprendizagem;</w:t>
      </w:r>
    </w:p>
    <w:p w14:paraId="290B5968" w14:textId="77777777" w:rsidR="008922DC" w:rsidRPr="005D7EA6" w:rsidRDefault="00B10AC2" w:rsidP="00AD5DE2">
      <w:pPr>
        <w:rPr>
          <w:rFonts w:eastAsia="Times New Roman" w:cs="Times New Roman"/>
          <w:szCs w:val="24"/>
          <w:lang w:eastAsia="pt-BR"/>
        </w:rPr>
      </w:pPr>
      <w:r>
        <w:rPr>
          <w:rFonts w:eastAsia="Times New Roman" w:cs="Times New Roman"/>
          <w:szCs w:val="24"/>
          <w:lang w:eastAsia="pt-BR"/>
        </w:rPr>
        <w:t>(</w:t>
      </w:r>
      <w:proofErr w:type="spellStart"/>
      <w:r>
        <w:rPr>
          <w:rFonts w:eastAsia="Times New Roman" w:cs="Times New Roman"/>
          <w:szCs w:val="24"/>
          <w:lang w:eastAsia="pt-BR"/>
        </w:rPr>
        <w:t>ii</w:t>
      </w:r>
      <w:proofErr w:type="spellEnd"/>
      <w:r>
        <w:rPr>
          <w:rFonts w:eastAsia="Times New Roman" w:cs="Times New Roman"/>
          <w:szCs w:val="24"/>
          <w:lang w:eastAsia="pt-BR"/>
        </w:rPr>
        <w:t xml:space="preserve">) </w:t>
      </w:r>
      <w:r w:rsidR="008922DC" w:rsidRPr="005D7EA6">
        <w:rPr>
          <w:rFonts w:eastAsia="Times New Roman" w:cs="Times New Roman"/>
          <w:szCs w:val="24"/>
          <w:lang w:eastAsia="pt-BR"/>
        </w:rPr>
        <w:t>Sistemas de Comunicação;</w:t>
      </w:r>
    </w:p>
    <w:p w14:paraId="3371C2AC" w14:textId="77777777"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w:t>
      </w:r>
      <w:proofErr w:type="spellStart"/>
      <w:r w:rsidRPr="005D7EA6">
        <w:rPr>
          <w:rFonts w:eastAsia="Times New Roman" w:cs="Times New Roman"/>
          <w:szCs w:val="24"/>
          <w:lang w:eastAsia="pt-BR"/>
        </w:rPr>
        <w:t>iii</w:t>
      </w:r>
      <w:proofErr w:type="spellEnd"/>
      <w:r w:rsidRPr="005D7EA6">
        <w:rPr>
          <w:rFonts w:eastAsia="Times New Roman" w:cs="Times New Roman"/>
          <w:szCs w:val="24"/>
          <w:lang w:eastAsia="pt-BR"/>
        </w:rPr>
        <w:t>) Material didático;</w:t>
      </w:r>
    </w:p>
    <w:p w14:paraId="2E461CCC" w14:textId="77777777"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w:t>
      </w:r>
      <w:proofErr w:type="spellStart"/>
      <w:r w:rsidRPr="005D7EA6">
        <w:rPr>
          <w:rFonts w:eastAsia="Times New Roman" w:cs="Times New Roman"/>
          <w:szCs w:val="24"/>
          <w:lang w:eastAsia="pt-BR"/>
        </w:rPr>
        <w:t>iv</w:t>
      </w:r>
      <w:proofErr w:type="spellEnd"/>
      <w:r w:rsidRPr="005D7EA6">
        <w:rPr>
          <w:rFonts w:eastAsia="Times New Roman" w:cs="Times New Roman"/>
          <w:szCs w:val="24"/>
          <w:lang w:eastAsia="pt-BR"/>
        </w:rPr>
        <w:t>) Avaliação</w:t>
      </w:r>
    </w:p>
    <w:p w14:paraId="52CB8F8E" w14:textId="77777777"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14:paraId="664F256F" w14:textId="77777777"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14:paraId="055BEDEB" w14:textId="77777777"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w:t>
      </w:r>
      <w:proofErr w:type="spellStart"/>
      <w:r w:rsidRPr="005D7EA6">
        <w:rPr>
          <w:rFonts w:eastAsia="Times New Roman" w:cs="Times New Roman"/>
          <w:szCs w:val="24"/>
          <w:lang w:eastAsia="pt-BR"/>
        </w:rPr>
        <w:t>vii</w:t>
      </w:r>
      <w:proofErr w:type="spellEnd"/>
      <w:r w:rsidRPr="005D7EA6">
        <w:rPr>
          <w:rFonts w:eastAsia="Times New Roman" w:cs="Times New Roman"/>
          <w:szCs w:val="24"/>
          <w:lang w:eastAsia="pt-BR"/>
        </w:rPr>
        <w:t>) Gestão Acadêmico-Administrativa;</w:t>
      </w:r>
    </w:p>
    <w:p w14:paraId="32C2F4A3" w14:textId="77777777"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w:t>
      </w:r>
      <w:proofErr w:type="spellStart"/>
      <w:r w:rsidRPr="005D7EA6">
        <w:rPr>
          <w:rFonts w:eastAsia="Times New Roman" w:cs="Times New Roman"/>
          <w:szCs w:val="24"/>
          <w:lang w:eastAsia="pt-BR"/>
        </w:rPr>
        <w:t>viii</w:t>
      </w:r>
      <w:proofErr w:type="spellEnd"/>
      <w:r w:rsidRPr="005D7EA6">
        <w:rPr>
          <w:rFonts w:eastAsia="Times New Roman" w:cs="Times New Roman"/>
          <w:szCs w:val="24"/>
          <w:lang w:eastAsia="pt-BR"/>
        </w:rPr>
        <w:t>)</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14:paraId="7C2FE7C1" w14:textId="77777777" w:rsidR="009C35F2" w:rsidRPr="005D7EA6" w:rsidRDefault="009C35F2" w:rsidP="00AD5DE2">
      <w:pPr>
        <w:rPr>
          <w:rFonts w:eastAsia="Times New Roman" w:cs="Times New Roman"/>
          <w:szCs w:val="24"/>
          <w:lang w:eastAsia="pt-BR"/>
        </w:rPr>
      </w:pPr>
    </w:p>
    <w:p w14:paraId="54DACF72" w14:textId="55F7E32D" w:rsidR="00074322" w:rsidRDefault="008922DC" w:rsidP="00AD5DE2">
      <w:pPr>
        <w:rPr>
          <w:ins w:id="425" w:author="revisor" w:date="2019-10-28T21:09:00Z"/>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w:t>
      </w:r>
      <w:proofErr w:type="spellStart"/>
      <w:r w:rsidR="00D10CB1" w:rsidRPr="005D7EA6">
        <w:rPr>
          <w:rFonts w:eastAsia="Times New Roman" w:cs="Times New Roman"/>
          <w:szCs w:val="24"/>
          <w:lang w:eastAsia="pt-BR"/>
        </w:rPr>
        <w:t>iv</w:t>
      </w:r>
      <w:proofErr w:type="spellEnd"/>
      <w:r w:rsidR="00D10CB1" w:rsidRPr="005D7EA6">
        <w:rPr>
          <w:rFonts w:eastAsia="Times New Roman" w:cs="Times New Roman"/>
          <w:szCs w:val="24"/>
          <w:lang w:eastAsia="pt-BR"/>
        </w:rPr>
        <w:t>),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w:t>
      </w:r>
      <w:del w:id="426" w:author="revisor" w:date="2019-10-28T21:20:00Z">
        <w:r w:rsidR="005B4ADA" w:rsidRPr="005D7EA6" w:rsidDel="00264725">
          <w:rPr>
            <w:rFonts w:eastAsia="Times New Roman" w:cs="Times New Roman"/>
            <w:szCs w:val="24"/>
            <w:lang w:eastAsia="pt-BR"/>
          </w:rPr>
          <w:delText xml:space="preserve">questão </w:delText>
        </w:r>
      </w:del>
      <w:ins w:id="427" w:author="revisor" w:date="2019-10-28T21:20:00Z">
        <w:r w:rsidR="00264725">
          <w:rPr>
            <w:rFonts w:eastAsia="Times New Roman" w:cs="Times New Roman"/>
            <w:szCs w:val="24"/>
            <w:lang w:eastAsia="pt-BR"/>
          </w:rPr>
          <w:t>temática</w:t>
        </w:r>
        <w:r w:rsidR="00264725" w:rsidRPr="005D7EA6">
          <w:rPr>
            <w:rFonts w:eastAsia="Times New Roman" w:cs="Times New Roman"/>
            <w:szCs w:val="24"/>
            <w:lang w:eastAsia="pt-BR"/>
          </w:rPr>
          <w:t xml:space="preserve"> </w:t>
        </w:r>
      </w:ins>
      <w:r w:rsidR="005B4ADA" w:rsidRPr="005D7EA6">
        <w:rPr>
          <w:rFonts w:eastAsia="Times New Roman" w:cs="Times New Roman"/>
          <w:szCs w:val="24"/>
          <w:lang w:eastAsia="pt-BR"/>
        </w:rPr>
        <w:t xml:space="preserve">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Ainda, no tópico (v), intitulado “Equipe Multidisciplinar”, tem-se a identificação de três categorias profissionais: docentes, tutores e pessoal técnico-administrativo, sendo, portanto, uma segunda menção explícita, nos Referenciais de Qualidade da </w:t>
      </w:r>
      <w:proofErr w:type="spellStart"/>
      <w:r w:rsidR="00C17B9F" w:rsidRPr="005D7EA6">
        <w:rPr>
          <w:rFonts w:eastAsia="Times New Roman" w:cs="Times New Roman"/>
          <w:szCs w:val="24"/>
          <w:lang w:eastAsia="pt-BR"/>
        </w:rPr>
        <w:t>EaD</w:t>
      </w:r>
      <w:proofErr w:type="spellEnd"/>
      <w:r w:rsidR="00C17B9F" w:rsidRPr="005D7EA6">
        <w:rPr>
          <w:rFonts w:eastAsia="Times New Roman" w:cs="Times New Roman"/>
          <w:szCs w:val="24"/>
          <w:lang w:eastAsia="pt-BR"/>
        </w:rPr>
        <w:t>, à questão da atuação docente necessária à qualidade na educação a distância.</w:t>
      </w:r>
    </w:p>
    <w:p w14:paraId="240ED4C1" w14:textId="77777777" w:rsidR="00AF6987" w:rsidRPr="005D7EA6" w:rsidDel="0066058A" w:rsidRDefault="00AF6987" w:rsidP="00AF6987">
      <w:pPr>
        <w:rPr>
          <w:del w:id="428" w:author="revisor" w:date="2019-10-28T21:09:00Z"/>
          <w:rFonts w:eastAsia="Times New Roman" w:cs="Times New Roman"/>
          <w:szCs w:val="24"/>
          <w:lang w:eastAsia="pt-BR"/>
        </w:rPr>
      </w:pPr>
      <w:moveToRangeStart w:id="429" w:author="revisor" w:date="2019-10-28T21:09:00Z" w:name="move23189400"/>
      <w:moveTo w:id="430" w:author="revisor" w:date="2019-10-28T21:09:00Z">
        <w:r w:rsidRPr="005D7EA6">
          <w:rPr>
            <w:rFonts w:eastAsia="Times New Roman" w:cs="Times New Roman"/>
            <w:szCs w:val="24"/>
            <w:lang w:eastAsia="pt-BR"/>
          </w:rPr>
          <w:t>Dentre as diversas finalidades de uma avaliação docente, Fernandes (2008) salienta a intenção de 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moveTo>
    </w:p>
    <w:moveToRangeEnd w:id="429"/>
    <w:p w14:paraId="18A243C6" w14:textId="77777777" w:rsidR="00AF6987" w:rsidRPr="00FC3AF4" w:rsidRDefault="00AF6987" w:rsidP="00AD5DE2">
      <w:pPr>
        <w:rPr>
          <w:rFonts w:eastAsia="Times New Roman" w:cs="Times New Roman"/>
          <w:szCs w:val="24"/>
          <w:lang w:eastAsia="pt-BR"/>
        </w:rPr>
      </w:pPr>
    </w:p>
    <w:p w14:paraId="69553DD3" w14:textId="77777777" w:rsidR="00D75D41" w:rsidRPr="005D7EA6" w:rsidRDefault="00D75D41" w:rsidP="007376EA">
      <w:pPr>
        <w:rPr>
          <w:rFonts w:cs="Times New Roman"/>
          <w:szCs w:val="24"/>
        </w:rPr>
      </w:pPr>
    </w:p>
    <w:p w14:paraId="0631B9B2" w14:textId="77777777" w:rsidR="007376EA" w:rsidRPr="00736797" w:rsidRDefault="007376EA" w:rsidP="00EA6BD2">
      <w:pPr>
        <w:pStyle w:val="Ttulo2"/>
        <w:rPr>
          <w:i/>
        </w:rPr>
      </w:pPr>
      <w:r w:rsidRPr="00EA6BD2">
        <w:t xml:space="preserve">Lógica </w:t>
      </w:r>
      <w:proofErr w:type="spellStart"/>
      <w:r w:rsidRPr="00736797">
        <w:rPr>
          <w:i/>
        </w:rPr>
        <w:t>Fuzzy</w:t>
      </w:r>
      <w:proofErr w:type="spellEnd"/>
    </w:p>
    <w:p w14:paraId="3CADA6AC" w14:textId="77777777" w:rsidR="003F75E4" w:rsidRPr="005D7EA6" w:rsidRDefault="003F75E4" w:rsidP="00B45C4B">
      <w:pPr>
        <w:ind w:firstLine="0"/>
        <w:rPr>
          <w:rFonts w:cs="Times New Roman"/>
          <w:szCs w:val="24"/>
        </w:rPr>
      </w:pPr>
    </w:p>
    <w:p w14:paraId="6CDFF97C" w14:textId="77777777"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14:paraId="6773048D" w14:textId="38791BEE"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w:t>
      </w:r>
      <w:del w:id="431" w:author="revisor" w:date="2019-10-28T21:10:00Z">
        <w:r w:rsidRPr="005D7EA6" w:rsidDel="0046460C">
          <w:rPr>
            <w:rFonts w:cs="Times New Roman"/>
            <w:szCs w:val="24"/>
          </w:rPr>
          <w:delText>.  Sendo</w:delText>
        </w:r>
      </w:del>
      <w:ins w:id="432" w:author="revisor" w:date="2019-10-28T21:10:00Z">
        <w:r w:rsidR="0046460C">
          <w:rPr>
            <w:rFonts w:cs="Times New Roman"/>
            <w:szCs w:val="24"/>
          </w:rPr>
          <w:t>,</w:t>
        </w:r>
      </w:ins>
      <w:r w:rsidRPr="005D7EA6">
        <w:rPr>
          <w:rFonts w:cs="Times New Roman"/>
          <w:szCs w:val="24"/>
        </w:rPr>
        <w:t xml:space="preserve"> a Inteligência Computacional </w:t>
      </w:r>
      <w:ins w:id="433" w:author="revisor" w:date="2019-10-28T21:10:00Z">
        <w:r w:rsidR="0046460C">
          <w:rPr>
            <w:rFonts w:cs="Times New Roman"/>
            <w:szCs w:val="24"/>
          </w:rPr>
          <w:t xml:space="preserve">é </w:t>
        </w:r>
      </w:ins>
      <w:r w:rsidRPr="005D7EA6">
        <w:rPr>
          <w:rFonts w:cs="Times New Roman"/>
          <w:szCs w:val="24"/>
        </w:rPr>
        <w:t>um campo em constante evolução</w:t>
      </w:r>
      <w:ins w:id="434" w:author="revisor" w:date="2019-10-28T21:10:00Z">
        <w:r w:rsidR="0046460C">
          <w:rPr>
            <w:rFonts w:cs="Times New Roman"/>
            <w:szCs w:val="24"/>
          </w:rPr>
          <w:t xml:space="preserve">. </w:t>
        </w:r>
      </w:ins>
      <w:del w:id="435" w:author="revisor" w:date="2019-10-28T21:10:00Z">
        <w:r w:rsidRPr="005D7EA6" w:rsidDel="0046460C">
          <w:rPr>
            <w:rFonts w:cs="Times New Roman"/>
            <w:szCs w:val="24"/>
          </w:rPr>
          <w:delText>, a</w:delText>
        </w:r>
      </w:del>
      <w:ins w:id="436" w:author="revisor" w:date="2019-10-28T21:10:00Z">
        <w:r w:rsidR="0046460C">
          <w:rPr>
            <w:rFonts w:cs="Times New Roman"/>
            <w:szCs w:val="24"/>
          </w:rPr>
          <w:t>A</w:t>
        </w:r>
      </w:ins>
      <w:r w:rsidRPr="005D7EA6">
        <w:rPr>
          <w:rFonts w:cs="Times New Roman"/>
          <w:szCs w:val="24"/>
        </w:rPr>
        <w:t xml:space="preserve">lém </w:t>
      </w:r>
      <w:del w:id="437" w:author="revisor" w:date="2019-10-28T21:11:00Z">
        <w:r w:rsidRPr="005D7EA6" w:rsidDel="0046460C">
          <w:rPr>
            <w:rFonts w:cs="Times New Roman"/>
            <w:szCs w:val="24"/>
          </w:rPr>
          <w:delText xml:space="preserve">dos </w:delText>
        </w:r>
      </w:del>
      <w:ins w:id="438" w:author="revisor" w:date="2019-10-28T21:11:00Z">
        <w:r w:rsidR="0046460C">
          <w:rPr>
            <w:rFonts w:cs="Times New Roman"/>
            <w:szCs w:val="24"/>
          </w:rPr>
          <w:t>destes</w:t>
        </w:r>
        <w:r w:rsidR="0046460C" w:rsidRPr="005D7EA6">
          <w:rPr>
            <w:rFonts w:cs="Times New Roman"/>
            <w:szCs w:val="24"/>
          </w:rPr>
          <w:t xml:space="preserve"> </w:t>
        </w:r>
      </w:ins>
      <w:r w:rsidRPr="005D7EA6">
        <w:rPr>
          <w:rFonts w:cs="Times New Roman"/>
          <w:szCs w:val="24"/>
        </w:rPr>
        <w:t xml:space="preserve">três principais </w:t>
      </w:r>
      <w:del w:id="439" w:author="revisor" w:date="2019-10-28T21:11:00Z">
        <w:r w:rsidRPr="005D7EA6" w:rsidDel="0046460C">
          <w:rPr>
            <w:rFonts w:cs="Times New Roman"/>
            <w:szCs w:val="24"/>
          </w:rPr>
          <w:delText>constituintes</w:delText>
        </w:r>
      </w:del>
      <w:ins w:id="440" w:author="revisor" w:date="2019-10-28T21:11:00Z">
        <w:r w:rsidR="0046460C">
          <w:rPr>
            <w:rFonts w:cs="Times New Roman"/>
            <w:szCs w:val="24"/>
          </w:rPr>
          <w:t>exemplares</w:t>
        </w:r>
      </w:ins>
      <w:r w:rsidRPr="005D7EA6">
        <w:rPr>
          <w:rFonts w:cs="Times New Roman"/>
          <w:szCs w:val="24"/>
        </w:rPr>
        <w:t xml:space="preserve">, </w:t>
      </w:r>
      <w:del w:id="441" w:author="revisor" w:date="2019-10-28T21:11:00Z">
        <w:r w:rsidRPr="005D7EA6" w:rsidDel="0046460C">
          <w:rPr>
            <w:rFonts w:cs="Times New Roman"/>
            <w:szCs w:val="24"/>
          </w:rPr>
          <w:delText>temos</w:delText>
        </w:r>
      </w:del>
      <w:ins w:id="442" w:author="revisor" w:date="2019-10-28T21:11:00Z">
        <w:r w:rsidR="0046460C">
          <w:rPr>
            <w:rFonts w:cs="Times New Roman"/>
            <w:szCs w:val="24"/>
          </w:rPr>
          <w:t>tem-se</w:t>
        </w:r>
      </w:ins>
      <w:del w:id="443" w:author="revisor" w:date="2019-10-28T21:11:00Z">
        <w:r w:rsidRPr="005D7EA6" w:rsidDel="0046460C">
          <w:rPr>
            <w:rFonts w:cs="Times New Roman"/>
            <w:szCs w:val="24"/>
          </w:rPr>
          <w:delText xml:space="preserve">, com a evolução da computação inspirada na natureza, </w:delText>
        </w:r>
      </w:del>
      <w:ins w:id="444" w:author="revisor" w:date="2019-10-28T21:11:00Z">
        <w:r w:rsidR="0046460C">
          <w:rPr>
            <w:rFonts w:cs="Times New Roman"/>
            <w:szCs w:val="24"/>
          </w:rPr>
          <w:t xml:space="preserve"> </w:t>
        </w:r>
      </w:ins>
      <w:r w:rsidRPr="005D7EA6">
        <w:rPr>
          <w:rFonts w:cs="Times New Roman"/>
          <w:szCs w:val="24"/>
        </w:rPr>
        <w:t xml:space="preserve">os paradigmas inteligência ambiental, vida artificial, </w:t>
      </w:r>
      <w:r w:rsidRPr="005D7EA6">
        <w:rPr>
          <w:rFonts w:cs="Times New Roman"/>
          <w:szCs w:val="24"/>
        </w:rPr>
        <w:lastRenderedPageBreak/>
        <w:t>aprendizado cultural, redes endócrinas artificiais, raciocínio social e redes hormonais artificiais</w:t>
      </w:r>
      <w:ins w:id="445" w:author="revisor" w:date="2019-10-28T21:11:00Z">
        <w:r w:rsidR="0046460C">
          <w:rPr>
            <w:rFonts w:cs="Times New Roman"/>
            <w:szCs w:val="24"/>
          </w:rPr>
          <w:t>. Inovações geradas a partir d</w:t>
        </w:r>
        <w:r w:rsidR="0046460C" w:rsidRPr="005D7EA6">
          <w:rPr>
            <w:rFonts w:cs="Times New Roman"/>
            <w:szCs w:val="24"/>
          </w:rPr>
          <w:t>a evolução da computação inspirada na natureza</w:t>
        </w:r>
        <w:r w:rsidR="00264725">
          <w:rPr>
            <w:rFonts w:cs="Times New Roman"/>
            <w:szCs w:val="24"/>
          </w:rPr>
          <w:t xml:space="preserve"> (FONTE, ANO)</w:t>
        </w:r>
      </w:ins>
      <w:r w:rsidRPr="005D7EA6">
        <w:rPr>
          <w:rFonts w:cs="Times New Roman"/>
          <w:szCs w:val="24"/>
        </w:rPr>
        <w:t>.</w:t>
      </w:r>
    </w:p>
    <w:p w14:paraId="428294D3" w14:textId="77777777" w:rsidR="00294027" w:rsidRPr="005D7EA6" w:rsidDel="00086D86" w:rsidRDefault="00294027" w:rsidP="00294027">
      <w:pPr>
        <w:rPr>
          <w:del w:id="446" w:author="revisor" w:date="2019-10-28T21:15:00Z"/>
          <w:rFonts w:cs="Times New Roman"/>
          <w:szCs w:val="24"/>
        </w:rPr>
      </w:pPr>
      <w:r w:rsidRPr="005D7EA6">
        <w:rPr>
          <w:rFonts w:cs="Times New Roman"/>
          <w:szCs w:val="24"/>
        </w:rPr>
        <w:t xml:space="preserve">De acordo com </w:t>
      </w:r>
      <w:proofErr w:type="spellStart"/>
      <w:r w:rsidRPr="005D7EA6">
        <w:rPr>
          <w:rFonts w:cs="Times New Roman"/>
          <w:szCs w:val="24"/>
        </w:rPr>
        <w:t>Konar</w:t>
      </w:r>
      <w:proofErr w:type="spellEnd"/>
      <w:r w:rsidRPr="005D7EA6">
        <w:rPr>
          <w:rFonts w:cs="Times New Roman"/>
          <w:szCs w:val="24"/>
        </w:rPr>
        <w:t xml:space="preserve">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14:paraId="2694494E" w14:textId="77777777" w:rsidR="00294027" w:rsidRPr="005D7EA6" w:rsidRDefault="00294027" w:rsidP="00294027">
      <w:pPr>
        <w:rPr>
          <w:rFonts w:cs="Times New Roman"/>
          <w:szCs w:val="24"/>
        </w:rPr>
      </w:pPr>
    </w:p>
    <w:p w14:paraId="21CD0955" w14:textId="0E7CC1E2" w:rsidR="00294027" w:rsidRPr="005D7EA6" w:rsidRDefault="00294027" w:rsidP="00294027">
      <w:pPr>
        <w:rPr>
          <w:rFonts w:cs="Times New Roman"/>
          <w:szCs w:val="24"/>
        </w:rPr>
      </w:pPr>
      <w:del w:id="447" w:author="revisor" w:date="2019-10-28T21:15:00Z">
        <w:r w:rsidDel="00086D86">
          <w:rPr>
            <w:rFonts w:cs="Times New Roman"/>
            <w:szCs w:val="24"/>
          </w:rPr>
          <w:delText xml:space="preserve">De acordo com </w:delText>
        </w:r>
      </w:del>
      <w:proofErr w:type="spellStart"/>
      <w:r>
        <w:rPr>
          <w:rFonts w:cs="Times New Roman"/>
          <w:szCs w:val="24"/>
        </w:rPr>
        <w:t>Kruse</w:t>
      </w:r>
      <w:proofErr w:type="spellEnd"/>
      <w:r>
        <w:rPr>
          <w:rFonts w:cs="Times New Roman"/>
          <w:szCs w:val="24"/>
        </w:rPr>
        <w:t xml:space="preserve"> </w:t>
      </w:r>
      <w:r w:rsidRPr="004B0A4E">
        <w:rPr>
          <w:rFonts w:cs="Times New Roman"/>
          <w:i/>
          <w:szCs w:val="24"/>
        </w:rPr>
        <w:t>et al.</w:t>
      </w:r>
      <w:r w:rsidRPr="005D7EA6">
        <w:rPr>
          <w:rFonts w:cs="Times New Roman"/>
          <w:szCs w:val="24"/>
        </w:rPr>
        <w:t xml:space="preserve"> (2013</w:t>
      </w:r>
      <w:ins w:id="448" w:author="revisor" w:date="2019-10-28T21:15:00Z">
        <w:r w:rsidR="00086D86">
          <w:rPr>
            <w:rFonts w:cs="Times New Roman"/>
            <w:szCs w:val="24"/>
          </w:rPr>
          <w:t xml:space="preserve">, </w:t>
        </w:r>
        <w:proofErr w:type="spellStart"/>
        <w:r w:rsidR="00086D86">
          <w:rPr>
            <w:rFonts w:cs="Times New Roman"/>
            <w:szCs w:val="24"/>
          </w:rPr>
          <w:t>p.xx</w:t>
        </w:r>
      </w:ins>
      <w:proofErr w:type="spellEnd"/>
      <w:r w:rsidRPr="005D7EA6">
        <w:rPr>
          <w:rFonts w:cs="Times New Roman"/>
          <w:szCs w:val="24"/>
        </w:rPr>
        <w:t>)</w:t>
      </w:r>
      <w:ins w:id="449" w:author="revisor" w:date="2019-10-28T21:16:00Z">
        <w:r w:rsidR="00086D86">
          <w:rPr>
            <w:rFonts w:cs="Times New Roman"/>
            <w:szCs w:val="24"/>
          </w:rPr>
          <w:t xml:space="preserve"> argumentam que</w:t>
        </w:r>
      </w:ins>
    </w:p>
    <w:p w14:paraId="51EBCD1B" w14:textId="77777777" w:rsidR="00294027" w:rsidRDefault="00294027" w:rsidP="00294027">
      <w:pPr>
        <w:ind w:left="2268" w:firstLine="709"/>
        <w:rPr>
          <w:rFonts w:cs="Times New Roman"/>
          <w:szCs w:val="24"/>
        </w:rPr>
      </w:pPr>
    </w:p>
    <w:p w14:paraId="5E286CBC" w14:textId="524DD1F7"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w:t>
      </w:r>
      <w:proofErr w:type="spellStart"/>
      <w:r>
        <w:rPr>
          <w:rFonts w:cs="Times New Roman"/>
          <w:sz w:val="20"/>
          <w:szCs w:val="20"/>
        </w:rPr>
        <w:t>sub-simbólicos</w:t>
      </w:r>
      <w:proofErr w:type="spellEnd"/>
      <w:r>
        <w:rPr>
          <w:rFonts w:cs="Times New Roman"/>
          <w:sz w:val="20"/>
          <w:szCs w:val="20"/>
        </w:rPr>
        <w:t xml:space="preserve"> e </w:t>
      </w:r>
      <w:r w:rsidRPr="00FC3AF4">
        <w:rPr>
          <w:rFonts w:cs="Times New Roman"/>
          <w:sz w:val="20"/>
          <w:szCs w:val="20"/>
        </w:rPr>
        <w:t>análogo</w:t>
      </w:r>
      <w:ins w:id="450" w:author="revisor" w:date="2019-10-28T21:16:00Z">
        <w:r w:rsidR="00086D86">
          <w:rPr>
            <w:rFonts w:cs="Times New Roman"/>
            <w:sz w:val="20"/>
            <w:szCs w:val="20"/>
          </w:rPr>
          <w:t>s</w:t>
        </w:r>
      </w:ins>
      <w:r w:rsidRPr="00FC3AF4">
        <w:rPr>
          <w:rFonts w:cs="Times New Roman"/>
          <w:sz w:val="20"/>
          <w:szCs w:val="20"/>
        </w:rPr>
        <w:t xml:space="preserve"> à natureza que toleram o conhecimento incompleto, impreciso e incerto</w:t>
      </w:r>
      <w:ins w:id="451" w:author="revisor" w:date="2019-10-28T21:16:00Z">
        <w:r w:rsidR="00086D86">
          <w:rPr>
            <w:rFonts w:cs="Times New Roman"/>
            <w:sz w:val="20"/>
            <w:szCs w:val="20"/>
          </w:rPr>
          <w:t xml:space="preserve"> </w:t>
        </w:r>
      </w:ins>
      <w:proofErr w:type="gramStart"/>
      <w:r w:rsidRPr="00FC3AF4">
        <w:rPr>
          <w:rFonts w:cs="Times New Roman"/>
          <w:sz w:val="20"/>
          <w:szCs w:val="20"/>
        </w:rPr>
        <w:t>[...].(</w:t>
      </w:r>
      <w:proofErr w:type="gramEnd"/>
      <w:r w:rsidRPr="00FC3AF4">
        <w:rPr>
          <w:rFonts w:cs="Times New Roman"/>
          <w:sz w:val="20"/>
          <w:szCs w:val="20"/>
        </w:rPr>
        <w:t>tradução nossa)</w:t>
      </w:r>
    </w:p>
    <w:p w14:paraId="4FE03FAA" w14:textId="77777777" w:rsidR="00294027" w:rsidRPr="005D7EA6" w:rsidDel="00086D86" w:rsidRDefault="00294027" w:rsidP="00294027">
      <w:pPr>
        <w:ind w:firstLine="709"/>
        <w:rPr>
          <w:del w:id="452" w:author="revisor" w:date="2019-10-28T21:16:00Z"/>
          <w:rFonts w:cs="Times New Roman"/>
          <w:szCs w:val="24"/>
        </w:rPr>
      </w:pPr>
    </w:p>
    <w:p w14:paraId="68F72EA7" w14:textId="77777777" w:rsidR="00294027" w:rsidRDefault="00294027" w:rsidP="00EA6BD2"/>
    <w:p w14:paraId="6DC5AAF6" w14:textId="7710BD0E" w:rsidR="001F33CE" w:rsidRPr="005D7EA6" w:rsidRDefault="007F7B75" w:rsidP="00EA6BD2">
      <w:pPr>
        <w:rPr>
          <w:lang w:eastAsia="pt-BR"/>
        </w:rPr>
      </w:pPr>
      <w:r w:rsidRPr="005D7EA6">
        <w:t>Segundo</w:t>
      </w:r>
      <w:r w:rsidR="00273FEC" w:rsidRPr="005D7EA6">
        <w:rPr>
          <w:lang w:eastAsia="pt-BR"/>
        </w:rPr>
        <w:t xml:space="preserve"> </w:t>
      </w:r>
      <w:proofErr w:type="spellStart"/>
      <w:r w:rsidR="00C17B9F" w:rsidRPr="005D7EA6">
        <w:rPr>
          <w:lang w:eastAsia="pt-BR"/>
        </w:rPr>
        <w:t>Zadeh</w:t>
      </w:r>
      <w:proofErr w:type="spellEnd"/>
      <w:r w:rsidR="00273FEC" w:rsidRPr="005D7EA6">
        <w:rPr>
          <w:lang w:eastAsia="pt-BR"/>
        </w:rPr>
        <w:t xml:space="preserve"> </w:t>
      </w:r>
      <w:r w:rsidR="00C17B9F" w:rsidRPr="005D7EA6">
        <w:rPr>
          <w:lang w:eastAsia="pt-BR"/>
        </w:rPr>
        <w:t>(</w:t>
      </w:r>
      <w:r w:rsidR="00273FEC" w:rsidRPr="005D7EA6">
        <w:rPr>
          <w:lang w:eastAsia="pt-BR"/>
        </w:rPr>
        <w:t xml:space="preserve">1965) um conjunto </w:t>
      </w:r>
      <w:proofErr w:type="spellStart"/>
      <w:r w:rsidR="008C4351" w:rsidRPr="008C4351">
        <w:rPr>
          <w:i/>
          <w:lang w:eastAsia="pt-BR"/>
        </w:rPr>
        <w:t>fuzzy</w:t>
      </w:r>
      <w:proofErr w:type="spellEnd"/>
      <w:r w:rsidR="00273FEC" w:rsidRPr="005D7EA6">
        <w:rPr>
          <w:lang w:eastAsia="pt-BR"/>
        </w:rPr>
        <w:t xml:space="preserve"> é um intervalo de valores contínuos com valores de associação. Esse conjunto é caracterizado por uma função de associação (característica) que atribui a cada objeto um grau de </w:t>
      </w:r>
      <w:del w:id="453" w:author="revisor" w:date="2019-10-28T21:17:00Z">
        <w:r w:rsidR="00273FEC" w:rsidRPr="005D7EA6" w:rsidDel="00086D86">
          <w:rPr>
            <w:lang w:eastAsia="pt-BR"/>
          </w:rPr>
          <w:delText xml:space="preserve">associação </w:delText>
        </w:r>
      </w:del>
      <w:ins w:id="454" w:author="revisor" w:date="2019-10-28T21:21:00Z">
        <w:r w:rsidR="00264725">
          <w:rPr>
            <w:lang w:eastAsia="pt-BR"/>
          </w:rPr>
          <w:t>associação</w:t>
        </w:r>
      </w:ins>
      <w:ins w:id="455" w:author="revisor" w:date="2019-10-28T21:17:00Z">
        <w:r w:rsidR="00086D86" w:rsidRPr="005D7EA6">
          <w:rPr>
            <w:lang w:eastAsia="pt-BR"/>
          </w:rPr>
          <w:t xml:space="preserve"> </w:t>
        </w:r>
      </w:ins>
      <w:r w:rsidR="00273FEC" w:rsidRPr="005D7EA6">
        <w:rPr>
          <w:lang w:eastAsia="pt-BR"/>
        </w:rPr>
        <w:t xml:space="preserve">que varia entre zero e um. </w:t>
      </w:r>
    </w:p>
    <w:p w14:paraId="533C8797" w14:textId="77777777" w:rsidR="00D3298B" w:rsidRPr="005D7EA6" w:rsidRDefault="00D3298B" w:rsidP="00EA6BD2">
      <w:pPr>
        <w:rPr>
          <w:lang w:eastAsia="pt-BR"/>
        </w:rPr>
      </w:pPr>
      <w:r w:rsidRPr="005D7EA6">
        <w:t>De acordo com</w:t>
      </w:r>
      <w:r w:rsidR="005377B6" w:rsidRPr="005D7EA6">
        <w:t xml:space="preserve"> </w:t>
      </w:r>
      <w:proofErr w:type="spellStart"/>
      <w:r w:rsidR="005377B6" w:rsidRPr="005D7EA6">
        <w:t>J</w:t>
      </w:r>
      <w:r w:rsidR="00B90953" w:rsidRPr="005D7EA6">
        <w:t>ang</w:t>
      </w:r>
      <w:proofErr w:type="spellEnd"/>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de regras </w:t>
      </w:r>
      <w:proofErr w:type="spellStart"/>
      <w:r w:rsidR="008C4351" w:rsidRPr="008C4351">
        <w:rPr>
          <w:i/>
        </w:rPr>
        <w:t>fuzzy</w:t>
      </w:r>
      <w:proofErr w:type="spellEnd"/>
      <w:r w:rsidR="00290ECE" w:rsidRPr="005D7EA6">
        <w:t xml:space="preserve"> </w:t>
      </w:r>
      <w:r w:rsidR="001C7272">
        <w:t xml:space="preserve">SE-ENTÃO forma </w:t>
      </w:r>
      <w:proofErr w:type="gramStart"/>
      <w:r w:rsidR="001C7272">
        <w:t xml:space="preserve">o </w:t>
      </w:r>
      <w:r w:rsidR="00290ECE" w:rsidRPr="005D7EA6">
        <w:t xml:space="preserve">componente </w:t>
      </w:r>
      <w:r w:rsidRPr="005D7EA6">
        <w:t>chave</w:t>
      </w:r>
      <w:proofErr w:type="gramEnd"/>
      <w:r w:rsidRPr="005D7EA6">
        <w:t xml:space="preserve"> de um sistema de inferência </w:t>
      </w:r>
      <w:proofErr w:type="spellStart"/>
      <w:r w:rsidR="008C4351" w:rsidRPr="008C4351">
        <w:rPr>
          <w:i/>
        </w:rPr>
        <w:t>fuzzy</w:t>
      </w:r>
      <w:proofErr w:type="spellEnd"/>
      <w:r w:rsidRPr="005D7EA6">
        <w:t xml:space="preserve"> que pode efetivamente modelar o conhecimento humano em uma aplicação específica.</w:t>
      </w:r>
    </w:p>
    <w:p w14:paraId="542A9F2B" w14:textId="77777777" w:rsidR="00D83003" w:rsidRPr="005D7EA6" w:rsidRDefault="00D83003" w:rsidP="00EA6BD2">
      <w:r w:rsidRPr="005D7EA6">
        <w:rPr>
          <w:lang w:eastAsia="pt-BR"/>
        </w:rPr>
        <w:t xml:space="preserve">De acordo com Gomide e </w:t>
      </w:r>
      <w:proofErr w:type="spellStart"/>
      <w:r w:rsidRPr="005D7EA6">
        <w:rPr>
          <w:lang w:eastAsia="pt-BR"/>
        </w:rPr>
        <w:t>Gudwin</w:t>
      </w:r>
      <w:proofErr w:type="spellEnd"/>
      <w:r w:rsidRPr="005D7EA6">
        <w:rPr>
          <w:lang w:eastAsia="pt-BR"/>
        </w:rPr>
        <w:t xml:space="preserve"> (1994, p. 1)</w:t>
      </w:r>
      <w:r w:rsidR="00B10AC2">
        <w:rPr>
          <w:lang w:eastAsia="pt-BR"/>
        </w:rPr>
        <w:t>,</w:t>
      </w:r>
    </w:p>
    <w:p w14:paraId="0229235F" w14:textId="77777777" w:rsidR="00D83003" w:rsidRPr="005D7EA6" w:rsidRDefault="00D83003" w:rsidP="00EA6BD2">
      <w:pPr>
        <w:rPr>
          <w:lang w:eastAsia="pt-BR"/>
        </w:rPr>
      </w:pPr>
    </w:p>
    <w:p w14:paraId="7F3E9274" w14:textId="77777777"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proofErr w:type="spellStart"/>
      <w:r w:rsidR="008C4351" w:rsidRPr="008C4351">
        <w:rPr>
          <w:i/>
          <w:sz w:val="20"/>
          <w:szCs w:val="20"/>
          <w:lang w:eastAsia="pt-BR"/>
        </w:rPr>
        <w:t>fuzzy</w:t>
      </w:r>
      <w:proofErr w:type="spellEnd"/>
      <w:r w:rsidRPr="00FC3AF4">
        <w:rPr>
          <w:sz w:val="20"/>
          <w:szCs w:val="20"/>
          <w:lang w:eastAsia="pt-BR"/>
        </w:rPr>
        <w:t xml:space="preserve"> é a lógica baseada na teoria dos conjuntos </w:t>
      </w:r>
      <w:proofErr w:type="spellStart"/>
      <w:r w:rsidR="008C4351" w:rsidRPr="008C4351">
        <w:rPr>
          <w:i/>
          <w:sz w:val="20"/>
          <w:szCs w:val="20"/>
          <w:lang w:eastAsia="pt-BR"/>
        </w:rPr>
        <w:t>fuzzy</w:t>
      </w:r>
      <w:proofErr w:type="spellEnd"/>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14:paraId="1E856D06" w14:textId="77777777" w:rsidR="00873AEC" w:rsidRPr="005D7EA6" w:rsidRDefault="00873AEC" w:rsidP="00EA6BD2"/>
    <w:p w14:paraId="6233E7AF" w14:textId="77777777" w:rsidR="00264725" w:rsidRDefault="00AD71B5" w:rsidP="00EA6BD2">
      <w:pPr>
        <w:rPr>
          <w:ins w:id="456" w:author="revisor" w:date="2019-10-28T21:22:00Z"/>
        </w:rPr>
      </w:pPr>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w:t>
      </w:r>
      <w:ins w:id="457" w:author="revisor" w:date="2019-10-28T21:22:00Z">
        <w:r w:rsidR="00264725">
          <w:t>m,</w:t>
        </w:r>
      </w:ins>
      <w:r w:rsidR="007235C4">
        <w:t xml:space="preserve"> através das figuras </w:t>
      </w:r>
      <w:r w:rsidR="007B2377">
        <w:t>a seguir</w:t>
      </w:r>
      <w:ins w:id="458" w:author="revisor" w:date="2019-10-28T21:22:00Z">
        <w:r w:rsidR="00264725">
          <w:t>,</w:t>
        </w:r>
      </w:ins>
      <w:r w:rsidRPr="005D7EA6">
        <w:t xml:space="preserve"> um paralelo entre a lógica convencional e a l</w:t>
      </w:r>
      <w:r w:rsidR="007235C4">
        <w:t xml:space="preserve">ógica </w:t>
      </w:r>
      <w:proofErr w:type="spellStart"/>
      <w:r w:rsidR="008C4351" w:rsidRPr="008C4351">
        <w:rPr>
          <w:i/>
        </w:rPr>
        <w:t>fuzzy</w:t>
      </w:r>
      <w:proofErr w:type="spellEnd"/>
      <w:r w:rsidR="007235C4">
        <w:t xml:space="preserve">. </w:t>
      </w:r>
    </w:p>
    <w:p w14:paraId="7FB4338D" w14:textId="7C4C01B5" w:rsidR="007235C4" w:rsidRDefault="00B10AC2" w:rsidP="00EA6BD2">
      <w:r>
        <w:t>Pode-se perceber na F</w:t>
      </w:r>
      <w:r w:rsidR="007235C4">
        <w:t>igura</w:t>
      </w:r>
      <w:r w:rsidR="001C7272">
        <w:t xml:space="preserve"> 1</w:t>
      </w:r>
      <w:r w:rsidR="00B22D6C" w:rsidRPr="005D7EA6">
        <w:t>,</w:t>
      </w:r>
      <w:r w:rsidR="00AD71B5" w:rsidRPr="005D7EA6">
        <w:t xml:space="preserve"> um</w:t>
      </w:r>
      <w:r w:rsidR="00B22D6C" w:rsidRPr="005D7EA6">
        <w:t xml:space="preserve"> gráfico que e</w:t>
      </w:r>
      <w:r w:rsidR="00AD71B5" w:rsidRPr="005D7EA6">
        <w:t>xemp</w:t>
      </w:r>
      <w:r w:rsidR="00B22D6C" w:rsidRPr="005D7EA6">
        <w:t>lifica a</w:t>
      </w:r>
      <w:r w:rsidR="00AD71B5" w:rsidRPr="005D7EA6">
        <w:t xml:space="preserve"> teoria</w:t>
      </w:r>
      <w:r w:rsidR="00B22D6C" w:rsidRPr="005D7EA6">
        <w:t xml:space="preserve"> da lógica</w:t>
      </w:r>
      <w:r w:rsidR="00AD71B5" w:rsidRPr="005D7EA6">
        <w:t xml:space="preserve"> clássica</w:t>
      </w:r>
      <w:r w:rsidR="002C0144">
        <w:t>.</w:t>
      </w:r>
      <w:r w:rsidR="00B22D6C" w:rsidRPr="005D7EA6">
        <w:t xml:space="preserve"> </w:t>
      </w:r>
    </w:p>
    <w:p w14:paraId="3F2AA727" w14:textId="77777777" w:rsidR="007235C4" w:rsidRDefault="007235C4" w:rsidP="00DC2C88">
      <w:pPr>
        <w:rPr>
          <w:rFonts w:cs="Times New Roman"/>
          <w:szCs w:val="24"/>
        </w:rPr>
      </w:pPr>
    </w:p>
    <w:p w14:paraId="625B519E" w14:textId="77777777" w:rsidR="00B10AC2" w:rsidRDefault="00B10AC2" w:rsidP="00DC2C88">
      <w:pPr>
        <w:rPr>
          <w:rFonts w:cs="Times New Roman"/>
          <w:szCs w:val="24"/>
        </w:rPr>
      </w:pPr>
    </w:p>
    <w:p w14:paraId="6456FB0E" w14:textId="77777777" w:rsidR="00B10AC2" w:rsidRDefault="00B10AC2" w:rsidP="00DC2C88">
      <w:pPr>
        <w:rPr>
          <w:rFonts w:cs="Times New Roman"/>
          <w:szCs w:val="24"/>
        </w:rPr>
      </w:pPr>
    </w:p>
    <w:p w14:paraId="77EA2E0F" w14:textId="05A96A55" w:rsidR="00B10AC2" w:rsidDel="00264725" w:rsidRDefault="00B10AC2" w:rsidP="00DC2C88">
      <w:pPr>
        <w:rPr>
          <w:del w:id="459" w:author="revisor" w:date="2019-10-28T21:24:00Z"/>
          <w:rFonts w:cs="Times New Roman"/>
          <w:szCs w:val="24"/>
        </w:rPr>
      </w:pPr>
    </w:p>
    <w:p w14:paraId="6DF5FDD1" w14:textId="4F60E145" w:rsidR="00B10AC2" w:rsidDel="00264725" w:rsidRDefault="00B10AC2" w:rsidP="00DC2C88">
      <w:pPr>
        <w:rPr>
          <w:del w:id="460" w:author="revisor" w:date="2019-10-28T21:24:00Z"/>
          <w:rFonts w:cs="Times New Roman"/>
          <w:szCs w:val="24"/>
        </w:rPr>
      </w:pPr>
    </w:p>
    <w:p w14:paraId="11172B3F" w14:textId="77777777" w:rsidR="00B10AC2" w:rsidRDefault="00B10AC2" w:rsidP="00047BFF">
      <w:pPr>
        <w:ind w:firstLine="0"/>
        <w:rPr>
          <w:rFonts w:cs="Times New Roman"/>
          <w:szCs w:val="24"/>
        </w:rPr>
      </w:pPr>
    </w:p>
    <w:p w14:paraId="40E2CE27" w14:textId="77777777" w:rsidR="00B10AC2" w:rsidRPr="00A377D5" w:rsidRDefault="00B10AC2" w:rsidP="00B10AC2">
      <w:pPr>
        <w:pStyle w:val="Legenda"/>
        <w:keepNext/>
        <w:rPr>
          <w:b/>
          <w:i w:val="0"/>
          <w:sz w:val="20"/>
        </w:rPr>
      </w:pPr>
      <w:bookmarkStart w:id="461" w:name="_Toc23009930"/>
      <w:r w:rsidRPr="00A377D5">
        <w:rPr>
          <w:b/>
          <w:i w:val="0"/>
          <w:sz w:val="20"/>
        </w:rPr>
        <w:t xml:space="preserve">Figura </w:t>
      </w:r>
      <w:r w:rsidR="00E7678E" w:rsidRPr="00A377D5">
        <w:rPr>
          <w:b/>
          <w:i w:val="0"/>
          <w:sz w:val="20"/>
        </w:rPr>
        <w:fldChar w:fldCharType="begin"/>
      </w:r>
      <w:r w:rsidRPr="00A377D5">
        <w:rPr>
          <w:b/>
          <w:i w:val="0"/>
          <w:sz w:val="20"/>
        </w:rPr>
        <w:instrText xml:space="preserve"> SEQ Figura \* ARABIC </w:instrText>
      </w:r>
      <w:r w:rsidR="00E7678E" w:rsidRPr="00A377D5">
        <w:rPr>
          <w:b/>
          <w:i w:val="0"/>
          <w:sz w:val="20"/>
        </w:rPr>
        <w:fldChar w:fldCharType="separate"/>
      </w:r>
      <w:r w:rsidR="00FB0F5E" w:rsidRPr="00A377D5">
        <w:rPr>
          <w:b/>
          <w:i w:val="0"/>
          <w:noProof/>
          <w:sz w:val="20"/>
        </w:rPr>
        <w:t>1</w:t>
      </w:r>
      <w:r w:rsidR="00E7678E"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461"/>
    </w:p>
    <w:p w14:paraId="580B85D5" w14:textId="77777777" w:rsidR="007235C4" w:rsidRPr="000310FD" w:rsidRDefault="007235C4" w:rsidP="007235C4">
      <w:pPr>
        <w:ind w:firstLine="0"/>
        <w:jc w:val="center"/>
      </w:pPr>
      <w:r>
        <w:rPr>
          <w:noProof/>
          <w:lang w:eastAsia="pt-BR"/>
        </w:rPr>
        <w:drawing>
          <wp:inline distT="0" distB="0" distL="0" distR="0" wp14:anchorId="782E48F2" wp14:editId="22B15617">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6"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14:paraId="4D1A2A26" w14:textId="77777777"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w:t>
      </w:r>
      <w:del w:id="462" w:author="revisor" w:date="2019-10-28T21:22:00Z">
        <w:r w:rsidRPr="00A377D5" w:rsidDel="00264725">
          <w:rPr>
            <w:b w:val="0"/>
          </w:rPr>
          <w:delText xml:space="preserve"> </w:delText>
        </w:r>
      </w:del>
      <w:r w:rsidRPr="00A377D5">
        <w:rPr>
          <w:b w:val="0"/>
        </w:rPr>
        <w:t xml:space="preserve">, </w:t>
      </w:r>
      <w:r w:rsidRPr="00A377D5">
        <w:rPr>
          <w:b w:val="0"/>
          <w:lang w:eastAsia="pt-BR"/>
        </w:rPr>
        <w:t xml:space="preserve">utilizando </w:t>
      </w:r>
      <w:proofErr w:type="spellStart"/>
      <w:r w:rsidRPr="00A377D5">
        <w:rPr>
          <w:b w:val="0"/>
          <w:lang w:eastAsia="pt-BR"/>
        </w:rPr>
        <w:t>Matplotlib</w:t>
      </w:r>
      <w:proofErr w:type="spellEnd"/>
      <w:r w:rsidRPr="00A377D5">
        <w:rPr>
          <w:b w:val="0"/>
          <w:lang w:eastAsia="pt-BR"/>
        </w:rPr>
        <w:t xml:space="preserve"> 2.2.2</w:t>
      </w:r>
      <w:r w:rsidR="00A377D5">
        <w:rPr>
          <w:b w:val="0"/>
          <w:lang w:eastAsia="pt-BR"/>
        </w:rPr>
        <w:t>.</w:t>
      </w:r>
    </w:p>
    <w:p w14:paraId="7FCFD19D" w14:textId="77777777" w:rsidR="00897118" w:rsidRDefault="00897118" w:rsidP="00DC2C88">
      <w:pPr>
        <w:rPr>
          <w:rFonts w:cs="Times New Roman"/>
          <w:szCs w:val="24"/>
        </w:rPr>
      </w:pPr>
    </w:p>
    <w:p w14:paraId="62A95DC2" w14:textId="0D28451D"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ins w:id="463" w:author="revisor" w:date="2019-10-28T21:23:00Z">
        <w:r w:rsidR="00264725">
          <w:rPr>
            <w:rFonts w:cs="Times New Roman"/>
            <w:szCs w:val="24"/>
          </w:rPr>
          <w:t xml:space="preserve"> Existe um valor exato (valor </w:t>
        </w:r>
        <w:proofErr w:type="spellStart"/>
        <w:r w:rsidR="00264725" w:rsidRPr="00264725">
          <w:rPr>
            <w:rFonts w:cs="Times New Roman"/>
            <w:i/>
            <w:szCs w:val="24"/>
            <w:rPrChange w:id="464" w:author="revisor" w:date="2019-10-28T21:23:00Z">
              <w:rPr>
                <w:rFonts w:cs="Times New Roman"/>
                <w:szCs w:val="24"/>
              </w:rPr>
            </w:rPrChange>
          </w:rPr>
          <w:t>crisp</w:t>
        </w:r>
        <w:proofErr w:type="spellEnd"/>
        <w:r w:rsidR="00264725">
          <w:rPr>
            <w:rFonts w:cs="Times New Roman"/>
            <w:szCs w:val="24"/>
          </w:rPr>
          <w:t xml:space="preserve">) que </w:t>
        </w:r>
        <w:proofErr w:type="spellStart"/>
        <w:r w:rsidR="00264725">
          <w:rPr>
            <w:rFonts w:cs="Times New Roman"/>
            <w:szCs w:val="24"/>
          </w:rPr>
          <w:t>delimina</w:t>
        </w:r>
        <w:proofErr w:type="spellEnd"/>
        <w:r w:rsidR="00264725">
          <w:rPr>
            <w:rFonts w:cs="Times New Roman"/>
            <w:szCs w:val="24"/>
          </w:rPr>
          <w:t xml:space="preserve"> os limites de cada conjunto, sem sobreposi</w:t>
        </w:r>
      </w:ins>
      <w:ins w:id="465" w:author="revisor" w:date="2019-10-28T21:24:00Z">
        <w:r w:rsidR="00264725">
          <w:rPr>
            <w:rFonts w:cs="Times New Roman"/>
            <w:szCs w:val="24"/>
          </w:rPr>
          <w:t>ções.</w:t>
        </w:r>
      </w:ins>
    </w:p>
    <w:p w14:paraId="167EC0B5" w14:textId="5CF0318A"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proofErr w:type="spellStart"/>
      <w:r w:rsidR="008C4351" w:rsidRPr="008C4351">
        <w:rPr>
          <w:rFonts w:cs="Times New Roman"/>
          <w:i/>
          <w:szCs w:val="24"/>
        </w:rPr>
        <w:t>fuzzy</w:t>
      </w:r>
      <w:proofErr w:type="spellEnd"/>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w:t>
      </w:r>
      <w:ins w:id="466" w:author="revisor" w:date="2019-10-28T21:24:00Z">
        <w:r w:rsidR="00264725">
          <w:rPr>
            <w:rFonts w:cs="Times New Roman"/>
            <w:szCs w:val="24"/>
          </w:rPr>
          <w:t>-se</w:t>
        </w:r>
      </w:ins>
      <w:del w:id="467" w:author="revisor" w:date="2019-10-28T21:24:00Z">
        <w:r w:rsidR="00B22D6C" w:rsidRPr="005D7EA6" w:rsidDel="00264725">
          <w:rPr>
            <w:rFonts w:cs="Times New Roman"/>
            <w:szCs w:val="24"/>
          </w:rPr>
          <w:delText>mos</w:delText>
        </w:r>
      </w:del>
      <w:r w:rsidR="00B22D6C" w:rsidRPr="005D7EA6">
        <w:rPr>
          <w:rFonts w:cs="Times New Roman"/>
          <w:szCs w:val="24"/>
        </w:rPr>
        <w:t xml:space="preserve"> a </w:t>
      </w:r>
      <w:proofErr w:type="spellStart"/>
      <w:r w:rsidR="00E87743" w:rsidRPr="005D7EA6">
        <w:rPr>
          <w:rFonts w:cs="Times New Roman"/>
          <w:szCs w:val="24"/>
        </w:rPr>
        <w:t>idéia</w:t>
      </w:r>
      <w:proofErr w:type="spellEnd"/>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14:paraId="17B3A271" w14:textId="77777777" w:rsidR="007235C4" w:rsidDel="00264725" w:rsidRDefault="007235C4" w:rsidP="007235C4">
      <w:pPr>
        <w:pStyle w:val="Legenda"/>
        <w:rPr>
          <w:del w:id="468" w:author="revisor" w:date="2019-10-28T21:24:00Z"/>
          <w:rFonts w:cs="Times New Roman"/>
          <w:sz w:val="20"/>
          <w:szCs w:val="20"/>
        </w:rPr>
      </w:pPr>
    </w:p>
    <w:p w14:paraId="616B95DA" w14:textId="77777777" w:rsidR="007235C4" w:rsidRDefault="007235C4" w:rsidP="007235C4">
      <w:pPr>
        <w:pStyle w:val="Legenda"/>
        <w:rPr>
          <w:rFonts w:cs="Times New Roman"/>
          <w:sz w:val="20"/>
          <w:szCs w:val="20"/>
        </w:rPr>
      </w:pPr>
    </w:p>
    <w:p w14:paraId="7760AD00" w14:textId="77777777" w:rsidR="00B10AC2" w:rsidRPr="00A377D5" w:rsidRDefault="00B10AC2" w:rsidP="00B10AC2">
      <w:pPr>
        <w:pStyle w:val="Legenda"/>
        <w:keepNext/>
        <w:rPr>
          <w:b/>
          <w:i w:val="0"/>
          <w:sz w:val="20"/>
        </w:rPr>
      </w:pPr>
      <w:bookmarkStart w:id="469" w:name="_Toc23009931"/>
      <w:r w:rsidRPr="00A377D5">
        <w:rPr>
          <w:b/>
          <w:i w:val="0"/>
          <w:sz w:val="20"/>
        </w:rPr>
        <w:t xml:space="preserve">Figura </w:t>
      </w:r>
      <w:r w:rsidR="00E7678E" w:rsidRPr="00A377D5">
        <w:rPr>
          <w:b/>
          <w:i w:val="0"/>
          <w:sz w:val="20"/>
        </w:rPr>
        <w:fldChar w:fldCharType="begin"/>
      </w:r>
      <w:r w:rsidRPr="00A377D5">
        <w:rPr>
          <w:b/>
          <w:i w:val="0"/>
          <w:sz w:val="20"/>
        </w:rPr>
        <w:instrText xml:space="preserve"> SEQ Figura \* ARABIC </w:instrText>
      </w:r>
      <w:r w:rsidR="00E7678E" w:rsidRPr="00A377D5">
        <w:rPr>
          <w:b/>
          <w:i w:val="0"/>
          <w:sz w:val="20"/>
        </w:rPr>
        <w:fldChar w:fldCharType="separate"/>
      </w:r>
      <w:r w:rsidR="00FB0F5E" w:rsidRPr="00A377D5">
        <w:rPr>
          <w:b/>
          <w:i w:val="0"/>
          <w:noProof/>
          <w:sz w:val="20"/>
        </w:rPr>
        <w:t>2</w:t>
      </w:r>
      <w:r w:rsidR="00E7678E"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469"/>
    </w:p>
    <w:p w14:paraId="52D9CCEA" w14:textId="77777777"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14:anchorId="084072AC" wp14:editId="2B7BDA72">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7"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14:paraId="089706DA" w14:textId="77777777"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w:t>
      </w:r>
      <w:proofErr w:type="gramStart"/>
      <w:r w:rsidRPr="00A377D5">
        <w:rPr>
          <w:b w:val="0"/>
        </w:rPr>
        <w:t>) ,</w:t>
      </w:r>
      <w:proofErr w:type="gramEnd"/>
      <w:r w:rsidRPr="00A377D5">
        <w:rPr>
          <w:b w:val="0"/>
        </w:rPr>
        <w:t xml:space="preserve"> </w:t>
      </w:r>
      <w:r w:rsidRPr="00A377D5">
        <w:rPr>
          <w:b w:val="0"/>
          <w:lang w:eastAsia="pt-BR"/>
        </w:rPr>
        <w:t xml:space="preserve">utilizando </w:t>
      </w:r>
      <w:proofErr w:type="spellStart"/>
      <w:r w:rsidRPr="00A377D5">
        <w:rPr>
          <w:b w:val="0"/>
          <w:lang w:eastAsia="pt-BR"/>
        </w:rPr>
        <w:t>Matplotlib</w:t>
      </w:r>
      <w:proofErr w:type="spellEnd"/>
      <w:r w:rsidRPr="00A377D5">
        <w:rPr>
          <w:b w:val="0"/>
          <w:lang w:eastAsia="pt-BR"/>
        </w:rPr>
        <w:t xml:space="preserve"> 2.2.2</w:t>
      </w:r>
      <w:r w:rsidR="00A377D5">
        <w:rPr>
          <w:b w:val="0"/>
          <w:lang w:eastAsia="pt-BR"/>
        </w:rPr>
        <w:t>.</w:t>
      </w:r>
    </w:p>
    <w:p w14:paraId="24EE8481" w14:textId="77777777" w:rsidR="007235C4" w:rsidRDefault="007235C4" w:rsidP="00DC2C88">
      <w:pPr>
        <w:rPr>
          <w:rFonts w:cs="Times New Roman"/>
          <w:szCs w:val="24"/>
        </w:rPr>
      </w:pPr>
    </w:p>
    <w:p w14:paraId="6D5E2240" w14:textId="77777777" w:rsidR="007235C4" w:rsidRPr="005D7EA6" w:rsidRDefault="002C0144" w:rsidP="00EA6BD2">
      <w:r w:rsidRPr="005D7EA6">
        <w:lastRenderedPageBreak/>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14:paraId="4F54E5D6" w14:textId="7CD0B5F6" w:rsidR="00977D1D" w:rsidRPr="006014B7" w:rsidRDefault="00CB1926" w:rsidP="006014B7">
      <w:r>
        <w:t xml:space="preserve">Como </w:t>
      </w:r>
      <w:r w:rsidR="006014B7">
        <w:t>se observa</w:t>
      </w:r>
      <w:r>
        <w:t xml:space="preserve"> na F</w:t>
      </w:r>
      <w:r w:rsidR="00B75855" w:rsidRPr="005D7EA6">
        <w:t xml:space="preserve">igura </w:t>
      </w:r>
      <w:r>
        <w:t>3</w:t>
      </w:r>
      <w:r w:rsidR="00294027">
        <w:t>,</w:t>
      </w:r>
      <w:r w:rsidR="00B75855" w:rsidRPr="005D7EA6">
        <w:t xml:space="preserve"> </w:t>
      </w:r>
      <w:del w:id="470" w:author="revisor" w:date="2019-10-28T21:25:00Z">
        <w:r w:rsidR="006014B7" w:rsidDel="00264725">
          <w:delText>de acordo Ta</w:delText>
        </w:r>
        <w:r w:rsidR="00FB0F5E" w:rsidDel="00264725">
          <w:delText>n</w:delText>
        </w:r>
        <w:r w:rsidR="006014B7" w:rsidDel="00264725">
          <w:delText>s</w:delText>
        </w:r>
        <w:r w:rsidR="00FB0F5E" w:rsidDel="00264725">
          <w:delText>c</w:delText>
        </w:r>
        <w:r w:rsidR="006014B7" w:rsidDel="00264725">
          <w:delText>heit (2004),</w:delText>
        </w:r>
        <w:r w:rsidR="006014B7" w:rsidRPr="005D7EA6" w:rsidDel="00264725">
          <w:delText xml:space="preserve"> </w:delText>
        </w:r>
        <w:r w:rsidR="00B75855" w:rsidRPr="005D7EA6" w:rsidDel="00264725">
          <w:delText xml:space="preserve">em </w:delText>
        </w:r>
      </w:del>
      <w:r w:rsidR="00B75855" w:rsidRPr="005D7EA6">
        <w:t xml:space="preserve">um sistema de inferência </w:t>
      </w:r>
      <w:proofErr w:type="spellStart"/>
      <w:r w:rsidR="008C4351" w:rsidRPr="008C4351">
        <w:rPr>
          <w:i/>
        </w:rPr>
        <w:t>fuzzy</w:t>
      </w:r>
      <w:proofErr w:type="spellEnd"/>
      <w:del w:id="471" w:author="revisor" w:date="2019-10-28T21:25:00Z">
        <w:r w:rsidR="00B174E8" w:rsidRPr="005D7EA6" w:rsidDel="00264725">
          <w:delText>,</w:delText>
        </w:r>
      </w:del>
      <w:r w:rsidR="00F64A6A" w:rsidRPr="005D7EA6">
        <w:t xml:space="preserve"> </w:t>
      </w:r>
      <w:r w:rsidR="00B75855" w:rsidRPr="005D7EA6">
        <w:t>considera-se</w:t>
      </w:r>
      <w:r w:rsidR="00F64A6A" w:rsidRPr="005D7EA6">
        <w:t xml:space="preserve"> como</w:t>
      </w:r>
      <w:r w:rsidR="00B75855" w:rsidRPr="005D7EA6">
        <w:t xml:space="preserve"> entradas </w:t>
      </w:r>
      <w:ins w:id="472" w:author="revisor" w:date="2019-10-28T21:25:00Z">
        <w:r w:rsidR="00264725">
          <w:t xml:space="preserve">e saídas </w:t>
        </w:r>
      </w:ins>
      <w:r w:rsidR="00F64A6A" w:rsidRPr="005D7EA6">
        <w:t xml:space="preserve">valores precisos </w:t>
      </w:r>
      <w:r w:rsidR="00B75855" w:rsidRPr="005D7EA6">
        <w:t>(números reais)</w:t>
      </w:r>
      <w:r w:rsidR="006014B7">
        <w:t>.</w:t>
      </w:r>
    </w:p>
    <w:p w14:paraId="070234DD" w14:textId="77777777" w:rsidR="00B16E1E" w:rsidRPr="006014B7" w:rsidRDefault="00B16E1E" w:rsidP="006014B7">
      <w:pPr>
        <w:pStyle w:val="CitaoLonga"/>
        <w:spacing w:line="360" w:lineRule="auto"/>
        <w:ind w:left="0"/>
        <w:jc w:val="center"/>
        <w:rPr>
          <w:sz w:val="24"/>
        </w:rPr>
      </w:pPr>
    </w:p>
    <w:p w14:paraId="7AB2A7E5" w14:textId="77777777" w:rsidR="006014B7" w:rsidRPr="00A377D5" w:rsidRDefault="006014B7" w:rsidP="006014B7">
      <w:pPr>
        <w:pStyle w:val="Legenda"/>
        <w:keepNext/>
        <w:rPr>
          <w:b/>
          <w:i w:val="0"/>
          <w:sz w:val="20"/>
        </w:rPr>
      </w:pPr>
      <w:bookmarkStart w:id="473" w:name="_Toc23009932"/>
      <w:r w:rsidRPr="00A377D5">
        <w:rPr>
          <w:b/>
          <w:i w:val="0"/>
          <w:sz w:val="20"/>
        </w:rPr>
        <w:t xml:space="preserve">Figura </w:t>
      </w:r>
      <w:r w:rsidR="00E7678E" w:rsidRPr="00A377D5">
        <w:rPr>
          <w:b/>
          <w:i w:val="0"/>
          <w:sz w:val="20"/>
        </w:rPr>
        <w:fldChar w:fldCharType="begin"/>
      </w:r>
      <w:r w:rsidRPr="00A377D5">
        <w:rPr>
          <w:b/>
          <w:i w:val="0"/>
          <w:sz w:val="20"/>
        </w:rPr>
        <w:instrText xml:space="preserve"> SEQ Figura \* ARABIC </w:instrText>
      </w:r>
      <w:r w:rsidR="00E7678E" w:rsidRPr="00A377D5">
        <w:rPr>
          <w:b/>
          <w:i w:val="0"/>
          <w:sz w:val="20"/>
        </w:rPr>
        <w:fldChar w:fldCharType="separate"/>
      </w:r>
      <w:r w:rsidR="00FB0F5E" w:rsidRPr="00A377D5">
        <w:rPr>
          <w:b/>
          <w:i w:val="0"/>
          <w:noProof/>
          <w:sz w:val="20"/>
        </w:rPr>
        <w:t>3</w:t>
      </w:r>
      <w:r w:rsidR="00E7678E"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473"/>
    </w:p>
    <w:p w14:paraId="32E00370" w14:textId="77777777" w:rsidR="00B16E1E" w:rsidRPr="00EA6BD2" w:rsidRDefault="00264725" w:rsidP="006014B7">
      <w:pPr>
        <w:pStyle w:val="CitaoLonga"/>
        <w:ind w:left="0"/>
        <w:jc w:val="center"/>
      </w:pPr>
      <w:r>
        <w:pict w14:anchorId="49781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pt;height:311.5pt">
            <v:imagedata r:id="rId18" o:title="sistema-de-inferencia"/>
          </v:shape>
        </w:pict>
      </w:r>
    </w:p>
    <w:p w14:paraId="56F0B448" w14:textId="77777777" w:rsidR="00977D1D" w:rsidRDefault="00977D1D" w:rsidP="006014B7">
      <w:pPr>
        <w:ind w:firstLine="0"/>
        <w:jc w:val="center"/>
        <w:rPr>
          <w:rFonts w:cs="Times New Roman"/>
          <w:sz w:val="20"/>
          <w:szCs w:val="20"/>
        </w:rPr>
      </w:pPr>
    </w:p>
    <w:p w14:paraId="6B410AC4" w14:textId="77777777" w:rsidR="00046A2C" w:rsidRPr="00A377D5" w:rsidRDefault="00046A2C" w:rsidP="006014B7">
      <w:pPr>
        <w:ind w:firstLine="0"/>
        <w:jc w:val="center"/>
        <w:rPr>
          <w:rFonts w:cs="Times New Roman"/>
          <w:sz w:val="20"/>
          <w:szCs w:val="20"/>
        </w:rPr>
      </w:pPr>
      <w:r w:rsidRPr="00A377D5">
        <w:rPr>
          <w:rFonts w:cs="Times New Roman"/>
          <w:sz w:val="20"/>
          <w:szCs w:val="20"/>
        </w:rPr>
        <w:t xml:space="preserve">Fonte: </w:t>
      </w:r>
      <w:proofErr w:type="spellStart"/>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w:t>
      </w:r>
      <w:proofErr w:type="spellEnd"/>
      <w:r w:rsidRPr="00A377D5">
        <w:rPr>
          <w:rFonts w:cs="Times New Roman"/>
          <w:color w:val="222222"/>
          <w:sz w:val="20"/>
          <w:szCs w:val="20"/>
          <w:shd w:val="clear" w:color="auto" w:fill="FFFFFF"/>
        </w:rPr>
        <w:t xml:space="preserve">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14:paraId="3946EE86" w14:textId="77777777" w:rsidR="00294027" w:rsidRDefault="00294027" w:rsidP="00294027"/>
    <w:p w14:paraId="7139651E" w14:textId="383AE82C" w:rsidR="006014B7" w:rsidRDefault="00294027" w:rsidP="00294027">
      <w:r w:rsidRPr="005D7EA6">
        <w:t xml:space="preserve">Como primeira etapa do processamento de um sistema de inferência </w:t>
      </w:r>
      <w:proofErr w:type="spellStart"/>
      <w:r w:rsidR="008C4351" w:rsidRPr="008C4351">
        <w:rPr>
          <w:i/>
        </w:rPr>
        <w:t>fuzzy</w:t>
      </w:r>
      <w:proofErr w:type="spellEnd"/>
      <w:r w:rsidRPr="005D7EA6">
        <w:t xml:space="preserve"> </w:t>
      </w:r>
      <w:r>
        <w:t>tem-se</w:t>
      </w:r>
      <w:r w:rsidRPr="005D7EA6">
        <w:t xml:space="preserve"> o mapeamento dos valores precisos para os conjuntos </w:t>
      </w:r>
      <w:del w:id="474" w:author="revisor" w:date="2019-10-28T21:26:00Z">
        <w:r w:rsidRPr="005D7EA6" w:rsidDel="00264725">
          <w:delText xml:space="preserve">nebulosos </w:delText>
        </w:r>
      </w:del>
      <w:proofErr w:type="spellStart"/>
      <w:ins w:id="475" w:author="revisor" w:date="2019-10-28T21:26:00Z">
        <w:r w:rsidR="00264725">
          <w:t>fuzzy</w:t>
        </w:r>
        <w:proofErr w:type="spellEnd"/>
        <w:r w:rsidR="00264725" w:rsidRPr="005D7EA6">
          <w:t xml:space="preserve"> </w:t>
        </w:r>
      </w:ins>
      <w:r w:rsidRPr="005D7EA6">
        <w:t xml:space="preserve">das variáveis de entrada, </w:t>
      </w:r>
      <w:r w:rsidR="006014B7">
        <w:t xml:space="preserve">esse processo é chamado de </w:t>
      </w:r>
      <w:proofErr w:type="spellStart"/>
      <w:r w:rsidR="006014B7">
        <w:t>fuzzi</w:t>
      </w:r>
      <w:r w:rsidRPr="005D7EA6">
        <w:t>ficação</w:t>
      </w:r>
      <w:proofErr w:type="spellEnd"/>
      <w:r w:rsidRPr="005D7EA6">
        <w:t>. Neste momento ocorre</w:t>
      </w:r>
      <w:r>
        <w:t>,</w:t>
      </w:r>
      <w:r w:rsidRPr="005D7EA6">
        <w:t xml:space="preserve"> diante das pertinências obtidas</w:t>
      </w:r>
      <w:r>
        <w:t>,</w:t>
      </w:r>
      <w:r w:rsidRPr="005D7EA6">
        <w:t xml:space="preserve"> a ativação das regras. </w:t>
      </w:r>
      <w:r w:rsidRPr="006014B7">
        <w:t xml:space="preserve">Com as respectivas regras ativadas </w:t>
      </w:r>
      <w:del w:id="476" w:author="revisor" w:date="2019-10-28T21:26:00Z">
        <w:r w:rsidRPr="006014B7" w:rsidDel="00264725">
          <w:delText>incia-se</w:delText>
        </w:r>
      </w:del>
      <w:ins w:id="477" w:author="revisor" w:date="2019-10-28T21:26:00Z">
        <w:r w:rsidR="00264725" w:rsidRPr="006014B7">
          <w:t>inicia-se</w:t>
        </w:r>
      </w:ins>
      <w:r w:rsidRPr="006014B7">
        <w:t xml:space="preserve"> o processo de inferência</w:t>
      </w:r>
      <w:r w:rsidR="006014B7" w:rsidRPr="006014B7">
        <w:t>.</w:t>
      </w:r>
      <w:r w:rsidRPr="005D7EA6">
        <w:t xml:space="preserve"> </w:t>
      </w:r>
    </w:p>
    <w:p w14:paraId="41E912F4" w14:textId="0E463D44" w:rsidR="00294027" w:rsidRDefault="006014B7" w:rsidP="00294027">
      <w:pPr>
        <w:rPr>
          <w:ins w:id="478" w:author="revisor" w:date="2019-10-28T21:27:00Z"/>
        </w:rPr>
      </w:pPr>
      <w:r>
        <w:t>Nesta etapa</w:t>
      </w:r>
      <w:ins w:id="479" w:author="revisor" w:date="2019-10-28T21:26:00Z">
        <w:r w:rsidR="00264725">
          <w:t xml:space="preserve"> de inferência</w:t>
        </w:r>
      </w:ins>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 xml:space="preserve">é realizada a </w:t>
      </w:r>
      <w:proofErr w:type="spellStart"/>
      <w:r w:rsidR="00F20E11">
        <w:t>defuzzi</w:t>
      </w:r>
      <w:r w:rsidR="00294027" w:rsidRPr="005D7EA6">
        <w:t>ficação</w:t>
      </w:r>
      <w:proofErr w:type="spellEnd"/>
      <w:r w:rsidR="00F20E11">
        <w:t xml:space="preserve">, etapa na qual é feita a interpretação e conversão dos valores </w:t>
      </w:r>
      <w:proofErr w:type="spellStart"/>
      <w:r w:rsidR="008C4351" w:rsidRPr="008C4351">
        <w:rPr>
          <w:i/>
        </w:rPr>
        <w:t>fuzzy</w:t>
      </w:r>
      <w:proofErr w:type="spellEnd"/>
      <w:r w:rsidR="00F20E11">
        <w:t xml:space="preserve"> de saída em um único valor numérico</w:t>
      </w:r>
      <w:r w:rsidR="00294027" w:rsidRPr="005D7EA6">
        <w:t>. Par</w:t>
      </w:r>
      <w:r w:rsidR="00F20E11">
        <w:t xml:space="preserve">a </w:t>
      </w:r>
      <w:r w:rsidR="00F20E11">
        <w:lastRenderedPageBreak/>
        <w:t>realizar esse processo pode-se</w:t>
      </w:r>
      <w:r w:rsidR="00294027" w:rsidRPr="005D7EA6">
        <w:t xml:space="preserve"> utilizar diversos m</w:t>
      </w:r>
      <w:r w:rsidR="00F20E11">
        <w:t>étodos</w:t>
      </w:r>
      <w:ins w:id="480" w:author="revisor" w:date="2019-10-28T21:27:00Z">
        <w:r w:rsidR="00264725">
          <w:t>,</w:t>
        </w:r>
      </w:ins>
      <w:r w:rsidR="00F20E11">
        <w:t xml:space="preserve"> sendo os mais conhecidos</w:t>
      </w:r>
      <w:del w:id="481" w:author="revisor" w:date="2019-10-28T21:27:00Z">
        <w:r w:rsidR="00F20E11" w:rsidDel="00264725">
          <w:delText>,</w:delText>
        </w:r>
      </w:del>
      <w:r w:rsidR="00F20E11">
        <w:t xml:space="preserve"> o </w:t>
      </w:r>
      <w:r w:rsidR="00294027" w:rsidRPr="005D7EA6">
        <w:t xml:space="preserve">centro de gravidade </w:t>
      </w:r>
      <w:ins w:id="482" w:author="revisor" w:date="2019-10-28T21:27:00Z">
        <w:r w:rsidR="00264725">
          <w:t xml:space="preserve">(centroide) </w:t>
        </w:r>
      </w:ins>
      <w:r w:rsidR="00294027" w:rsidRPr="005D7EA6">
        <w:t>e média dos máximos.</w:t>
      </w:r>
    </w:p>
    <w:p w14:paraId="013A7F3B" w14:textId="77777777" w:rsidR="00264725" w:rsidRDefault="00264725" w:rsidP="00294027"/>
    <w:p w14:paraId="2588F994" w14:textId="77777777"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14:paraId="12DB5B90" w14:textId="77777777" w:rsidR="00FD3959" w:rsidRPr="005D7EA6" w:rsidRDefault="00FD3959" w:rsidP="004F13BA">
      <w:pPr>
        <w:ind w:firstLine="709"/>
        <w:rPr>
          <w:rFonts w:cs="Times New Roman"/>
          <w:szCs w:val="24"/>
        </w:rPr>
      </w:pPr>
    </w:p>
    <w:p w14:paraId="04547104" w14:textId="77777777"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proofErr w:type="spellStart"/>
      <w:r w:rsidR="008C4351" w:rsidRPr="008C4351">
        <w:rPr>
          <w:rFonts w:cs="Times New Roman"/>
          <w:i/>
          <w:szCs w:val="24"/>
        </w:rPr>
        <w:t>fuzzy</w:t>
      </w:r>
      <w:proofErr w:type="spellEnd"/>
      <w:r w:rsidR="00FD3959" w:rsidRPr="005D7EA6">
        <w:rPr>
          <w:rFonts w:cs="Times New Roman"/>
          <w:szCs w:val="24"/>
        </w:rPr>
        <w:t>.</w:t>
      </w:r>
      <w:r w:rsidR="00F014C2" w:rsidRPr="005D7EA6">
        <w:rPr>
          <w:rFonts w:cs="Times New Roman"/>
          <w:szCs w:val="24"/>
        </w:rPr>
        <w:t xml:space="preserve"> </w:t>
      </w:r>
      <w:proofErr w:type="gramStart"/>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proofErr w:type="gramEnd"/>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14:paraId="368067CB" w14:textId="77777777" w:rsidR="004F13BA" w:rsidRPr="004F13BA" w:rsidRDefault="004F13BA" w:rsidP="004F13BA">
      <w:pPr>
        <w:ind w:firstLine="709"/>
        <w:rPr>
          <w:rFonts w:cs="Times New Roman"/>
          <w:szCs w:val="24"/>
        </w:rPr>
      </w:pPr>
    </w:p>
    <w:p w14:paraId="771A9934" w14:textId="34CBCCD3"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proofErr w:type="spellStart"/>
      <w:r w:rsidR="008C4351" w:rsidRPr="008C4351">
        <w:rPr>
          <w:rFonts w:eastAsia="Times New Roman" w:cs="Times New Roman"/>
          <w:i/>
          <w:sz w:val="20"/>
          <w:szCs w:val="20"/>
          <w:lang w:eastAsia="pt-BR"/>
        </w:rPr>
        <w:t>fuzzy</w:t>
      </w:r>
      <w:proofErr w:type="spellEnd"/>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proofErr w:type="spellStart"/>
      <w:r w:rsidR="008C4351" w:rsidRPr="008C4351">
        <w:rPr>
          <w:rFonts w:eastAsia="Times New Roman" w:cs="Times New Roman"/>
          <w:i/>
          <w:sz w:val="20"/>
          <w:szCs w:val="20"/>
          <w:lang w:eastAsia="pt-BR"/>
        </w:rPr>
        <w:t>fuzzy</w:t>
      </w:r>
      <w:proofErr w:type="spellEnd"/>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ins w:id="483" w:author="revisor" w:date="2019-10-28T21:27:00Z">
        <w:r w:rsidR="00A86D2D">
          <w:rPr>
            <w:rFonts w:eastAsia="Times New Roman" w:cs="Times New Roman"/>
            <w:sz w:val="20"/>
            <w:szCs w:val="20"/>
            <w:lang w:eastAsia="pt-BR"/>
          </w:rPr>
          <w:t xml:space="preserve"> </w:t>
        </w:r>
      </w:ins>
      <w:r w:rsidR="00F014C2" w:rsidRPr="00FC3AF4">
        <w:rPr>
          <w:rFonts w:eastAsia="Times New Roman" w:cs="Times New Roman"/>
          <w:sz w:val="20"/>
          <w:szCs w:val="20"/>
          <w:lang w:eastAsia="pt-BR"/>
        </w:rPr>
        <w:t>[...].</w:t>
      </w:r>
    </w:p>
    <w:p w14:paraId="52746483" w14:textId="77777777" w:rsidR="00F014C2" w:rsidRPr="005D7EA6" w:rsidRDefault="00F014C2" w:rsidP="004F13BA">
      <w:pPr>
        <w:ind w:left="2268" w:firstLine="709"/>
        <w:rPr>
          <w:rFonts w:eastAsia="Times New Roman" w:cs="Times New Roman"/>
          <w:szCs w:val="24"/>
          <w:lang w:eastAsia="pt-BR"/>
        </w:rPr>
      </w:pPr>
    </w:p>
    <w:p w14:paraId="5640E2E9" w14:textId="77777777"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proofErr w:type="spellStart"/>
      <w:r w:rsidR="008C4351" w:rsidRPr="008C4351">
        <w:rPr>
          <w:rFonts w:cs="Times New Roman"/>
          <w:i/>
          <w:szCs w:val="24"/>
        </w:rPr>
        <w:t>fuzzy</w:t>
      </w:r>
      <w:proofErr w:type="spellEnd"/>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14:paraId="124DDF03" w14:textId="00CDD589" w:rsidR="003D2A0C" w:rsidRPr="005D7EA6" w:rsidRDefault="009E15B2" w:rsidP="00AD5DE2">
      <w:pPr>
        <w:rPr>
          <w:rFonts w:cs="Times New Roman"/>
          <w:szCs w:val="24"/>
        </w:rPr>
      </w:pPr>
      <w:del w:id="484" w:author="revisor" w:date="2019-10-28T21:28:00Z">
        <w:r w:rsidRPr="005D7EA6" w:rsidDel="00A86D2D">
          <w:rPr>
            <w:rFonts w:cs="Times New Roman"/>
            <w:szCs w:val="24"/>
          </w:rPr>
          <w:delText>Ortega (2001</w:delText>
        </w:r>
        <w:r w:rsidR="00FB0F5E" w:rsidDel="00A86D2D">
          <w:rPr>
            <w:rFonts w:cs="Times New Roman"/>
            <w:szCs w:val="24"/>
          </w:rPr>
          <w:delText xml:space="preserve">) exemplifica através da </w:delText>
        </w:r>
      </w:del>
      <w:ins w:id="485" w:author="revisor" w:date="2019-10-28T21:28:00Z">
        <w:r w:rsidR="00A86D2D">
          <w:rPr>
            <w:rFonts w:cs="Times New Roman"/>
            <w:szCs w:val="24"/>
          </w:rPr>
          <w:t xml:space="preserve">A </w:t>
        </w:r>
      </w:ins>
      <w:r w:rsidR="00FB0F5E">
        <w:rPr>
          <w:rFonts w:cs="Times New Roman"/>
          <w:szCs w:val="24"/>
        </w:rPr>
        <w:t>Fi</w:t>
      </w:r>
      <w:r w:rsidR="00BF0E4D" w:rsidRPr="005D7EA6">
        <w:rPr>
          <w:rFonts w:cs="Times New Roman"/>
          <w:szCs w:val="24"/>
        </w:rPr>
        <w:t xml:space="preserve">gura </w:t>
      </w:r>
      <w:r w:rsidR="00FB0F5E">
        <w:rPr>
          <w:rFonts w:cs="Times New Roman"/>
          <w:szCs w:val="24"/>
        </w:rPr>
        <w:t xml:space="preserve">4 </w:t>
      </w:r>
      <w:ins w:id="486" w:author="revisor" w:date="2019-10-28T21:28:00Z">
        <w:r w:rsidR="00A86D2D">
          <w:rPr>
            <w:rFonts w:cs="Times New Roman"/>
            <w:szCs w:val="24"/>
          </w:rPr>
          <w:t xml:space="preserve">exemplifica </w:t>
        </w:r>
      </w:ins>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 xml:space="preserve">ística </w:t>
      </w:r>
      <w:del w:id="487" w:author="revisor" w:date="2019-10-28T21:28:00Z">
        <w:r w:rsidR="00BF0E4D" w:rsidRPr="005D7EA6" w:rsidDel="00A86D2D">
          <w:rPr>
            <w:rFonts w:cs="Times New Roman"/>
            <w:szCs w:val="24"/>
          </w:rPr>
          <w:delText>co</w:delText>
        </w:r>
        <w:r w:rsidR="00F63214" w:rsidDel="00A86D2D">
          <w:rPr>
            <w:rFonts w:cs="Times New Roman"/>
            <w:szCs w:val="24"/>
          </w:rPr>
          <w:delText xml:space="preserve">m o nome </w:delText>
        </w:r>
      </w:del>
      <w:ins w:id="488" w:author="revisor" w:date="2019-10-28T21:28:00Z">
        <w:r w:rsidR="00A86D2D">
          <w:rPr>
            <w:rFonts w:cs="Times New Roman"/>
            <w:szCs w:val="24"/>
          </w:rPr>
          <w:t>intitulada “</w:t>
        </w:r>
      </w:ins>
      <w:r w:rsidR="00F63214">
        <w:rPr>
          <w:rFonts w:cs="Times New Roman"/>
          <w:szCs w:val="24"/>
        </w:rPr>
        <w:t>Febre</w:t>
      </w:r>
      <w:ins w:id="489" w:author="revisor" w:date="2019-10-28T21:28:00Z">
        <w:r w:rsidR="00A86D2D">
          <w:rPr>
            <w:rFonts w:cs="Times New Roman"/>
            <w:szCs w:val="24"/>
          </w:rPr>
          <w:t>”</w:t>
        </w:r>
      </w:ins>
      <w:r w:rsidR="00F63214">
        <w:rPr>
          <w:rFonts w:cs="Times New Roman"/>
          <w:szCs w:val="24"/>
        </w:rPr>
        <w:t xml:space="preserve">. </w:t>
      </w:r>
      <w:moveFromRangeStart w:id="490" w:author="revisor" w:date="2019-10-28T21:29:00Z" w:name="move23190557"/>
      <w:moveFrom w:id="491" w:author="revisor" w:date="2019-10-28T21:29:00Z">
        <w:r w:rsidR="00F63214" w:rsidDel="00A86D2D">
          <w:rPr>
            <w:rFonts w:cs="Times New Roman"/>
            <w:szCs w:val="24"/>
          </w:rPr>
          <w:t>Os termos lingu</w:t>
        </w:r>
        <w:r w:rsidR="00BF0E4D" w:rsidRPr="005D7EA6" w:rsidDel="00A86D2D">
          <w:rPr>
            <w:rFonts w:cs="Times New Roman"/>
            <w:szCs w:val="24"/>
          </w:rPr>
          <w:t>ísticos que atribuem um significado semi-quantitativo a Febre são: baixa, média e alta. O domínio da variável</w:t>
        </w:r>
        <w:r w:rsidR="002B25F5" w:rsidRPr="005D7EA6" w:rsidDel="00A86D2D">
          <w:rPr>
            <w:rFonts w:cs="Times New Roman"/>
            <w:szCs w:val="24"/>
          </w:rPr>
          <w:t xml:space="preserve"> </w:t>
        </w:r>
        <w:r w:rsidR="00BF0E4D" w:rsidRPr="005D7EA6" w:rsidDel="00A86D2D">
          <w:rPr>
            <w:rFonts w:cs="Times New Roman"/>
            <w:szCs w:val="24"/>
          </w:rPr>
          <w:t>(valores que pode assumir) se encontra no int</w:t>
        </w:r>
        <w:r w:rsidR="00FB0F5E" w:rsidDel="00A86D2D">
          <w:rPr>
            <w:rFonts w:cs="Times New Roman"/>
            <w:szCs w:val="24"/>
          </w:rPr>
          <w:t>ervalo [36,40]. Cada termo lingu</w:t>
        </w:r>
        <w:r w:rsidR="00BF0E4D" w:rsidRPr="005D7EA6" w:rsidDel="00A86D2D">
          <w:rPr>
            <w:rFonts w:cs="Times New Roman"/>
            <w:szCs w:val="24"/>
          </w:rPr>
          <w:t xml:space="preserve">ístico possui um conjunto </w:t>
        </w:r>
        <w:r w:rsidR="008C4351" w:rsidRPr="008C4351" w:rsidDel="00A86D2D">
          <w:rPr>
            <w:rFonts w:cs="Times New Roman"/>
            <w:i/>
            <w:szCs w:val="24"/>
          </w:rPr>
          <w:t>fuzzy</w:t>
        </w:r>
        <w:r w:rsidR="00BF0E4D" w:rsidRPr="005D7EA6" w:rsidDel="00A86D2D">
          <w:rPr>
            <w:rFonts w:cs="Times New Roman"/>
            <w:szCs w:val="24"/>
          </w:rPr>
          <w:t xml:space="preserve"> associado que o caracteriza.</w:t>
        </w:r>
      </w:moveFrom>
      <w:moveFromRangeEnd w:id="490"/>
    </w:p>
    <w:p w14:paraId="50712BD0" w14:textId="77777777" w:rsidR="003D2A0C" w:rsidRPr="00FB0F5E" w:rsidRDefault="003D2A0C" w:rsidP="00FB0F5E">
      <w:pPr>
        <w:ind w:firstLine="0"/>
        <w:jc w:val="center"/>
        <w:rPr>
          <w:rFonts w:cs="Times New Roman"/>
          <w:sz w:val="20"/>
          <w:szCs w:val="24"/>
        </w:rPr>
      </w:pPr>
    </w:p>
    <w:p w14:paraId="20AAAD78" w14:textId="77777777" w:rsidR="00FB0F5E" w:rsidRPr="00A377D5" w:rsidRDefault="00FB0F5E" w:rsidP="00FB0F5E">
      <w:pPr>
        <w:pStyle w:val="Legenda"/>
        <w:keepNext/>
        <w:rPr>
          <w:b/>
          <w:i w:val="0"/>
          <w:sz w:val="20"/>
        </w:rPr>
      </w:pPr>
      <w:bookmarkStart w:id="492" w:name="_Toc23009933"/>
      <w:r w:rsidRPr="00A377D5">
        <w:rPr>
          <w:b/>
          <w:i w:val="0"/>
          <w:sz w:val="20"/>
        </w:rPr>
        <w:t xml:space="preserve">Figura </w:t>
      </w:r>
      <w:r w:rsidR="00E7678E" w:rsidRPr="00A377D5">
        <w:rPr>
          <w:b/>
          <w:i w:val="0"/>
          <w:sz w:val="20"/>
        </w:rPr>
        <w:fldChar w:fldCharType="begin"/>
      </w:r>
      <w:r w:rsidRPr="00A377D5">
        <w:rPr>
          <w:b/>
          <w:i w:val="0"/>
          <w:sz w:val="20"/>
        </w:rPr>
        <w:instrText xml:space="preserve"> SEQ Figura \* ARABIC </w:instrText>
      </w:r>
      <w:r w:rsidR="00E7678E" w:rsidRPr="00A377D5">
        <w:rPr>
          <w:b/>
          <w:i w:val="0"/>
          <w:sz w:val="20"/>
        </w:rPr>
        <w:fldChar w:fldCharType="separate"/>
      </w:r>
      <w:r w:rsidRPr="00A377D5">
        <w:rPr>
          <w:b/>
          <w:i w:val="0"/>
          <w:noProof/>
          <w:sz w:val="20"/>
        </w:rPr>
        <w:t>4</w:t>
      </w:r>
      <w:r w:rsidR="00E7678E" w:rsidRPr="00A377D5">
        <w:rPr>
          <w:b/>
          <w:i w:val="0"/>
          <w:sz w:val="20"/>
        </w:rPr>
        <w:fldChar w:fldCharType="end"/>
      </w:r>
      <w:r w:rsidRPr="00A377D5">
        <w:rPr>
          <w:b/>
          <w:i w:val="0"/>
          <w:sz w:val="20"/>
        </w:rPr>
        <w:t xml:space="preserve"> - </w:t>
      </w:r>
      <w:r w:rsidRPr="00A377D5">
        <w:rPr>
          <w:b/>
          <w:i w:val="0"/>
          <w:noProof/>
          <w:sz w:val="20"/>
        </w:rPr>
        <w:t>Variável linguística</w:t>
      </w:r>
      <w:bookmarkEnd w:id="492"/>
    </w:p>
    <w:p w14:paraId="4ECDA571" w14:textId="77777777" w:rsidR="003D2A0C" w:rsidRPr="005D7EA6" w:rsidRDefault="00264725" w:rsidP="006E2E51">
      <w:pPr>
        <w:ind w:firstLine="0"/>
        <w:rPr>
          <w:rFonts w:cs="Times New Roman"/>
          <w:szCs w:val="24"/>
        </w:rPr>
      </w:pPr>
      <w:r>
        <w:rPr>
          <w:rFonts w:cs="Times New Roman"/>
          <w:szCs w:val="24"/>
        </w:rPr>
        <w:pict w14:anchorId="1F029EE9">
          <v:shape id="_x0000_i1026" type="#_x0000_t75" style="width:440.55pt;height:260.2pt">
            <v:imagedata r:id="rId19" o:title="Sem título"/>
          </v:shape>
        </w:pict>
      </w:r>
    </w:p>
    <w:p w14:paraId="4250B984" w14:textId="77777777" w:rsidR="00835222" w:rsidRPr="00A377D5" w:rsidRDefault="003D2A0C" w:rsidP="00353126">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14:paraId="685A87F6" w14:textId="77777777" w:rsidR="00A86D2D" w:rsidRDefault="00A86D2D" w:rsidP="00A86D2D">
      <w:pPr>
        <w:rPr>
          <w:ins w:id="493" w:author="revisor" w:date="2019-10-28T21:29:00Z"/>
          <w:rFonts w:cs="Times New Roman"/>
          <w:szCs w:val="24"/>
        </w:rPr>
      </w:pPr>
    </w:p>
    <w:p w14:paraId="7385A010" w14:textId="77777777" w:rsidR="00A86D2D" w:rsidRPr="005D7EA6" w:rsidRDefault="00A86D2D" w:rsidP="00A86D2D">
      <w:pPr>
        <w:rPr>
          <w:rFonts w:cs="Times New Roman"/>
          <w:szCs w:val="24"/>
        </w:rPr>
      </w:pPr>
      <w:moveToRangeStart w:id="494" w:author="revisor" w:date="2019-10-28T21:29:00Z" w:name="move23190557"/>
      <w:moveTo w:id="495" w:author="revisor" w:date="2019-10-28T21:29:00Z">
        <w:r>
          <w:rPr>
            <w:rFonts w:cs="Times New Roman"/>
            <w:szCs w:val="24"/>
          </w:rPr>
          <w:t>Os termos lingu</w:t>
        </w:r>
        <w:r w:rsidRPr="005D7EA6">
          <w:rPr>
            <w:rFonts w:cs="Times New Roman"/>
            <w:szCs w:val="24"/>
          </w:rPr>
          <w:t xml:space="preserve">ísticos que atribuem um significado </w:t>
        </w:r>
        <w:proofErr w:type="spellStart"/>
        <w:r w:rsidRPr="005D7EA6">
          <w:rPr>
            <w:rFonts w:cs="Times New Roman"/>
            <w:szCs w:val="24"/>
          </w:rPr>
          <w:t>semi-quantitativo</w:t>
        </w:r>
        <w:proofErr w:type="spellEnd"/>
        <w:r w:rsidRPr="005D7EA6">
          <w:rPr>
            <w:rFonts w:cs="Times New Roman"/>
            <w:szCs w:val="24"/>
          </w:rPr>
          <w:t xml:space="preserve"> a Febre são: baixa, média e alta. O domínio da variável (valores que pode assumir) se encontra no </w:t>
        </w:r>
        <w:r w:rsidRPr="005D7EA6">
          <w:rPr>
            <w:rFonts w:cs="Times New Roman"/>
            <w:szCs w:val="24"/>
          </w:rPr>
          <w:lastRenderedPageBreak/>
          <w:t>int</w:t>
        </w:r>
        <w:r>
          <w:rPr>
            <w:rFonts w:cs="Times New Roman"/>
            <w:szCs w:val="24"/>
          </w:rPr>
          <w:t>ervalo [36, 40]. Cada termo lingu</w:t>
        </w:r>
        <w:r w:rsidRPr="005D7EA6">
          <w:rPr>
            <w:rFonts w:cs="Times New Roman"/>
            <w:szCs w:val="24"/>
          </w:rPr>
          <w:t xml:space="preserve">ístico possui um conjunto </w:t>
        </w:r>
        <w:proofErr w:type="spellStart"/>
        <w:r w:rsidRPr="008C4351">
          <w:rPr>
            <w:rFonts w:cs="Times New Roman"/>
            <w:i/>
            <w:szCs w:val="24"/>
          </w:rPr>
          <w:t>fuzzy</w:t>
        </w:r>
        <w:proofErr w:type="spellEnd"/>
        <w:r w:rsidRPr="005D7EA6">
          <w:rPr>
            <w:rFonts w:cs="Times New Roman"/>
            <w:szCs w:val="24"/>
          </w:rPr>
          <w:t xml:space="preserve"> associado que o caracteriza.</w:t>
        </w:r>
      </w:moveTo>
    </w:p>
    <w:moveToRangeEnd w:id="494"/>
    <w:p w14:paraId="2DE9D226" w14:textId="77777777" w:rsidR="00F014C2" w:rsidRPr="005D7EA6" w:rsidRDefault="00F014C2" w:rsidP="00F014C2">
      <w:pPr>
        <w:spacing w:line="240" w:lineRule="auto"/>
        <w:ind w:left="2268" w:firstLine="0"/>
        <w:rPr>
          <w:rFonts w:eastAsia="Times New Roman" w:cs="Times New Roman"/>
          <w:szCs w:val="24"/>
          <w:lang w:eastAsia="pt-BR"/>
        </w:rPr>
      </w:pPr>
    </w:p>
    <w:p w14:paraId="7E2FC36F" w14:textId="77777777" w:rsidR="00FD3959" w:rsidRPr="005D7EA6" w:rsidRDefault="00976A61" w:rsidP="00FD3959">
      <w:pPr>
        <w:pStyle w:val="Ttulo3"/>
        <w:rPr>
          <w:rFonts w:eastAsia="Times New Roman" w:cs="Times New Roman"/>
          <w:lang w:eastAsia="pt-BR"/>
        </w:rPr>
      </w:pPr>
      <w:proofErr w:type="spellStart"/>
      <w:r w:rsidRPr="005D7EA6">
        <w:rPr>
          <w:rFonts w:eastAsia="Times New Roman" w:cs="Times New Roman"/>
          <w:lang w:eastAsia="pt-BR"/>
        </w:rPr>
        <w:t>Fuzzi</w:t>
      </w:r>
      <w:r w:rsidR="00FD3959" w:rsidRPr="005D7EA6">
        <w:rPr>
          <w:rFonts w:eastAsia="Times New Roman" w:cs="Times New Roman"/>
          <w:lang w:eastAsia="pt-BR"/>
        </w:rPr>
        <w:t>ficação</w:t>
      </w:r>
      <w:proofErr w:type="spellEnd"/>
    </w:p>
    <w:p w14:paraId="09696C0B" w14:textId="77777777" w:rsidR="00FD3959" w:rsidRPr="005D7EA6" w:rsidRDefault="00FD3959" w:rsidP="00FD3959">
      <w:pPr>
        <w:rPr>
          <w:rFonts w:cs="Times New Roman"/>
          <w:szCs w:val="24"/>
          <w:lang w:eastAsia="pt-BR"/>
        </w:rPr>
      </w:pPr>
    </w:p>
    <w:p w14:paraId="2C629912" w14:textId="77777777" w:rsidR="00FD3959" w:rsidRPr="005D7EA6" w:rsidRDefault="00F014C2" w:rsidP="00FB0F5E">
      <w:pPr>
        <w:rPr>
          <w:rFonts w:cs="Times New Roman"/>
          <w:szCs w:val="24"/>
          <w:lang w:eastAsia="pt-BR"/>
        </w:rPr>
      </w:pPr>
      <w:proofErr w:type="spellStart"/>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w:t>
      </w:r>
      <w:proofErr w:type="spellEnd"/>
      <w:r w:rsidRPr="005D7EA6">
        <w:rPr>
          <w:rFonts w:cs="Times New Roman"/>
          <w:szCs w:val="24"/>
          <w:lang w:eastAsia="pt-BR"/>
        </w:rPr>
        <w:t xml:space="preserve">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14:paraId="5D970E6B" w14:textId="77777777" w:rsidR="00F014C2" w:rsidRPr="005D7EA6" w:rsidRDefault="00F014C2" w:rsidP="00FD3959">
      <w:pPr>
        <w:rPr>
          <w:rFonts w:cs="Times New Roman"/>
          <w:szCs w:val="24"/>
          <w:lang w:eastAsia="pt-BR"/>
        </w:rPr>
      </w:pPr>
    </w:p>
    <w:p w14:paraId="071118A2" w14:textId="77777777"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 xml:space="preserve">ísticos, há a necessidade de transformar esses dados de entrada em conjuntos nebulosos. Portanto, é executado um mapeamento dos dados de entrada (em geral números discretos) em números nebulosos. É o processo de </w:t>
      </w:r>
      <w:proofErr w:type="spellStart"/>
      <w:r w:rsidRPr="00FC3AF4">
        <w:rPr>
          <w:rFonts w:eastAsia="Times New Roman" w:cs="Times New Roman"/>
          <w:sz w:val="20"/>
          <w:szCs w:val="20"/>
          <w:lang w:eastAsia="pt-BR"/>
        </w:rPr>
        <w:t>fuzzyficação</w:t>
      </w:r>
      <w:proofErr w:type="spellEnd"/>
      <w:r w:rsidRPr="00FC3AF4">
        <w:rPr>
          <w:rFonts w:eastAsia="Times New Roman" w:cs="Times New Roman"/>
          <w:sz w:val="20"/>
          <w:szCs w:val="20"/>
          <w:lang w:eastAsia="pt-BR"/>
        </w:rPr>
        <w:t>.</w:t>
      </w:r>
    </w:p>
    <w:p w14:paraId="35EAB8B2" w14:textId="77777777" w:rsidR="00F014C2" w:rsidRPr="005D7EA6" w:rsidRDefault="00F014C2" w:rsidP="00F014C2">
      <w:pPr>
        <w:rPr>
          <w:rFonts w:cs="Times New Roman"/>
          <w:szCs w:val="24"/>
          <w:lang w:eastAsia="pt-BR"/>
        </w:rPr>
      </w:pPr>
    </w:p>
    <w:p w14:paraId="08BC6733" w14:textId="5FB90720"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w:t>
      </w:r>
      <w:proofErr w:type="spellStart"/>
      <w:r w:rsidR="001769E7">
        <w:rPr>
          <w:rFonts w:cs="Times New Roman"/>
          <w:szCs w:val="24"/>
          <w:lang w:eastAsia="pt-BR"/>
        </w:rPr>
        <w:t>Sandri</w:t>
      </w:r>
      <w:proofErr w:type="spellEnd"/>
      <w:r w:rsidR="001769E7">
        <w:rPr>
          <w:rFonts w:cs="Times New Roman"/>
          <w:szCs w:val="24"/>
          <w:lang w:eastAsia="pt-BR"/>
        </w:rPr>
        <w:t xml:space="preserve"> e Correa (1999)</w:t>
      </w:r>
      <w:ins w:id="496" w:author="revisor" w:date="2019-10-28T21:30:00Z">
        <w:r w:rsidR="00A86D2D">
          <w:rPr>
            <w:rFonts w:cs="Times New Roman"/>
            <w:szCs w:val="24"/>
            <w:lang w:eastAsia="pt-BR"/>
          </w:rPr>
          <w:t xml:space="preserve"> explicam que</w:t>
        </w:r>
      </w:ins>
      <w:del w:id="497" w:author="revisor" w:date="2019-10-28T21:30:00Z">
        <w:r w:rsidR="001769E7" w:rsidDel="00A86D2D">
          <w:rPr>
            <w:rFonts w:cs="Times New Roman"/>
            <w:szCs w:val="24"/>
            <w:lang w:eastAsia="pt-BR"/>
          </w:rPr>
          <w:delText>,</w:delText>
        </w:r>
      </w:del>
      <w:r w:rsidR="001769E7">
        <w:rPr>
          <w:rFonts w:cs="Times New Roman"/>
          <w:szCs w:val="24"/>
          <w:lang w:eastAsia="pt-BR"/>
        </w:rPr>
        <w:t xml:space="preserve"> no processo de </w:t>
      </w:r>
      <w:proofErr w:type="spellStart"/>
      <w:r w:rsidR="001769E7">
        <w:rPr>
          <w:rFonts w:cs="Times New Roman"/>
          <w:szCs w:val="24"/>
          <w:lang w:eastAsia="pt-BR"/>
        </w:rPr>
        <w:t>fuzzificação</w:t>
      </w:r>
      <w:proofErr w:type="spellEnd"/>
      <w:r w:rsidR="001769E7">
        <w:rPr>
          <w:rFonts w:cs="Times New Roman"/>
          <w:szCs w:val="24"/>
          <w:lang w:eastAsia="pt-BR"/>
        </w:rPr>
        <w:t xml:space="preserve"> ocorre a transformação da entrada </w:t>
      </w:r>
      <w:proofErr w:type="spellStart"/>
      <w:r w:rsidR="001769E7" w:rsidRPr="00DC3F96">
        <w:rPr>
          <w:rFonts w:cs="Times New Roman"/>
          <w:i/>
          <w:szCs w:val="24"/>
          <w:lang w:eastAsia="pt-BR"/>
        </w:rPr>
        <w:t>crisp</w:t>
      </w:r>
      <w:proofErr w:type="spellEnd"/>
      <w:r w:rsidR="001769E7">
        <w:rPr>
          <w:rFonts w:cs="Times New Roman"/>
          <w:szCs w:val="24"/>
          <w:lang w:eastAsia="pt-BR"/>
        </w:rPr>
        <w:t xml:space="preserve"> em conjuntos </w:t>
      </w:r>
      <w:proofErr w:type="spellStart"/>
      <w:r w:rsidR="008C4351" w:rsidRPr="008C4351">
        <w:rPr>
          <w:rFonts w:cs="Times New Roman"/>
          <w:i/>
          <w:szCs w:val="24"/>
          <w:lang w:eastAsia="pt-BR"/>
        </w:rPr>
        <w:t>fuzzy</w:t>
      </w:r>
      <w:proofErr w:type="spellEnd"/>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ins w:id="498" w:author="revisor" w:date="2019-10-28T21:30:00Z">
        <w:r w:rsidR="00A86D2D">
          <w:rPr>
            <w:rFonts w:cs="Times New Roman"/>
            <w:szCs w:val="24"/>
            <w:lang w:eastAsia="pt-BR"/>
          </w:rPr>
          <w:t xml:space="preserve"> a serem manipuladas pela base de regras</w:t>
        </w:r>
      </w:ins>
      <w:r w:rsidR="001769E7">
        <w:rPr>
          <w:rFonts w:cs="Times New Roman"/>
          <w:szCs w:val="24"/>
          <w:lang w:eastAsia="pt-BR"/>
        </w:rPr>
        <w:t>.</w:t>
      </w:r>
    </w:p>
    <w:p w14:paraId="3ECFBD89" w14:textId="77777777" w:rsidR="008E1F23" w:rsidRPr="005D7EA6" w:rsidRDefault="008E1F23" w:rsidP="001769E7">
      <w:pPr>
        <w:ind w:firstLine="0"/>
        <w:rPr>
          <w:rFonts w:cs="Times New Roman"/>
          <w:szCs w:val="24"/>
          <w:lang w:eastAsia="pt-BR"/>
        </w:rPr>
      </w:pPr>
    </w:p>
    <w:p w14:paraId="42A6F87A" w14:textId="77777777"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14:paraId="1A9733A5" w14:textId="77777777" w:rsidR="00E37EDF" w:rsidRPr="005D7EA6" w:rsidRDefault="00E37EDF" w:rsidP="00BE3C01">
      <w:pPr>
        <w:ind w:firstLine="0"/>
        <w:rPr>
          <w:rFonts w:cs="Times New Roman"/>
          <w:szCs w:val="24"/>
          <w:lang w:eastAsia="pt-BR"/>
        </w:rPr>
      </w:pPr>
    </w:p>
    <w:p w14:paraId="35A4F3D2" w14:textId="77777777"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proofErr w:type="spellStart"/>
      <w:r w:rsidR="008C4351" w:rsidRPr="008C4351">
        <w:rPr>
          <w:rFonts w:cs="Times New Roman"/>
          <w:i/>
          <w:szCs w:val="24"/>
          <w:lang w:eastAsia="pt-BR"/>
        </w:rPr>
        <w:t>fuzzy</w:t>
      </w:r>
      <w:proofErr w:type="spellEnd"/>
      <w:r w:rsidR="00E37EDF" w:rsidRPr="005D7EA6">
        <w:rPr>
          <w:rFonts w:cs="Times New Roman"/>
          <w:szCs w:val="24"/>
          <w:lang w:eastAsia="pt-BR"/>
        </w:rPr>
        <w:t>. Determinam as associações que geram as pertinências dos conjuntos da variável de saída.</w:t>
      </w:r>
    </w:p>
    <w:p w14:paraId="142A7F95" w14:textId="77777777"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14:paraId="3D6D24C3" w14:textId="77777777" w:rsidR="00F014C2" w:rsidRPr="005D7EA6" w:rsidRDefault="00F014C2" w:rsidP="00E37EDF">
      <w:pPr>
        <w:rPr>
          <w:rFonts w:cs="Times New Roman"/>
          <w:szCs w:val="24"/>
          <w:lang w:eastAsia="pt-BR"/>
        </w:rPr>
      </w:pPr>
    </w:p>
    <w:p w14:paraId="1F281812" w14:textId="77777777"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proofErr w:type="spellStart"/>
      <w:r w:rsidR="008C4351" w:rsidRPr="008C4351">
        <w:rPr>
          <w:rFonts w:eastAsia="Times New Roman" w:cs="Times New Roman"/>
          <w:i/>
          <w:sz w:val="20"/>
          <w:szCs w:val="20"/>
          <w:lang w:eastAsia="pt-BR"/>
        </w:rPr>
        <w:t>fuzzy</w:t>
      </w:r>
      <w:proofErr w:type="spellEnd"/>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proofErr w:type="spellStart"/>
      <w:r w:rsidR="008C4351" w:rsidRPr="008C4351">
        <w:rPr>
          <w:rFonts w:eastAsia="Times New Roman" w:cs="Times New Roman"/>
          <w:i/>
          <w:sz w:val="20"/>
          <w:szCs w:val="20"/>
          <w:lang w:eastAsia="pt-BR"/>
        </w:rPr>
        <w:t>fuzzy</w:t>
      </w:r>
      <w:proofErr w:type="spellEnd"/>
      <w:r w:rsidRPr="00E943AF">
        <w:rPr>
          <w:rFonts w:eastAsia="Times New Roman" w:cs="Times New Roman"/>
          <w:sz w:val="20"/>
          <w:szCs w:val="20"/>
          <w:lang w:eastAsia="pt-BR"/>
        </w:rPr>
        <w:t xml:space="preserve">, da mesma forma que uma afirmação clássica, é composta por uma parte antecedente (a </w:t>
      </w:r>
      <w:proofErr w:type="gramStart"/>
      <w:r w:rsidRPr="00E943AF">
        <w:rPr>
          <w:rFonts w:eastAsia="Times New Roman" w:cs="Times New Roman"/>
          <w:sz w:val="20"/>
          <w:szCs w:val="20"/>
          <w:lang w:eastAsia="pt-BR"/>
        </w:rPr>
        <w:t>parte Se</w:t>
      </w:r>
      <w:proofErr w:type="gramEnd"/>
      <w:r w:rsidRPr="00E943AF">
        <w:rPr>
          <w:rFonts w:eastAsia="Times New Roman" w:cs="Times New Roman"/>
          <w:sz w:val="20"/>
          <w:szCs w:val="20"/>
          <w:lang w:eastAsia="pt-BR"/>
        </w:rPr>
        <w:t xml:space="preserve">) e uma parte consequente (a parte Então), resultando em uma estrutura do tipo Se {antecedentes} Então {consequentes}. </w:t>
      </w:r>
    </w:p>
    <w:p w14:paraId="60302C1A" w14:textId="77777777" w:rsidR="001769E7" w:rsidRDefault="001769E7" w:rsidP="004C60B2">
      <w:pPr>
        <w:spacing w:line="240" w:lineRule="auto"/>
        <w:ind w:left="2268" w:firstLine="0"/>
        <w:rPr>
          <w:ins w:id="499" w:author="revisor" w:date="2019-10-28T21:30:00Z"/>
          <w:rFonts w:eastAsia="Times New Roman" w:cs="Times New Roman"/>
          <w:sz w:val="20"/>
          <w:szCs w:val="20"/>
          <w:lang w:eastAsia="pt-BR"/>
        </w:rPr>
      </w:pPr>
    </w:p>
    <w:p w14:paraId="58533C27" w14:textId="77777777" w:rsidR="00A86D2D" w:rsidRDefault="00A86D2D" w:rsidP="004C60B2">
      <w:pPr>
        <w:spacing w:line="240" w:lineRule="auto"/>
        <w:ind w:left="2268" w:firstLine="0"/>
        <w:rPr>
          <w:rFonts w:eastAsia="Times New Roman" w:cs="Times New Roman"/>
          <w:sz w:val="20"/>
          <w:szCs w:val="20"/>
          <w:lang w:eastAsia="pt-BR"/>
        </w:rPr>
      </w:pPr>
    </w:p>
    <w:p w14:paraId="3318B8D0" w14:textId="77777777" w:rsidR="001769E7" w:rsidRPr="004C60B2" w:rsidRDefault="001769E7" w:rsidP="00C56569">
      <w:pPr>
        <w:rPr>
          <w:rFonts w:eastAsia="Times New Roman" w:cs="Times New Roman"/>
          <w:sz w:val="20"/>
          <w:szCs w:val="20"/>
          <w:lang w:eastAsia="pt-BR"/>
        </w:rPr>
      </w:pPr>
      <w:r>
        <w:rPr>
          <w:rFonts w:cs="Times New Roman"/>
          <w:szCs w:val="24"/>
          <w:lang w:eastAsia="pt-BR"/>
        </w:rPr>
        <w:t xml:space="preserve">De acordo com </w:t>
      </w:r>
      <w:proofErr w:type="spellStart"/>
      <w:r>
        <w:rPr>
          <w:rFonts w:cs="Times New Roman"/>
          <w:szCs w:val="24"/>
          <w:lang w:eastAsia="pt-BR"/>
        </w:rPr>
        <w:t>Sandri</w:t>
      </w:r>
      <w:proofErr w:type="spellEnd"/>
      <w:r>
        <w:rPr>
          <w:rFonts w:cs="Times New Roman"/>
          <w:szCs w:val="24"/>
          <w:lang w:eastAsia="pt-BR"/>
        </w:rPr>
        <w:t xml:space="preserve"> e Correa (1999), a base de regra é formada </w:t>
      </w:r>
      <w:r w:rsidR="00C56569">
        <w:rPr>
          <w:rFonts w:cs="Times New Roman"/>
          <w:szCs w:val="24"/>
          <w:lang w:eastAsia="pt-BR"/>
        </w:rPr>
        <w:t xml:space="preserve">da seguinte forma: SE &lt;antecedente&gt; ENTÃO &lt;consequente&gt;. </w:t>
      </w:r>
    </w:p>
    <w:p w14:paraId="5676D575" w14:textId="77777777" w:rsidR="00CC10E5" w:rsidRDefault="00CC10E5" w:rsidP="00F014C2">
      <w:pPr>
        <w:rPr>
          <w:ins w:id="500" w:author="revisor" w:date="2019-10-28T21:30:00Z"/>
          <w:rFonts w:cs="Times New Roman"/>
          <w:szCs w:val="24"/>
          <w:lang w:eastAsia="pt-BR"/>
        </w:rPr>
      </w:pPr>
    </w:p>
    <w:p w14:paraId="0C3782BB" w14:textId="77777777" w:rsidR="00A86D2D" w:rsidRPr="005D7EA6" w:rsidRDefault="00A86D2D" w:rsidP="00F014C2">
      <w:pPr>
        <w:rPr>
          <w:rFonts w:cs="Times New Roman"/>
          <w:szCs w:val="24"/>
          <w:lang w:eastAsia="pt-BR"/>
        </w:rPr>
      </w:pPr>
    </w:p>
    <w:p w14:paraId="27E7D7CD" w14:textId="77777777" w:rsidR="00D61CB9" w:rsidRPr="005D7EA6" w:rsidRDefault="00E37EDF" w:rsidP="00E37EDF">
      <w:pPr>
        <w:pStyle w:val="Ttulo3"/>
        <w:rPr>
          <w:rFonts w:cs="Times New Roman"/>
        </w:rPr>
      </w:pPr>
      <w:r w:rsidRPr="005D7EA6">
        <w:rPr>
          <w:rFonts w:cs="Times New Roman"/>
        </w:rPr>
        <w:lastRenderedPageBreak/>
        <w:t>Inferência</w:t>
      </w:r>
    </w:p>
    <w:p w14:paraId="044E9557" w14:textId="77777777" w:rsidR="00E37EDF" w:rsidRPr="005D7EA6" w:rsidRDefault="00E37EDF" w:rsidP="00E37EDF">
      <w:pPr>
        <w:rPr>
          <w:rFonts w:cs="Times New Roman"/>
          <w:szCs w:val="24"/>
        </w:rPr>
      </w:pPr>
    </w:p>
    <w:p w14:paraId="55C3D11E" w14:textId="77777777"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14:paraId="543A53AC" w14:textId="77777777"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14:paraId="5CA8DD47" w14:textId="77777777" w:rsidR="00F014C2" w:rsidRPr="005D7EA6" w:rsidRDefault="00F014C2" w:rsidP="00E37EDF">
      <w:pPr>
        <w:rPr>
          <w:rFonts w:cs="Times New Roman"/>
          <w:szCs w:val="24"/>
        </w:rPr>
      </w:pPr>
    </w:p>
    <w:p w14:paraId="553DC6EE" w14:textId="77777777"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proofErr w:type="spellStart"/>
      <w:r w:rsidR="008C4351" w:rsidRPr="008C4351">
        <w:rPr>
          <w:rFonts w:eastAsia="Times New Roman" w:cs="Times New Roman"/>
          <w:i/>
          <w:sz w:val="20"/>
          <w:szCs w:val="20"/>
          <w:lang w:eastAsia="pt-BR"/>
        </w:rPr>
        <w:t>fuzzy</w:t>
      </w:r>
      <w:proofErr w:type="spellEnd"/>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proofErr w:type="spellStart"/>
      <w:r w:rsidR="008C4351" w:rsidRPr="008C4351">
        <w:rPr>
          <w:rFonts w:eastAsia="Times New Roman" w:cs="Times New Roman"/>
          <w:i/>
          <w:sz w:val="20"/>
          <w:szCs w:val="20"/>
          <w:lang w:eastAsia="pt-BR"/>
        </w:rPr>
        <w:t>fuzzy</w:t>
      </w:r>
      <w:proofErr w:type="spellEnd"/>
      <w:r w:rsidRPr="00937449">
        <w:rPr>
          <w:rFonts w:eastAsia="Times New Roman" w:cs="Times New Roman"/>
          <w:sz w:val="20"/>
          <w:szCs w:val="20"/>
          <w:lang w:eastAsia="pt-BR"/>
        </w:rPr>
        <w:t xml:space="preserve">. Esse processo pode ser feito através de modelos de inferência, cuja escolha deve levar em consideração o tipo de problema a ser resolvido, obtendo-se assim um melhor processamento. Existem vários métodos de inferência, mas o que geralmente é mais utilizado é o método </w:t>
      </w:r>
      <w:proofErr w:type="spellStart"/>
      <w:r w:rsidRPr="00937449">
        <w:rPr>
          <w:rFonts w:eastAsia="Times New Roman" w:cs="Times New Roman"/>
          <w:sz w:val="20"/>
          <w:szCs w:val="20"/>
          <w:lang w:eastAsia="pt-BR"/>
        </w:rPr>
        <w:t>Mamdami</w:t>
      </w:r>
      <w:proofErr w:type="spellEnd"/>
      <w:r w:rsidRPr="00937449">
        <w:rPr>
          <w:rFonts w:eastAsia="Times New Roman" w:cs="Times New Roman"/>
          <w:sz w:val="20"/>
          <w:szCs w:val="20"/>
          <w:lang w:eastAsia="pt-BR"/>
        </w:rPr>
        <w:t>[...].</w:t>
      </w:r>
    </w:p>
    <w:p w14:paraId="3E058602" w14:textId="77777777" w:rsidR="005C1B8E" w:rsidRDefault="005C1B8E" w:rsidP="00F014C2">
      <w:pPr>
        <w:rPr>
          <w:rFonts w:cs="Times New Roman"/>
          <w:szCs w:val="24"/>
        </w:rPr>
      </w:pPr>
    </w:p>
    <w:p w14:paraId="74F2C3A1" w14:textId="489EFC40" w:rsidR="00F06D9B" w:rsidRPr="005D7EA6" w:rsidRDefault="00824103" w:rsidP="00F014C2">
      <w:pPr>
        <w:rPr>
          <w:rFonts w:cs="Times New Roman"/>
          <w:szCs w:val="24"/>
        </w:rPr>
      </w:pPr>
      <w:r>
        <w:rPr>
          <w:rFonts w:cs="Times New Roman"/>
          <w:szCs w:val="24"/>
        </w:rPr>
        <w:t xml:space="preserve">De acordo com </w:t>
      </w:r>
      <w:proofErr w:type="spellStart"/>
      <w:r w:rsidR="00F6622F">
        <w:rPr>
          <w:rFonts w:cs="Times New Roman"/>
          <w:szCs w:val="24"/>
        </w:rPr>
        <w:t>Pedrycz</w:t>
      </w:r>
      <w:proofErr w:type="spellEnd"/>
      <w:ins w:id="501" w:author="revisor" w:date="2019-10-28T21:31:00Z">
        <w:r w:rsidR="00A86D2D">
          <w:rPr>
            <w:rFonts w:cs="Times New Roman"/>
            <w:szCs w:val="24"/>
          </w:rPr>
          <w:t xml:space="preserve"> e</w:t>
        </w:r>
      </w:ins>
      <w:del w:id="502" w:author="revisor" w:date="2019-10-28T21:31:00Z">
        <w:r w:rsidR="00F6622F" w:rsidDel="00A86D2D">
          <w:rPr>
            <w:rFonts w:cs="Times New Roman"/>
            <w:szCs w:val="24"/>
          </w:rPr>
          <w:delText>;</w:delText>
        </w:r>
      </w:del>
      <w:r w:rsidR="00F6622F">
        <w:rPr>
          <w:rFonts w:cs="Times New Roman"/>
          <w:szCs w:val="24"/>
        </w:rPr>
        <w:t xml:space="preserve">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w:t>
      </w:r>
      <w:proofErr w:type="spellStart"/>
      <w:r>
        <w:rPr>
          <w:rFonts w:cs="Times New Roman"/>
          <w:szCs w:val="24"/>
        </w:rPr>
        <w:t>Mamdani</w:t>
      </w:r>
      <w:proofErr w:type="spellEnd"/>
      <w:r>
        <w:rPr>
          <w:rFonts w:cs="Times New Roman"/>
          <w:szCs w:val="24"/>
        </w:rPr>
        <w:t xml:space="preserve">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w:t>
      </w:r>
      <w:proofErr w:type="spellStart"/>
      <w:r>
        <w:rPr>
          <w:rFonts w:ascii="Cambria Math" w:hAnsi="Cambria Math" w:cs="Cambria Math"/>
          <w:szCs w:val="24"/>
        </w:rPr>
        <w:t>e</w:t>
      </w:r>
      <w:proofErr w:type="spellEnd"/>
      <w:r>
        <w:rPr>
          <w:rFonts w:ascii="Cambria Math" w:hAnsi="Cambria Math" w:cs="Cambria Math"/>
          <w:szCs w:val="24"/>
        </w:rPr>
        <w:t xml:space="preserve"> ENTÃO modelados pelo operador </w:t>
      </w:r>
      <w:proofErr w:type="gramStart"/>
      <w:r>
        <w:rPr>
          <w:rFonts w:ascii="Cambria Math" w:hAnsi="Cambria Math" w:cs="Cambria Math"/>
          <w:szCs w:val="24"/>
        </w:rPr>
        <w:t xml:space="preserve">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proofErr w:type="gramEnd"/>
      <w:r>
        <w:rPr>
          <w:rFonts w:ascii="Arial" w:hAnsi="Arial" w:cs="Arial"/>
          <w:color w:val="222222"/>
          <w:sz w:val="22"/>
          <w:shd w:val="clear" w:color="auto" w:fill="FFFFFF"/>
        </w:rPr>
        <w:t> .</w:t>
      </w:r>
    </w:p>
    <w:p w14:paraId="2047ED94" w14:textId="77777777" w:rsidR="00E37EDF" w:rsidRPr="005D7EA6" w:rsidRDefault="00E37EDF" w:rsidP="00C56569">
      <w:pPr>
        <w:ind w:firstLine="0"/>
        <w:rPr>
          <w:rFonts w:eastAsia="Times New Roman" w:cs="Times New Roman"/>
          <w:szCs w:val="24"/>
          <w:lang w:eastAsia="pt-BR"/>
        </w:rPr>
      </w:pPr>
    </w:p>
    <w:p w14:paraId="02720470" w14:textId="77777777" w:rsidR="00E37EDF" w:rsidRPr="005D7EA6" w:rsidRDefault="00E37EDF" w:rsidP="00E37EDF">
      <w:pPr>
        <w:pStyle w:val="Ttulo3"/>
        <w:rPr>
          <w:rFonts w:cs="Times New Roman"/>
        </w:rPr>
      </w:pPr>
      <w:proofErr w:type="spellStart"/>
      <w:r w:rsidRPr="005D7EA6">
        <w:rPr>
          <w:rFonts w:cs="Times New Roman"/>
        </w:rPr>
        <w:t>De</w:t>
      </w:r>
      <w:r w:rsidR="00976A61" w:rsidRPr="005D7EA6">
        <w:rPr>
          <w:rFonts w:cs="Times New Roman"/>
        </w:rPr>
        <w:t>fuzzi</w:t>
      </w:r>
      <w:r w:rsidRPr="005D7EA6">
        <w:rPr>
          <w:rFonts w:cs="Times New Roman"/>
        </w:rPr>
        <w:t>ficação</w:t>
      </w:r>
      <w:proofErr w:type="spellEnd"/>
    </w:p>
    <w:p w14:paraId="6B20DC9B" w14:textId="77777777" w:rsidR="00E37EDF" w:rsidRPr="005D7EA6" w:rsidRDefault="00E37EDF" w:rsidP="00E37EDF">
      <w:pPr>
        <w:rPr>
          <w:rFonts w:cs="Times New Roman"/>
          <w:szCs w:val="24"/>
        </w:rPr>
      </w:pPr>
    </w:p>
    <w:p w14:paraId="66BC0EAF" w14:textId="77777777" w:rsidR="00682E07" w:rsidRPr="005D7EA6" w:rsidRDefault="00F014C2" w:rsidP="00C56569">
      <w:pPr>
        <w:rPr>
          <w:rFonts w:cs="Times New Roman"/>
          <w:szCs w:val="24"/>
        </w:rPr>
      </w:pPr>
      <w:r w:rsidRPr="005D7EA6">
        <w:rPr>
          <w:rFonts w:cs="Times New Roman"/>
          <w:szCs w:val="24"/>
        </w:rPr>
        <w:t xml:space="preserve">A </w:t>
      </w:r>
      <w:proofErr w:type="spellStart"/>
      <w:r w:rsidRPr="005D7EA6">
        <w:rPr>
          <w:rFonts w:cs="Times New Roman"/>
          <w:szCs w:val="24"/>
        </w:rPr>
        <w:t>defu</w:t>
      </w:r>
      <w:r w:rsidR="00682E07" w:rsidRPr="005D7EA6">
        <w:rPr>
          <w:rFonts w:cs="Times New Roman"/>
          <w:szCs w:val="24"/>
        </w:rPr>
        <w:t>zzi</w:t>
      </w:r>
      <w:r w:rsidR="00C56569">
        <w:rPr>
          <w:rFonts w:cs="Times New Roman"/>
          <w:szCs w:val="24"/>
        </w:rPr>
        <w:t>fi</w:t>
      </w:r>
      <w:r w:rsidR="00682E07" w:rsidRPr="005D7EA6">
        <w:rPr>
          <w:rFonts w:cs="Times New Roman"/>
          <w:szCs w:val="24"/>
        </w:rPr>
        <w:t>cação</w:t>
      </w:r>
      <w:proofErr w:type="spellEnd"/>
      <w:r w:rsidR="00682E07" w:rsidRPr="005D7EA6">
        <w:rPr>
          <w:rFonts w:cs="Times New Roman"/>
          <w:szCs w:val="24"/>
        </w:rPr>
        <w:t xml:space="preserve"> é a c</w:t>
      </w:r>
      <w:r w:rsidR="00E37EDF" w:rsidRPr="005D7EA6">
        <w:rPr>
          <w:rFonts w:cs="Times New Roman"/>
          <w:szCs w:val="24"/>
        </w:rPr>
        <w:t xml:space="preserve">onversão dos valores de pertinência dos conjuntos </w:t>
      </w:r>
      <w:proofErr w:type="spellStart"/>
      <w:r w:rsidR="008C4351" w:rsidRPr="008C4351">
        <w:rPr>
          <w:rFonts w:cs="Times New Roman"/>
          <w:i/>
          <w:szCs w:val="24"/>
        </w:rPr>
        <w:t>fuzzy</w:t>
      </w:r>
      <w:proofErr w:type="spellEnd"/>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14:paraId="578C4164" w14:textId="77777777" w:rsidR="00682E07" w:rsidRPr="005D7EA6" w:rsidRDefault="00682E07" w:rsidP="00E37EDF">
      <w:pPr>
        <w:rPr>
          <w:rFonts w:cs="Times New Roman"/>
          <w:szCs w:val="24"/>
        </w:rPr>
      </w:pPr>
    </w:p>
    <w:p w14:paraId="3AB56FCC" w14:textId="65CB8BF6"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w:t>
      </w:r>
      <w:proofErr w:type="spellStart"/>
      <w:r w:rsidRPr="00836408">
        <w:rPr>
          <w:rFonts w:eastAsia="Times New Roman" w:cs="Times New Roman"/>
          <w:sz w:val="20"/>
          <w:szCs w:val="20"/>
          <w:lang w:eastAsia="pt-BR"/>
        </w:rPr>
        <w:t>defuzificação</w:t>
      </w:r>
      <w:proofErr w:type="spellEnd"/>
      <w:r w:rsidRPr="00836408">
        <w:rPr>
          <w:rFonts w:eastAsia="Times New Roman" w:cs="Times New Roman"/>
          <w:sz w:val="20"/>
          <w:szCs w:val="20"/>
          <w:lang w:eastAsia="pt-BR"/>
        </w:rPr>
        <w:t xml:space="preserve">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proofErr w:type="spellStart"/>
      <w:r w:rsidR="008C4351" w:rsidRPr="008C4351">
        <w:rPr>
          <w:rFonts w:eastAsia="Times New Roman" w:cs="Times New Roman"/>
          <w:i/>
          <w:sz w:val="20"/>
          <w:szCs w:val="20"/>
          <w:lang w:eastAsia="pt-BR"/>
        </w:rPr>
        <w:t>fuzzy</w:t>
      </w:r>
      <w:proofErr w:type="spellEnd"/>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ins w:id="503" w:author="revisor" w:date="2019-10-28T21:32:00Z">
        <w:r w:rsidR="00A86D2D">
          <w:rPr>
            <w:rFonts w:eastAsia="Times New Roman" w:cs="Times New Roman"/>
            <w:sz w:val="20"/>
            <w:szCs w:val="20"/>
            <w:lang w:eastAsia="pt-BR"/>
          </w:rPr>
          <w:t>.</w:t>
        </w:r>
      </w:ins>
      <w:del w:id="504" w:author="revisor" w:date="2019-10-28T21:32:00Z">
        <w:r w:rsidR="00E37EDF" w:rsidRPr="00836408" w:rsidDel="00A86D2D">
          <w:rPr>
            <w:rFonts w:eastAsia="Times New Roman" w:cs="Times New Roman"/>
            <w:sz w:val="20"/>
            <w:szCs w:val="20"/>
            <w:lang w:eastAsia="pt-BR"/>
          </w:rPr>
          <w:delText>.[...]</w:delText>
        </w:r>
      </w:del>
    </w:p>
    <w:p w14:paraId="5D8EB01C" w14:textId="77777777" w:rsidR="00B025F8" w:rsidRPr="005D7EA6" w:rsidRDefault="00B025F8" w:rsidP="00682E07">
      <w:pPr>
        <w:spacing w:line="240" w:lineRule="auto"/>
        <w:ind w:left="2268" w:firstLine="0"/>
        <w:rPr>
          <w:rFonts w:eastAsia="Times New Roman" w:cs="Times New Roman"/>
          <w:szCs w:val="24"/>
          <w:lang w:eastAsia="pt-BR"/>
        </w:rPr>
      </w:pPr>
    </w:p>
    <w:p w14:paraId="46071B8E" w14:textId="77777777" w:rsidR="00B025F8" w:rsidRPr="005D7EA6" w:rsidRDefault="00B025F8" w:rsidP="00682E07">
      <w:pPr>
        <w:spacing w:line="240" w:lineRule="auto"/>
        <w:ind w:left="2268" w:firstLine="0"/>
        <w:rPr>
          <w:rFonts w:eastAsia="Times New Roman" w:cs="Times New Roman"/>
          <w:szCs w:val="24"/>
          <w:lang w:eastAsia="pt-BR"/>
        </w:rPr>
      </w:pPr>
    </w:p>
    <w:p w14:paraId="19B8FA51" w14:textId="77777777" w:rsidR="009F1A51" w:rsidRPr="005D7EA6" w:rsidRDefault="00B025F8" w:rsidP="00AD5DE2">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w:t>
      </w:r>
      <w:proofErr w:type="spellStart"/>
      <w:r w:rsidRPr="005D7EA6">
        <w:rPr>
          <w:rFonts w:cs="Times New Roman"/>
          <w:szCs w:val="24"/>
          <w:lang w:eastAsia="pt-BR"/>
        </w:rPr>
        <w:t>defuzzificação</w:t>
      </w:r>
      <w:proofErr w:type="spellEnd"/>
      <w:del w:id="505" w:author="revisor" w:date="2019-10-28T21:32:00Z">
        <w:r w:rsidRPr="005D7EA6" w:rsidDel="00A86D2D">
          <w:rPr>
            <w:rFonts w:cs="Times New Roman"/>
            <w:szCs w:val="24"/>
            <w:lang w:eastAsia="pt-BR"/>
          </w:rPr>
          <w:delText>,</w:delText>
        </w:r>
      </w:del>
      <w:r w:rsidRPr="005D7EA6">
        <w:rPr>
          <w:rFonts w:cs="Times New Roman"/>
          <w:szCs w:val="24"/>
          <w:lang w:eastAsia="pt-BR"/>
        </w:rPr>
        <w:t xml:space="preserve"> as regiões resultantes do processo de inferê</w:t>
      </w:r>
      <w:r w:rsidR="00241C90" w:rsidRPr="005D7EA6">
        <w:rPr>
          <w:rFonts w:cs="Times New Roman"/>
          <w:szCs w:val="24"/>
          <w:lang w:eastAsia="pt-BR"/>
        </w:rPr>
        <w:t>ncia do sistema</w:t>
      </w:r>
      <w:del w:id="506" w:author="revisor" w:date="2019-10-28T21:32:00Z">
        <w:r w:rsidR="00241C90" w:rsidRPr="005D7EA6" w:rsidDel="00A86D2D">
          <w:rPr>
            <w:rFonts w:cs="Times New Roman"/>
            <w:szCs w:val="24"/>
            <w:lang w:eastAsia="pt-BR"/>
          </w:rPr>
          <w:delText>,</w:delText>
        </w:r>
      </w:del>
      <w:r w:rsidR="00241C90" w:rsidRPr="005D7EA6">
        <w:rPr>
          <w:rFonts w:cs="Times New Roman"/>
          <w:szCs w:val="24"/>
          <w:lang w:eastAsia="pt-BR"/>
        </w:rPr>
        <w:t xml:space="preserve"> são transformadas</w:t>
      </w:r>
      <w:r w:rsidRPr="005D7EA6">
        <w:rPr>
          <w:rFonts w:cs="Times New Roman"/>
          <w:szCs w:val="24"/>
          <w:lang w:eastAsia="pt-BR"/>
        </w:rPr>
        <w:t xml:space="preserve"> de valores linguísticos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14:paraId="6867C632" w14:textId="77777777" w:rsidR="00BE3C01" w:rsidRPr="005D7EA6" w:rsidRDefault="00BE3C01" w:rsidP="00631F90">
      <w:pPr>
        <w:ind w:firstLine="0"/>
        <w:rPr>
          <w:rFonts w:cs="Times New Roman"/>
          <w:szCs w:val="24"/>
        </w:rPr>
      </w:pPr>
    </w:p>
    <w:p w14:paraId="702B6505" w14:textId="77777777" w:rsidR="00631F90" w:rsidRPr="006F7C03" w:rsidRDefault="00631F90" w:rsidP="00BE3C01">
      <w:pPr>
        <w:pStyle w:val="Ttulo2"/>
        <w:rPr>
          <w:rFonts w:cs="Times New Roman"/>
          <w:i/>
          <w:szCs w:val="24"/>
        </w:rPr>
      </w:pPr>
      <w:r w:rsidRPr="005D7EA6">
        <w:rPr>
          <w:rFonts w:cs="Times New Roman"/>
          <w:szCs w:val="24"/>
        </w:rPr>
        <w:t xml:space="preserve">Implementação de sistemas de inferência </w:t>
      </w:r>
      <w:proofErr w:type="spellStart"/>
      <w:r w:rsidRPr="006F7C03">
        <w:rPr>
          <w:rFonts w:cs="Times New Roman"/>
          <w:i/>
          <w:szCs w:val="24"/>
        </w:rPr>
        <w:t>fuzzy</w:t>
      </w:r>
      <w:proofErr w:type="spellEnd"/>
    </w:p>
    <w:p w14:paraId="4BCF707E" w14:textId="77777777" w:rsidR="009F1A51" w:rsidRPr="005D7EA6" w:rsidRDefault="009F1A51" w:rsidP="00631F90">
      <w:pPr>
        <w:rPr>
          <w:rFonts w:cs="Times New Roman"/>
          <w:szCs w:val="24"/>
        </w:rPr>
      </w:pPr>
    </w:p>
    <w:p w14:paraId="701B7F64" w14:textId="77777777"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 xml:space="preserve"> existem diversas possibilidades. A implementação do sistema pode utilizar um controlador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 xml:space="preserve"> construído pelo próprio desenvolvedor ou o mesmo pode u</w:t>
      </w:r>
      <w:r w:rsidR="009F1A51" w:rsidRPr="005D7EA6">
        <w:rPr>
          <w:rFonts w:eastAsia="Times New Roman" w:cs="Times New Roman"/>
          <w:color w:val="000000"/>
          <w:szCs w:val="24"/>
          <w:lang w:eastAsia="pt-BR"/>
        </w:rPr>
        <w:t xml:space="preserve">tilizar </w:t>
      </w:r>
      <w:r w:rsidR="009F1A51" w:rsidRPr="005D7EA6">
        <w:rPr>
          <w:rFonts w:eastAsia="Times New Roman" w:cs="Times New Roman"/>
          <w:color w:val="000000"/>
          <w:szCs w:val="24"/>
          <w:lang w:eastAsia="pt-BR"/>
        </w:rPr>
        <w:lastRenderedPageBreak/>
        <w:t xml:space="preserve">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14:paraId="69F31590" w14:textId="26CD61A7"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proofErr w:type="spellStart"/>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proofErr w:type="spellEnd"/>
      <w:r w:rsidR="00631F90" w:rsidRPr="005D7EA6">
        <w:rPr>
          <w:rFonts w:eastAsia="Times New Roman" w:cs="Times New Roman"/>
          <w:szCs w:val="24"/>
          <w:lang w:eastAsia="pt-BR"/>
        </w:rPr>
        <w:t xml:space="preserve"> implementada na linguagem Java, </w:t>
      </w:r>
      <w:proofErr w:type="spellStart"/>
      <w:r w:rsidR="008C4351" w:rsidRPr="008C4351">
        <w:rPr>
          <w:rFonts w:eastAsia="Times New Roman" w:cs="Times New Roman"/>
          <w:i/>
          <w:szCs w:val="24"/>
          <w:shd w:val="clear" w:color="auto" w:fill="FFFFFF"/>
          <w:lang w:eastAsia="pt-BR"/>
        </w:rPr>
        <w:t>Fuzzy</w:t>
      </w:r>
      <w:proofErr w:type="spellEnd"/>
      <w:r w:rsidR="00631F90" w:rsidRPr="00CF7D77">
        <w:rPr>
          <w:rFonts w:eastAsia="Times New Roman" w:cs="Times New Roman"/>
          <w:i/>
          <w:szCs w:val="24"/>
          <w:shd w:val="clear" w:color="auto" w:fill="FFFFFF"/>
          <w:lang w:eastAsia="pt-BR"/>
        </w:rPr>
        <w:t xml:space="preserve"> </w:t>
      </w:r>
      <w:proofErr w:type="spellStart"/>
      <w:r w:rsidR="00631F90" w:rsidRPr="00CF7D77">
        <w:rPr>
          <w:rFonts w:eastAsia="Times New Roman" w:cs="Times New Roman"/>
          <w:i/>
          <w:szCs w:val="24"/>
          <w:shd w:val="clear" w:color="auto" w:fill="FFFFFF"/>
          <w:lang w:eastAsia="pt-BR"/>
        </w:rPr>
        <w:t>Logic</w:t>
      </w:r>
      <w:proofErr w:type="spellEnd"/>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proofErr w:type="spellStart"/>
      <w:r w:rsidR="007F2573" w:rsidRPr="005D7EA6">
        <w:rPr>
          <w:rFonts w:eastAsia="Times New Roman" w:cs="Times New Roman"/>
          <w:szCs w:val="24"/>
          <w:lang w:eastAsia="pt-BR"/>
        </w:rPr>
        <w:t>MatLab</w:t>
      </w:r>
      <w:proofErr w:type="spellEnd"/>
      <w:ins w:id="507" w:author="revisor" w:date="2019-10-28T21:33:00Z">
        <w:r w:rsidR="003B088B">
          <w:rPr>
            <w:rFonts w:eastAsia="Times New Roman" w:cs="Times New Roman"/>
            <w:szCs w:val="24"/>
            <w:lang w:eastAsia="pt-BR"/>
          </w:rPr>
          <w:t xml:space="preserve"> e, </w:t>
        </w:r>
      </w:ins>
      <w:del w:id="508" w:author="revisor" w:date="2019-10-28T21:33:00Z">
        <w:r w:rsidR="007F2573" w:rsidRPr="005D7EA6" w:rsidDel="003B088B">
          <w:rPr>
            <w:rFonts w:eastAsia="Times New Roman" w:cs="Times New Roman"/>
            <w:szCs w:val="24"/>
            <w:lang w:eastAsia="pt-BR"/>
          </w:rPr>
          <w:delText>. E</w:delText>
        </w:r>
      </w:del>
      <w:ins w:id="509" w:author="revisor" w:date="2019-10-28T21:33:00Z">
        <w:r w:rsidR="003B088B">
          <w:rPr>
            <w:rFonts w:eastAsia="Times New Roman" w:cs="Times New Roman"/>
            <w:szCs w:val="24"/>
            <w:lang w:eastAsia="pt-BR"/>
          </w:rPr>
          <w:t>e</w:t>
        </w:r>
      </w:ins>
      <w:r w:rsidR="007F2573" w:rsidRPr="005D7EA6">
        <w:rPr>
          <w:rFonts w:eastAsia="Times New Roman" w:cs="Times New Roman"/>
          <w:szCs w:val="24"/>
          <w:lang w:eastAsia="pt-BR"/>
        </w:rPr>
        <w:t xml:space="preserve">m </w:t>
      </w:r>
      <w:r w:rsidR="007F2573" w:rsidRPr="00475167">
        <w:rPr>
          <w:rFonts w:eastAsia="Times New Roman" w:cs="Times New Roman"/>
          <w:i/>
          <w:szCs w:val="24"/>
          <w:lang w:eastAsia="pt-BR"/>
        </w:rPr>
        <w:t>Python</w:t>
      </w:r>
      <w:ins w:id="510" w:author="revisor" w:date="2019-10-28T21:33:00Z">
        <w:r w:rsidR="003B088B">
          <w:rPr>
            <w:rFonts w:eastAsia="Times New Roman" w:cs="Times New Roman"/>
            <w:i/>
            <w:szCs w:val="24"/>
            <w:lang w:eastAsia="pt-BR"/>
          </w:rPr>
          <w:t>,</w:t>
        </w:r>
      </w:ins>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 xml:space="preserve">framework </w:t>
      </w:r>
      <w:proofErr w:type="spellStart"/>
      <w:r w:rsidR="00631F90" w:rsidRPr="00CF7D77">
        <w:rPr>
          <w:rFonts w:eastAsia="Times New Roman" w:cs="Times New Roman"/>
          <w:i/>
          <w:szCs w:val="24"/>
          <w:lang w:eastAsia="pt-BR"/>
        </w:rPr>
        <w:t>Py</w:t>
      </w:r>
      <w:r w:rsidR="008C4351" w:rsidRPr="008C4351">
        <w:rPr>
          <w:rFonts w:eastAsia="Times New Roman" w:cs="Times New Roman"/>
          <w:i/>
          <w:szCs w:val="24"/>
          <w:lang w:eastAsia="pt-BR"/>
        </w:rPr>
        <w:t>Fuzzy</w:t>
      </w:r>
      <w:proofErr w:type="spellEnd"/>
      <w:r>
        <w:rPr>
          <w:rFonts w:eastAsia="Times New Roman" w:cs="Times New Roman"/>
          <w:szCs w:val="24"/>
          <w:lang w:eastAsia="pt-BR"/>
        </w:rPr>
        <w:t xml:space="preserve">. </w:t>
      </w:r>
    </w:p>
    <w:p w14:paraId="2D8F276E" w14:textId="77777777" w:rsidR="00631F90" w:rsidRPr="005D7EA6" w:rsidRDefault="00631F90" w:rsidP="004F13BA">
      <w:pPr>
        <w:ind w:firstLine="0"/>
        <w:rPr>
          <w:rFonts w:cs="Times New Roman"/>
          <w:szCs w:val="24"/>
        </w:rPr>
      </w:pPr>
    </w:p>
    <w:p w14:paraId="67E872F0" w14:textId="77777777" w:rsidR="00D61CB9" w:rsidRPr="005D7EA6" w:rsidRDefault="00631F90" w:rsidP="00D61CB9">
      <w:pPr>
        <w:pStyle w:val="Ttulo3"/>
        <w:rPr>
          <w:rFonts w:cs="Times New Roman"/>
        </w:rPr>
      </w:pPr>
      <w:r w:rsidRPr="005D7EA6">
        <w:rPr>
          <w:rFonts w:cs="Times New Roman"/>
        </w:rPr>
        <w:t>Python</w:t>
      </w:r>
    </w:p>
    <w:p w14:paraId="5B8E4212" w14:textId="77777777" w:rsidR="00631F90" w:rsidRPr="005D7EA6" w:rsidRDefault="00631F90" w:rsidP="00631F90">
      <w:pPr>
        <w:rPr>
          <w:rFonts w:cs="Times New Roman"/>
          <w:szCs w:val="24"/>
        </w:rPr>
      </w:pPr>
    </w:p>
    <w:p w14:paraId="7B89810E" w14:textId="77777777"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14:paraId="6528F217" w14:textId="77777777"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14:paraId="6EDC4DDF" w14:textId="77777777" w:rsidR="00DC7098" w:rsidRPr="005D7EA6" w:rsidRDefault="00631F90" w:rsidP="00AD5DE2">
      <w:pPr>
        <w:rPr>
          <w:rFonts w:cs="Times New Roman"/>
          <w:szCs w:val="24"/>
        </w:rPr>
      </w:pPr>
      <w:r w:rsidRPr="005D7EA6">
        <w:rPr>
          <w:rFonts w:eastAsia="Times New Roman" w:cs="Times New Roman"/>
          <w:szCs w:val="24"/>
          <w:lang w:eastAsia="pt-BR"/>
        </w:rPr>
        <w:t xml:space="preserve">De acordo com </w:t>
      </w:r>
      <w:proofErr w:type="spellStart"/>
      <w:r w:rsidRPr="005D7EA6">
        <w:rPr>
          <w:rFonts w:eastAsia="Times New Roman" w:cs="Times New Roman"/>
          <w:szCs w:val="24"/>
          <w:lang w:eastAsia="pt-BR"/>
        </w:rPr>
        <w:t>Millman</w:t>
      </w:r>
      <w:proofErr w:type="spellEnd"/>
      <w:r w:rsidRPr="005D7EA6">
        <w:rPr>
          <w:rFonts w:eastAsia="Times New Roman" w:cs="Times New Roman"/>
          <w:szCs w:val="24"/>
          <w:lang w:eastAsia="pt-BR"/>
        </w:rPr>
        <w:t xml:space="preserve"> e </w:t>
      </w:r>
      <w:proofErr w:type="spellStart"/>
      <w:r w:rsidRPr="005D7EA6">
        <w:rPr>
          <w:rFonts w:eastAsia="Times New Roman" w:cs="Times New Roman"/>
          <w:szCs w:val="24"/>
          <w:lang w:eastAsia="pt-BR"/>
        </w:rPr>
        <w:t>Aivazis</w:t>
      </w:r>
      <w:proofErr w:type="spellEnd"/>
      <w:r w:rsidRPr="005D7EA6">
        <w:rPr>
          <w:rFonts w:eastAsia="Times New Roman" w:cs="Times New Roman"/>
          <w:szCs w:val="24"/>
          <w:lang w:eastAsia="pt-BR"/>
        </w:rPr>
        <w:t xml:space="preserve">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14:paraId="14A444F9" w14:textId="77777777" w:rsidR="00631F90" w:rsidRPr="005D7EA6" w:rsidRDefault="00395229" w:rsidP="004F13BA">
      <w:pPr>
        <w:tabs>
          <w:tab w:val="left" w:pos="3795"/>
        </w:tabs>
        <w:rPr>
          <w:rFonts w:cs="Times New Roman"/>
          <w:szCs w:val="24"/>
        </w:rPr>
      </w:pPr>
      <w:r w:rsidRPr="005D7EA6">
        <w:rPr>
          <w:rFonts w:cs="Times New Roman"/>
          <w:szCs w:val="24"/>
        </w:rPr>
        <w:tab/>
      </w:r>
    </w:p>
    <w:p w14:paraId="7CF6B9BA" w14:textId="77777777" w:rsidR="00395229" w:rsidRPr="005D7EA6" w:rsidRDefault="000D039F" w:rsidP="00395229">
      <w:pPr>
        <w:pStyle w:val="Ttulo3"/>
        <w:rPr>
          <w:rFonts w:cs="Times New Roman"/>
        </w:rPr>
      </w:pPr>
      <w:proofErr w:type="spellStart"/>
      <w:r>
        <w:rPr>
          <w:rFonts w:cs="Times New Roman"/>
        </w:rPr>
        <w:t>Numpy</w:t>
      </w:r>
      <w:proofErr w:type="spellEnd"/>
    </w:p>
    <w:p w14:paraId="20401A65" w14:textId="77777777" w:rsidR="000515FD" w:rsidRPr="005D7EA6" w:rsidRDefault="000515FD" w:rsidP="00BE3C01">
      <w:pPr>
        <w:ind w:firstLine="0"/>
        <w:rPr>
          <w:rFonts w:cs="Times New Roman"/>
          <w:szCs w:val="24"/>
        </w:rPr>
      </w:pPr>
    </w:p>
    <w:p w14:paraId="6E6A04CE" w14:textId="77777777" w:rsidR="003B088B" w:rsidRDefault="00BF1C2A" w:rsidP="00BF1C2A">
      <w:pPr>
        <w:rPr>
          <w:ins w:id="511" w:author="revisor" w:date="2019-10-28T21:34:00Z"/>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w:t>
      </w:r>
      <w:del w:id="512" w:author="revisor" w:date="2019-10-28T21:33:00Z">
        <w:r w:rsidR="00F558C6" w:rsidDel="003B088B">
          <w:rPr>
            <w:rFonts w:eastAsia="Times New Roman" w:cs="Times New Roman"/>
            <w:color w:val="000000"/>
            <w:szCs w:val="24"/>
            <w:shd w:val="clear" w:color="auto" w:fill="FFFFFF"/>
            <w:lang w:eastAsia="pt-BR"/>
          </w:rPr>
          <w:delText xml:space="preserve">algumas </w:delText>
        </w:r>
      </w:del>
      <w:ins w:id="513" w:author="revisor" w:date="2019-10-28T21:33:00Z">
        <w:r w:rsidR="003B088B">
          <w:rPr>
            <w:rFonts w:eastAsia="Times New Roman" w:cs="Times New Roman"/>
            <w:color w:val="000000"/>
            <w:szCs w:val="24"/>
            <w:shd w:val="clear" w:color="auto" w:fill="FFFFFF"/>
            <w:lang w:eastAsia="pt-BR"/>
          </w:rPr>
          <w:t xml:space="preserve">todas </w:t>
        </w:r>
      </w:ins>
      <w:del w:id="514" w:author="revisor" w:date="2019-10-28T21:33:00Z">
        <w:r w:rsidRPr="00BF1C2A" w:rsidDel="003B088B">
          <w:rPr>
            <w:rFonts w:eastAsia="Times New Roman" w:cs="Times New Roman"/>
            <w:color w:val="000000"/>
            <w:szCs w:val="24"/>
            <w:shd w:val="clear" w:color="auto" w:fill="FFFFFF"/>
            <w:lang w:eastAsia="pt-BR"/>
          </w:rPr>
          <w:delText>d</w:delText>
        </w:r>
      </w:del>
      <w:r w:rsidRPr="00BF1C2A">
        <w:rPr>
          <w:rFonts w:eastAsia="Times New Roman" w:cs="Times New Roman"/>
          <w:color w:val="000000"/>
          <w:szCs w:val="24"/>
          <w:shd w:val="clear" w:color="auto" w:fill="FFFFFF"/>
          <w:lang w:eastAsia="pt-BR"/>
        </w:rPr>
        <w:t>essas funcionalidades, a linguagem possui apenas 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w:t>
      </w:r>
    </w:p>
    <w:p w14:paraId="5641580D" w14:textId="74475788"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No entanto os pacotes </w:t>
      </w:r>
      <w:proofErr w:type="spellStart"/>
      <w:r w:rsidRPr="003F3945">
        <w:rPr>
          <w:rFonts w:eastAsia="Times New Roman" w:cs="Times New Roman"/>
          <w:i/>
          <w:color w:val="000000"/>
          <w:szCs w:val="24"/>
          <w:shd w:val="clear" w:color="auto" w:fill="FFFFFF"/>
          <w:lang w:eastAsia="pt-BR"/>
        </w:rPr>
        <w:t>numpy</w:t>
      </w:r>
      <w:proofErr w:type="spellEnd"/>
      <w:r w:rsidRPr="00BF1C2A">
        <w:rPr>
          <w:rFonts w:eastAsia="Times New Roman" w:cs="Times New Roman"/>
          <w:color w:val="000000"/>
          <w:szCs w:val="24"/>
          <w:shd w:val="clear" w:color="auto" w:fill="FFFFFF"/>
          <w:lang w:eastAsia="pt-BR"/>
        </w:rPr>
        <w:t xml:space="preserve"> e </w:t>
      </w:r>
      <w:proofErr w:type="spellStart"/>
      <w:r w:rsidRPr="003F3945">
        <w:rPr>
          <w:rFonts w:eastAsia="Times New Roman" w:cs="Times New Roman"/>
          <w:i/>
          <w:color w:val="000000"/>
          <w:szCs w:val="24"/>
          <w:shd w:val="clear" w:color="auto" w:fill="FFFFFF"/>
          <w:lang w:eastAsia="pt-BR"/>
        </w:rPr>
        <w:t>scipy</w:t>
      </w:r>
      <w:proofErr w:type="spellEnd"/>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14:paraId="23DBCFE1" w14:textId="77777777" w:rsidR="00BF1C2A" w:rsidRDefault="00BF1C2A" w:rsidP="00BF1C2A">
      <w:pPr>
        <w:rPr>
          <w:rFonts w:eastAsia="Times New Roman" w:cs="Times New Roman"/>
          <w:color w:val="000000"/>
          <w:szCs w:val="24"/>
          <w:shd w:val="clear" w:color="auto" w:fill="FFFFFF"/>
          <w:lang w:eastAsia="pt-BR"/>
        </w:rPr>
      </w:pPr>
    </w:p>
    <w:p w14:paraId="42C2A675" w14:textId="77777777" w:rsidR="000D039F" w:rsidRPr="005D7EA6" w:rsidRDefault="000D039F" w:rsidP="000D039F">
      <w:pPr>
        <w:pStyle w:val="Ttulo3"/>
        <w:rPr>
          <w:rFonts w:cs="Times New Roman"/>
        </w:rPr>
      </w:pPr>
      <w:proofErr w:type="spellStart"/>
      <w:r>
        <w:rPr>
          <w:rFonts w:cs="Times New Roman"/>
        </w:rPr>
        <w:t>Matplotlib</w:t>
      </w:r>
      <w:proofErr w:type="spellEnd"/>
    </w:p>
    <w:p w14:paraId="4078A76D" w14:textId="77777777" w:rsidR="000D039F" w:rsidRDefault="000D039F" w:rsidP="000D039F">
      <w:pPr>
        <w:ind w:firstLine="0"/>
        <w:rPr>
          <w:rFonts w:cs="Times New Roman"/>
          <w:szCs w:val="24"/>
        </w:rPr>
      </w:pPr>
    </w:p>
    <w:p w14:paraId="6FBBE107" w14:textId="6FF5F09E" w:rsidR="000616F6" w:rsidRPr="000616F6" w:rsidRDefault="00250CEC" w:rsidP="003F3945">
      <w:pPr>
        <w:rPr>
          <w:rFonts w:cs="Times New Roman"/>
          <w:szCs w:val="24"/>
        </w:rPr>
      </w:pPr>
      <w:r>
        <w:rPr>
          <w:rFonts w:cs="Times New Roman"/>
          <w:szCs w:val="24"/>
        </w:rPr>
        <w:t xml:space="preserve">De acordo com Hunter e </w:t>
      </w:r>
      <w:proofErr w:type="spellStart"/>
      <w:r>
        <w:rPr>
          <w:rFonts w:cs="Times New Roman"/>
          <w:szCs w:val="24"/>
        </w:rPr>
        <w:t>Dale</w:t>
      </w:r>
      <w:proofErr w:type="spellEnd"/>
      <w:r>
        <w:rPr>
          <w:rFonts w:cs="Times New Roman"/>
          <w:szCs w:val="24"/>
        </w:rPr>
        <w:t xml:space="preserve"> (2007)</w:t>
      </w:r>
      <w:r w:rsidR="00147A4F">
        <w:rPr>
          <w:rFonts w:cs="Times New Roman"/>
          <w:szCs w:val="24"/>
        </w:rPr>
        <w:t>,</w:t>
      </w:r>
      <w:r>
        <w:rPr>
          <w:rFonts w:cs="Times New Roman"/>
          <w:szCs w:val="24"/>
        </w:rPr>
        <w:t xml:space="preserve"> o</w:t>
      </w:r>
      <w:r w:rsidRPr="00250CEC">
        <w:rPr>
          <w:rFonts w:cs="Times New Roman"/>
          <w:szCs w:val="24"/>
        </w:rPr>
        <w:t xml:space="preserve"> </w:t>
      </w:r>
      <w:proofErr w:type="spellStart"/>
      <w:r w:rsidRPr="003F3945">
        <w:rPr>
          <w:rFonts w:cs="Times New Roman"/>
          <w:i/>
          <w:szCs w:val="24"/>
        </w:rPr>
        <w:t>matplotlib</w:t>
      </w:r>
      <w:proofErr w:type="spellEnd"/>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w:t>
      </w:r>
      <w:r w:rsidRPr="00250CEC">
        <w:rPr>
          <w:rFonts w:cs="Times New Roman"/>
          <w:szCs w:val="24"/>
        </w:rPr>
        <w:lastRenderedPageBreak/>
        <w:t xml:space="preserve">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proofErr w:type="spellStart"/>
      <w:r w:rsidRPr="003F3945">
        <w:rPr>
          <w:rFonts w:cs="Times New Roman"/>
          <w:i/>
          <w:szCs w:val="24"/>
        </w:rPr>
        <w:t>matplotlib</w:t>
      </w:r>
      <w:proofErr w:type="spellEnd"/>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proofErr w:type="spellStart"/>
      <w:r w:rsidR="003F3945">
        <w:rPr>
          <w:rFonts w:cs="Times New Roman"/>
          <w:i/>
          <w:szCs w:val="24"/>
        </w:rPr>
        <w:t>nump</w:t>
      </w:r>
      <w:r w:rsidRPr="003F3945">
        <w:rPr>
          <w:rFonts w:cs="Times New Roman"/>
          <w:i/>
          <w:szCs w:val="24"/>
        </w:rPr>
        <w:t>y</w:t>
      </w:r>
      <w:proofErr w:type="spellEnd"/>
      <w:r w:rsidRPr="003F3945">
        <w:rPr>
          <w:rFonts w:cs="Times New Roman"/>
          <w:i/>
          <w:szCs w:val="24"/>
        </w:rPr>
        <w:t xml:space="preserve"> </w:t>
      </w:r>
      <w:r w:rsidRPr="00250CEC">
        <w:rPr>
          <w:rFonts w:cs="Times New Roman"/>
          <w:szCs w:val="24"/>
        </w:rPr>
        <w:t>e outros códigos de extensão para fornecer bom desempenho</w:t>
      </w:r>
      <w:ins w:id="515" w:author="revisor" w:date="2019-10-28T21:34:00Z">
        <w:r w:rsidR="003B088B">
          <w:rPr>
            <w:rFonts w:cs="Times New Roman"/>
            <w:szCs w:val="24"/>
          </w:rPr>
          <w:t>,</w:t>
        </w:r>
      </w:ins>
      <w:r w:rsidRPr="00250CEC">
        <w:rPr>
          <w:rFonts w:cs="Times New Roman"/>
          <w:szCs w:val="24"/>
        </w:rPr>
        <w:t xml:space="preserve"> mesmo para</w:t>
      </w:r>
      <w:del w:id="516" w:author="revisor" w:date="2019-10-28T21:34:00Z">
        <w:r w:rsidRPr="00250CEC" w:rsidDel="003B088B">
          <w:rPr>
            <w:rFonts w:cs="Times New Roman"/>
            <w:szCs w:val="24"/>
          </w:rPr>
          <w:delText xml:space="preserve"> </w:delText>
        </w:r>
      </w:del>
      <w:r>
        <w:rPr>
          <w:rFonts w:cs="Times New Roman"/>
          <w:szCs w:val="24"/>
        </w:rPr>
        <w:t xml:space="preserve"> </w:t>
      </w:r>
      <w:r w:rsidRPr="00250CEC">
        <w:rPr>
          <w:rFonts w:cs="Times New Roman"/>
          <w:szCs w:val="24"/>
        </w:rPr>
        <w:t>matrizes grandes.</w:t>
      </w:r>
    </w:p>
    <w:p w14:paraId="15B4C0FB" w14:textId="77777777" w:rsidR="00A52D29" w:rsidRDefault="000616F6" w:rsidP="00167714">
      <w:pPr>
        <w:rPr>
          <w:ins w:id="517" w:author="revisor" w:date="2019-10-28T21:34:00Z"/>
          <w:rFonts w:cs="Times New Roman"/>
          <w:szCs w:val="24"/>
        </w:rPr>
      </w:pPr>
      <w:r>
        <w:rPr>
          <w:rFonts w:cs="Times New Roman"/>
          <w:szCs w:val="24"/>
        </w:rPr>
        <w:t xml:space="preserve">Segundo </w:t>
      </w:r>
      <w:proofErr w:type="spellStart"/>
      <w:r>
        <w:rPr>
          <w:rFonts w:cs="Times New Roman"/>
          <w:szCs w:val="24"/>
        </w:rPr>
        <w:t>Barret</w:t>
      </w:r>
      <w:proofErr w:type="spellEnd"/>
      <w:r>
        <w:rPr>
          <w:rFonts w:cs="Times New Roman"/>
          <w:szCs w:val="24"/>
        </w:rPr>
        <w:t xml:space="preserve">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proofErr w:type="spellStart"/>
      <w:r w:rsidRPr="003F3945">
        <w:rPr>
          <w:rFonts w:cs="Times New Roman"/>
          <w:i/>
          <w:szCs w:val="24"/>
        </w:rPr>
        <w:t>matplotlib</w:t>
      </w:r>
      <w:proofErr w:type="spellEnd"/>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14:paraId="491CD31C" w14:textId="77777777" w:rsidR="003B088B" w:rsidRPr="00167714" w:rsidRDefault="003B088B" w:rsidP="00167714">
      <w:pPr>
        <w:rPr>
          <w:rFonts w:cs="Times New Roman"/>
          <w:szCs w:val="24"/>
        </w:rPr>
      </w:pPr>
    </w:p>
    <w:p w14:paraId="525C2557" w14:textId="77777777"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14:paraId="34115160" w14:textId="77777777" w:rsidR="00BF47C3" w:rsidRPr="005D7EA6" w:rsidRDefault="00BF47C3" w:rsidP="00BF47C3">
      <w:pPr>
        <w:ind w:firstLine="0"/>
        <w:rPr>
          <w:rFonts w:cs="Times New Roman"/>
          <w:szCs w:val="24"/>
        </w:rPr>
      </w:pPr>
    </w:p>
    <w:p w14:paraId="176B9064" w14:textId="71DBC0CC"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Segundo o estudo de caso realizado por Tiago</w:t>
      </w:r>
      <w:r w:rsidR="00D841B9">
        <w:rPr>
          <w:rFonts w:eastAsia="Times New Roman" w:cs="Times New Roman"/>
          <w:color w:val="000000"/>
          <w:szCs w:val="24"/>
          <w:shd w:val="clear" w:color="auto" w:fill="FFFFFF"/>
          <w:lang w:eastAsia="pt-BR"/>
        </w:rPr>
        <w:t xml:space="preserve">, </w:t>
      </w:r>
      <w:proofErr w:type="spellStart"/>
      <w:r w:rsidR="00D841B9">
        <w:rPr>
          <w:rFonts w:eastAsia="Times New Roman" w:cs="Times New Roman"/>
          <w:color w:val="000000"/>
          <w:szCs w:val="24"/>
          <w:shd w:val="clear" w:color="auto" w:fill="FFFFFF"/>
          <w:lang w:eastAsia="pt-BR"/>
        </w:rPr>
        <w:t>Baroni</w:t>
      </w:r>
      <w:proofErr w:type="spellEnd"/>
      <w:r w:rsidR="00D841B9">
        <w:rPr>
          <w:rFonts w:eastAsia="Times New Roman" w:cs="Times New Roman"/>
          <w:color w:val="000000"/>
          <w:szCs w:val="24"/>
          <w:shd w:val="clear" w:color="auto" w:fill="FFFFFF"/>
          <w:lang w:eastAsia="pt-BR"/>
        </w:rPr>
        <w:t xml:space="preserve"> e Fonseca</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proofErr w:type="spellStart"/>
      <w:r w:rsidR="008C4351" w:rsidRPr="008C4351">
        <w:rPr>
          <w:rFonts w:eastAsia="Times New Roman" w:cs="Times New Roman"/>
          <w:i/>
          <w:color w:val="000000"/>
          <w:szCs w:val="24"/>
          <w:shd w:val="clear" w:color="auto" w:fill="FFFFFF"/>
          <w:lang w:eastAsia="pt-BR"/>
        </w:rPr>
        <w:t>Fuzzy</w:t>
      </w:r>
      <w:proofErr w:type="spellEnd"/>
      <w:r w:rsidRPr="005D7EA6">
        <w:rPr>
          <w:rFonts w:eastAsia="Times New Roman" w:cs="Times New Roman"/>
          <w:color w:val="000000"/>
          <w:szCs w:val="24"/>
          <w:shd w:val="clear" w:color="auto" w:fill="FFFFFF"/>
          <w:lang w:eastAsia="pt-BR"/>
        </w:rPr>
        <w:t>, que possibilita o aux</w:t>
      </w:r>
      <w:ins w:id="518" w:author="revisor" w:date="2019-10-28T21:35:00Z">
        <w:r w:rsidR="003B088B">
          <w:rPr>
            <w:rFonts w:eastAsia="Times New Roman" w:cs="Times New Roman"/>
            <w:color w:val="000000"/>
            <w:szCs w:val="24"/>
            <w:shd w:val="clear" w:color="auto" w:fill="FFFFFF"/>
            <w:lang w:eastAsia="pt-BR"/>
          </w:rPr>
          <w:t>í</w:t>
        </w:r>
      </w:ins>
      <w:del w:id="519" w:author="revisor" w:date="2019-10-28T21:35:00Z">
        <w:r w:rsidRPr="005D7EA6" w:rsidDel="003B088B">
          <w:rPr>
            <w:rFonts w:eastAsia="Times New Roman" w:cs="Times New Roman"/>
            <w:color w:val="000000"/>
            <w:szCs w:val="24"/>
            <w:shd w:val="clear" w:color="auto" w:fill="FFFFFF"/>
            <w:lang w:eastAsia="pt-BR"/>
          </w:rPr>
          <w:delText>i</w:delText>
        </w:r>
      </w:del>
      <w:r w:rsidRPr="005D7EA6">
        <w:rPr>
          <w:rFonts w:eastAsia="Times New Roman" w:cs="Times New Roman"/>
          <w:color w:val="000000"/>
          <w:szCs w:val="24"/>
          <w:shd w:val="clear" w:color="auto" w:fill="FFFFFF"/>
          <w:lang w:eastAsia="pt-BR"/>
        </w:rPr>
        <w:t xml:space="preserve">lio aos professores na tarefa de avaliar a aprendizagem de seus discentes. </w:t>
      </w:r>
    </w:p>
    <w:p w14:paraId="148F0EDE" w14:textId="77777777"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proofErr w:type="spellStart"/>
      <w:r w:rsidR="008C4351" w:rsidRPr="008C4351">
        <w:rPr>
          <w:rFonts w:eastAsia="Times New Roman" w:cs="Times New Roman"/>
          <w:i/>
          <w:color w:val="000000"/>
          <w:szCs w:val="24"/>
          <w:shd w:val="clear" w:color="auto" w:fill="FFFFFF"/>
          <w:lang w:eastAsia="pt-BR"/>
        </w:rPr>
        <w:t>fuzzy</w:t>
      </w:r>
      <w:proofErr w:type="spellEnd"/>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14:paraId="4F3A1983" w14:textId="63DE8C70"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w:t>
      </w:r>
      <w:proofErr w:type="spellStart"/>
      <w:r w:rsidR="00174B35" w:rsidRPr="00011FE5">
        <w:rPr>
          <w:rFonts w:eastAsia="Times New Roman" w:cs="Times New Roman"/>
          <w:color w:val="000000"/>
          <w:szCs w:val="24"/>
          <w:shd w:val="clear" w:color="auto" w:fill="FFFFFF"/>
          <w:lang w:eastAsia="pt-BR"/>
        </w:rPr>
        <w:t>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w:t>
      </w:r>
      <w:proofErr w:type="spellEnd"/>
      <w:r w:rsidR="005E07B5" w:rsidRPr="00011FE5">
        <w:rPr>
          <w:rFonts w:eastAsia="Times New Roman" w:cs="Times New Roman"/>
          <w:color w:val="000000"/>
          <w:szCs w:val="24"/>
          <w:shd w:val="clear" w:color="auto" w:fill="FFFFFF"/>
          <w:lang w:eastAsia="pt-BR"/>
        </w:rPr>
        <w:t xml:space="preserve"> (2011</w:t>
      </w:r>
      <w:r w:rsidRPr="00011FE5">
        <w:rPr>
          <w:rFonts w:eastAsia="Times New Roman" w:cs="Times New Roman"/>
          <w:color w:val="000000"/>
          <w:szCs w:val="24"/>
          <w:shd w:val="clear" w:color="auto" w:fill="FFFFFF"/>
          <w:lang w:eastAsia="pt-BR"/>
        </w:rPr>
        <w:t>)</w:t>
      </w:r>
      <w:del w:id="520" w:author="revisor" w:date="2019-10-28T21:35:00Z">
        <w:r w:rsidR="005E07B5" w:rsidRPr="00011FE5" w:rsidDel="003B088B">
          <w:rPr>
            <w:rFonts w:eastAsia="Times New Roman" w:cs="Times New Roman"/>
            <w:color w:val="000000"/>
            <w:szCs w:val="24"/>
            <w:shd w:val="clear" w:color="auto" w:fill="FFFFFF"/>
            <w:lang w:eastAsia="pt-BR"/>
          </w:rPr>
          <w:delText>,</w:delText>
        </w:r>
      </w:del>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 xml:space="preserve">desenvolveu um modelo geral para representar vários processos no ensino de matemática (por exemplo: modelagem matemática, resolução de problemas) envolvendo imprecisão e incerteza.  A cada um desses processos correspondem </w:t>
      </w:r>
      <w:ins w:id="521" w:author="revisor" w:date="2019-10-28T21:35:00Z">
        <w:r w:rsidR="003B088B">
          <w:rPr>
            <w:rFonts w:eastAsia="Times New Roman" w:cs="Times New Roman"/>
            <w:color w:val="000000"/>
            <w:szCs w:val="24"/>
            <w:shd w:val="clear" w:color="auto" w:fill="FFFFFF"/>
            <w:lang w:eastAsia="pt-BR"/>
          </w:rPr>
          <w:t>a</w:t>
        </w:r>
      </w:ins>
      <w:r w:rsidR="00D36F60" w:rsidRPr="00011FE5">
        <w:rPr>
          <w:rFonts w:eastAsia="Times New Roman" w:cs="Times New Roman"/>
          <w:color w:val="000000"/>
          <w:szCs w:val="24"/>
          <w:shd w:val="clear" w:color="auto" w:fill="FFFFFF"/>
          <w:lang w:eastAsia="pt-BR"/>
        </w:rPr>
        <w:t>os seguintes valores lingu</w:t>
      </w:r>
      <w:ins w:id="522" w:author="revisor" w:date="2019-10-28T21:35:00Z">
        <w:r w:rsidR="003B088B">
          <w:rPr>
            <w:rFonts w:eastAsia="Times New Roman" w:cs="Times New Roman"/>
            <w:color w:val="000000"/>
            <w:szCs w:val="24"/>
            <w:shd w:val="clear" w:color="auto" w:fill="FFFFFF"/>
            <w:lang w:eastAsia="pt-BR"/>
          </w:rPr>
          <w:t>í</w:t>
        </w:r>
      </w:ins>
      <w:del w:id="523" w:author="revisor" w:date="2019-10-28T21:35:00Z">
        <w:r w:rsidR="00D36F60" w:rsidRPr="00011FE5" w:rsidDel="003B088B">
          <w:rPr>
            <w:rFonts w:eastAsia="Times New Roman" w:cs="Times New Roman"/>
            <w:color w:val="000000"/>
            <w:szCs w:val="24"/>
            <w:shd w:val="clear" w:color="auto" w:fill="FFFFFF"/>
            <w:lang w:eastAsia="pt-BR"/>
          </w:rPr>
          <w:delText>i</w:delText>
        </w:r>
      </w:del>
      <w:r w:rsidR="00D36F60" w:rsidRPr="00011FE5">
        <w:rPr>
          <w:rFonts w:eastAsia="Times New Roman" w:cs="Times New Roman"/>
          <w:color w:val="000000"/>
          <w:szCs w:val="24"/>
          <w:shd w:val="clear" w:color="auto" w:fill="FFFFFF"/>
          <w:lang w:eastAsia="pt-BR"/>
        </w:rPr>
        <w:t>sticos: insignificante, baixo, intermediário, alto e completo.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uando</w:t>
      </w:r>
      <w:del w:id="524" w:author="revisor" w:date="2019-10-28T21:37:00Z">
        <w:r w:rsidR="00D36F60" w:rsidRPr="00011FE5" w:rsidDel="0072247D">
          <w:rPr>
            <w:rFonts w:eastAsia="Times New Roman" w:cs="Times New Roman"/>
            <w:color w:val="000000"/>
            <w:szCs w:val="24"/>
            <w:shd w:val="clear" w:color="auto" w:fill="FFFFFF"/>
            <w:lang w:eastAsia="pt-BR"/>
          </w:rPr>
          <w:delText xml:space="preserve"> </w:delText>
        </w:r>
      </w:del>
      <w:r w:rsidR="00D36F60" w:rsidRPr="00011FE5">
        <w:rPr>
          <w:rFonts w:eastAsia="Times New Roman" w:cs="Times New Roman"/>
          <w:color w:val="000000"/>
          <w:szCs w:val="24"/>
          <w:shd w:val="clear" w:color="auto" w:fill="FFFFFF"/>
          <w:lang w:eastAsia="pt-BR"/>
        </w:rPr>
        <w:t xml:space="preserve">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e aprendizagem é vaga</w:t>
      </w:r>
      <w:ins w:id="525" w:author="revisor" w:date="2019-10-28T21:37:00Z">
        <w:r w:rsidR="0072247D">
          <w:rPr>
            <w:rFonts w:eastAsia="Times New Roman" w:cs="Times New Roman"/>
            <w:color w:val="000000"/>
            <w:szCs w:val="24"/>
            <w:shd w:val="clear" w:color="auto" w:fill="FFFFFF"/>
            <w:lang w:eastAsia="pt-BR"/>
          </w:rPr>
          <w:t>,</w:t>
        </w:r>
      </w:ins>
      <w:del w:id="526" w:author="revisor" w:date="2019-10-28T21:37:00Z">
        <w:r w:rsidR="00D36F60" w:rsidRPr="00011FE5" w:rsidDel="0072247D">
          <w:rPr>
            <w:rFonts w:eastAsia="Times New Roman" w:cs="Times New Roman"/>
            <w:color w:val="000000"/>
            <w:szCs w:val="24"/>
            <w:shd w:val="clear" w:color="auto" w:fill="FFFFFF"/>
            <w:lang w:eastAsia="pt-BR"/>
          </w:rPr>
          <w:delText>.</w:delText>
        </w:r>
      </w:del>
      <w:r w:rsidR="00D36F60" w:rsidRPr="00011FE5">
        <w:rPr>
          <w:rFonts w:eastAsia="Times New Roman" w:cs="Times New Roman"/>
          <w:color w:val="000000"/>
          <w:szCs w:val="24"/>
          <w:shd w:val="clear" w:color="auto" w:fill="FFFFFF"/>
          <w:lang w:eastAsia="pt-BR"/>
        </w:rPr>
        <w:t xml:space="preserve"> </w:t>
      </w:r>
      <w:ins w:id="527" w:author="revisor" w:date="2019-10-28T21:37:00Z">
        <w:r w:rsidR="0072247D">
          <w:rPr>
            <w:rFonts w:eastAsia="Times New Roman" w:cs="Times New Roman"/>
            <w:color w:val="000000"/>
            <w:szCs w:val="24"/>
            <w:shd w:val="clear" w:color="auto" w:fill="FFFFFF"/>
            <w:lang w:eastAsia="pt-BR"/>
          </w:rPr>
          <w:t>j</w:t>
        </w:r>
      </w:ins>
      <w:del w:id="528" w:author="revisor" w:date="2019-10-28T21:37:00Z">
        <w:r w:rsidR="00D36F60" w:rsidRPr="00011FE5" w:rsidDel="0072247D">
          <w:rPr>
            <w:rFonts w:eastAsia="Times New Roman" w:cs="Times New Roman"/>
            <w:color w:val="000000"/>
            <w:szCs w:val="24"/>
            <w:shd w:val="clear" w:color="auto" w:fill="FFFFFF"/>
            <w:lang w:eastAsia="pt-BR"/>
          </w:rPr>
          <w:delText>J</w:delText>
        </w:r>
      </w:del>
      <w:r w:rsidR="00D36F60" w:rsidRPr="00011FE5">
        <w:rPr>
          <w:rFonts w:eastAsia="Times New Roman" w:cs="Times New Roman"/>
          <w:color w:val="000000"/>
          <w:szCs w:val="24"/>
          <w:shd w:val="clear" w:color="auto" w:fill="FFFFFF"/>
          <w:lang w:eastAsia="pt-BR"/>
        </w:rPr>
        <w:t xml:space="preserve">ustificando assim o estudo da lógica </w:t>
      </w:r>
      <w:proofErr w:type="spellStart"/>
      <w:r w:rsidR="00D36F60" w:rsidRPr="00475167">
        <w:rPr>
          <w:rFonts w:eastAsia="Times New Roman" w:cs="Times New Roman"/>
          <w:i/>
          <w:color w:val="000000"/>
          <w:szCs w:val="24"/>
          <w:shd w:val="clear" w:color="auto" w:fill="FFFFFF"/>
          <w:lang w:eastAsia="pt-BR"/>
        </w:rPr>
        <w:t>fuzzy</w:t>
      </w:r>
      <w:proofErr w:type="spellEnd"/>
      <w:r w:rsidR="00D36F60" w:rsidRPr="00475167">
        <w:rPr>
          <w:rFonts w:eastAsia="Times New Roman" w:cs="Times New Roman"/>
          <w:i/>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no contexto de ensino da matemática</w:t>
      </w:r>
      <w:ins w:id="529" w:author="revisor" w:date="2019-10-28T21:37:00Z">
        <w:r w:rsidR="0072247D">
          <w:rPr>
            <w:rFonts w:eastAsia="Times New Roman" w:cs="Times New Roman"/>
            <w:color w:val="000000"/>
            <w:szCs w:val="24"/>
            <w:shd w:val="clear" w:color="auto" w:fill="FFFFFF"/>
            <w:lang w:eastAsia="pt-BR"/>
          </w:rPr>
          <w:t>.</w:t>
        </w:r>
      </w:ins>
    </w:p>
    <w:p w14:paraId="02F19FA5" w14:textId="77777777"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w:t>
      </w:r>
      <w:proofErr w:type="gramStart"/>
      <w:r w:rsidRPr="005D7EA6">
        <w:rPr>
          <w:rFonts w:eastAsia="Times New Roman" w:cs="Times New Roman"/>
          <w:color w:val="000000"/>
          <w:szCs w:val="24"/>
          <w:lang w:eastAsia="pt-BR"/>
        </w:rPr>
        <w:t>distância baseado</w:t>
      </w:r>
      <w:proofErr w:type="gramEnd"/>
      <w:r w:rsidRPr="005D7EA6">
        <w:rPr>
          <w:rFonts w:eastAsia="Times New Roman" w:cs="Times New Roman"/>
          <w:color w:val="000000"/>
          <w:szCs w:val="24"/>
          <w:lang w:eastAsia="pt-BR"/>
        </w:rPr>
        <w:t xml:space="preserve"> na lógica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 xml:space="preserve">.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w:t>
      </w:r>
      <w:proofErr w:type="spellStart"/>
      <w:r w:rsidRPr="005D7EA6">
        <w:rPr>
          <w:rFonts w:eastAsia="Times New Roman" w:cs="Times New Roman"/>
          <w:color w:val="000000"/>
          <w:szCs w:val="24"/>
          <w:lang w:eastAsia="pt-BR"/>
        </w:rPr>
        <w:t>multiagente</w:t>
      </w:r>
      <w:proofErr w:type="spellEnd"/>
      <w:r w:rsidRPr="005D7EA6">
        <w:rPr>
          <w:rFonts w:eastAsia="Times New Roman" w:cs="Times New Roman"/>
          <w:color w:val="000000"/>
          <w:szCs w:val="24"/>
          <w:lang w:eastAsia="pt-BR"/>
        </w:rPr>
        <w:t>.</w:t>
      </w:r>
    </w:p>
    <w:p w14:paraId="0A862362" w14:textId="77777777" w:rsidR="003F3945" w:rsidRDefault="005450FB" w:rsidP="004A55E2">
      <w:pPr>
        <w:outlineLvl w:val="9"/>
        <w:rPr>
          <w:rFonts w:eastAsia="Times New Roman" w:cs="Times New Roman"/>
          <w:color w:val="000000"/>
          <w:szCs w:val="24"/>
          <w:lang w:eastAsia="pt-BR"/>
        </w:rPr>
      </w:pPr>
      <w:proofErr w:type="spellStart"/>
      <w:r w:rsidRPr="005D7EA6">
        <w:rPr>
          <w:rFonts w:eastAsia="Times New Roman" w:cs="Times New Roman"/>
          <w:color w:val="000000"/>
          <w:szCs w:val="24"/>
          <w:lang w:eastAsia="pt-BR"/>
        </w:rPr>
        <w:lastRenderedPageBreak/>
        <w:t>Fabri</w:t>
      </w:r>
      <w:proofErr w:type="spellEnd"/>
      <w:r w:rsidRPr="005D7EA6">
        <w:rPr>
          <w:rFonts w:eastAsia="Times New Roman" w:cs="Times New Roman"/>
          <w:color w:val="000000"/>
          <w:szCs w:val="24"/>
          <w:lang w:eastAsia="pt-BR"/>
        </w:rPr>
        <w:t xml:space="preserve"> e </w:t>
      </w:r>
      <w:proofErr w:type="spellStart"/>
      <w:r w:rsidRPr="005D7EA6">
        <w:rPr>
          <w:rFonts w:eastAsia="Times New Roman" w:cs="Times New Roman"/>
          <w:color w:val="000000"/>
          <w:szCs w:val="24"/>
          <w:lang w:eastAsia="pt-BR"/>
        </w:rPr>
        <w:t>Fabri</w:t>
      </w:r>
      <w:proofErr w:type="spellEnd"/>
      <w:r w:rsidRPr="005D7EA6">
        <w:rPr>
          <w:rFonts w:eastAsia="Times New Roman" w:cs="Times New Roman"/>
          <w:color w:val="000000"/>
          <w:szCs w:val="24"/>
          <w:lang w:eastAsia="pt-BR"/>
        </w:rPr>
        <w:t xml:space="preserve"> (2002) apresentam uma especificação de ferramenta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14:paraId="5708210C" w14:textId="1CCBA996"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del w:id="530" w:author="revisor" w:date="2019-10-28T21:38:00Z">
        <w:r w:rsidR="005450FB" w:rsidRPr="005D7EA6" w:rsidDel="00A44B15">
          <w:rPr>
            <w:rFonts w:eastAsia="Times New Roman" w:cs="Times New Roman"/>
            <w:color w:val="000000"/>
            <w:szCs w:val="24"/>
            <w:lang w:eastAsia="pt-BR"/>
          </w:rPr>
          <w:delText xml:space="preserve">é </w:delText>
        </w:r>
      </w:del>
      <w:ins w:id="531" w:author="revisor" w:date="2019-10-28T21:38:00Z">
        <w:r w:rsidR="00A44B15">
          <w:rPr>
            <w:rFonts w:eastAsia="Times New Roman" w:cs="Times New Roman"/>
            <w:color w:val="000000"/>
            <w:szCs w:val="24"/>
            <w:lang w:eastAsia="pt-BR"/>
          </w:rPr>
          <w:t>foi</w:t>
        </w:r>
        <w:r w:rsidR="00A44B15" w:rsidRPr="005D7EA6">
          <w:rPr>
            <w:rFonts w:eastAsia="Times New Roman" w:cs="Times New Roman"/>
            <w:color w:val="000000"/>
            <w:szCs w:val="24"/>
            <w:lang w:eastAsia="pt-BR"/>
          </w:rPr>
          <w:t xml:space="preserve"> </w:t>
        </w:r>
      </w:ins>
      <w:r w:rsidR="005450FB" w:rsidRPr="005D7EA6">
        <w:rPr>
          <w:rFonts w:eastAsia="Times New Roman" w:cs="Times New Roman"/>
          <w:color w:val="000000"/>
          <w:szCs w:val="24"/>
          <w:lang w:eastAsia="pt-BR"/>
        </w:rPr>
        <w:t xml:space="preserve">verificar se um aluno ou grupo de alunos que utilizam um determinado curso a distância </w:t>
      </w:r>
      <w:proofErr w:type="gramStart"/>
      <w:r w:rsidR="005450FB" w:rsidRPr="005D7EA6">
        <w:rPr>
          <w:rFonts w:eastAsia="Times New Roman" w:cs="Times New Roman"/>
          <w:color w:val="000000"/>
          <w:szCs w:val="24"/>
          <w:lang w:eastAsia="pt-BR"/>
        </w:rPr>
        <w:t>está(</w:t>
      </w:r>
      <w:proofErr w:type="spellStart"/>
      <w:proofErr w:type="gramEnd"/>
      <w:r w:rsidR="005450FB" w:rsidRPr="005D7EA6">
        <w:rPr>
          <w:rFonts w:eastAsia="Times New Roman" w:cs="Times New Roman"/>
          <w:color w:val="000000"/>
          <w:szCs w:val="24"/>
          <w:lang w:eastAsia="pt-BR"/>
        </w:rPr>
        <w:t>ão</w:t>
      </w:r>
      <w:proofErr w:type="spellEnd"/>
      <w:r w:rsidR="005450FB" w:rsidRPr="005D7EA6">
        <w:rPr>
          <w:rFonts w:eastAsia="Times New Roman" w:cs="Times New Roman"/>
          <w:color w:val="000000"/>
          <w:szCs w:val="24"/>
          <w:lang w:eastAsia="pt-BR"/>
        </w:rPr>
        <w:t xml:space="preserve">) apto(s) ou não a avançar um módulo do curso. A ferramenta fornece mais subsídio para verificar se o curso está atingindo os objetivos propostos, possibilitando que o professor possa acompanhar e avaliar seus alunos. </w:t>
      </w:r>
    </w:p>
    <w:p w14:paraId="6DE8ADE7" w14:textId="11198678"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 xml:space="preserve">Toledo e </w:t>
      </w:r>
      <w:proofErr w:type="spellStart"/>
      <w:r w:rsidRPr="005D7EA6">
        <w:rPr>
          <w:rFonts w:eastAsia="Times New Roman" w:cs="Times New Roman"/>
          <w:szCs w:val="24"/>
          <w:lang w:eastAsia="pt-BR"/>
        </w:rPr>
        <w:t>Conceza</w:t>
      </w:r>
      <w:proofErr w:type="spellEnd"/>
      <w:r w:rsidRPr="005D7EA6">
        <w:rPr>
          <w:rFonts w:eastAsia="Times New Roman" w:cs="Times New Roman"/>
          <w:szCs w:val="24"/>
          <w:lang w:eastAsia="pt-BR"/>
        </w:rPr>
        <w:t xml:space="preserve">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proofErr w:type="spellStart"/>
      <w:r w:rsidR="008C4351" w:rsidRPr="008C4351">
        <w:rPr>
          <w:rFonts w:eastAsia="Times New Roman" w:cs="Times New Roman"/>
          <w:i/>
          <w:szCs w:val="24"/>
          <w:lang w:eastAsia="pt-BR"/>
        </w:rPr>
        <w:t>fuzzy</w:t>
      </w:r>
      <w:proofErr w:type="spellEnd"/>
      <w:r w:rsidR="00174B35">
        <w:rPr>
          <w:rFonts w:eastAsia="Times New Roman" w:cs="Times New Roman"/>
          <w:szCs w:val="24"/>
          <w:lang w:eastAsia="pt-BR"/>
        </w:rPr>
        <w:t xml:space="preserve"> na avaliação discente, </w:t>
      </w:r>
      <w:del w:id="532" w:author="revisor" w:date="2019-10-28T21:38:00Z">
        <w:r w:rsidR="00174B35" w:rsidDel="00A44B15">
          <w:rPr>
            <w:rFonts w:eastAsia="Times New Roman" w:cs="Times New Roman"/>
            <w:szCs w:val="24"/>
            <w:lang w:eastAsia="pt-BR"/>
          </w:rPr>
          <w:delText>já que esta,</w:delText>
        </w:r>
      </w:del>
      <w:ins w:id="533" w:author="revisor" w:date="2019-10-28T21:38:00Z">
        <w:r w:rsidR="00A44B15">
          <w:rPr>
            <w:rFonts w:eastAsia="Times New Roman" w:cs="Times New Roman"/>
            <w:szCs w:val="24"/>
            <w:lang w:eastAsia="pt-BR"/>
          </w:rPr>
          <w:t>argumentando que ela</w:t>
        </w:r>
      </w:ins>
    </w:p>
    <w:p w14:paraId="12645EB2" w14:textId="77777777" w:rsidR="00BF47C3" w:rsidRPr="005D7EA6" w:rsidRDefault="00BF47C3" w:rsidP="004F13BA">
      <w:pPr>
        <w:outlineLvl w:val="9"/>
        <w:rPr>
          <w:rFonts w:eastAsia="Times New Roman" w:cs="Times New Roman"/>
          <w:szCs w:val="24"/>
          <w:lang w:eastAsia="pt-BR"/>
        </w:rPr>
      </w:pPr>
    </w:p>
    <w:p w14:paraId="2F919C2C" w14:textId="137DC73C"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w:t>
      </w:r>
      <w:del w:id="534" w:author="revisor" w:date="2019-10-28T21:39:00Z">
        <w:r w:rsidR="005B72B4" w:rsidRPr="00B20DDF" w:rsidDel="00A44B15">
          <w:rPr>
            <w:rFonts w:eastAsia="Calibri" w:cs="Times New Roman"/>
            <w:sz w:val="20"/>
            <w:szCs w:val="20"/>
          </w:rPr>
          <w:delText>lingüísticos</w:delText>
        </w:r>
      </w:del>
      <w:ins w:id="535" w:author="revisor" w:date="2019-10-28T21:39:00Z">
        <w:r w:rsidR="00A44B15">
          <w:rPr>
            <w:rFonts w:eastAsia="Calibri" w:cs="Times New Roman"/>
            <w:sz w:val="20"/>
            <w:szCs w:val="20"/>
          </w:rPr>
          <w:t>linguísticos[sic]</w:t>
        </w:r>
      </w:ins>
      <w:r w:rsidR="005B72B4" w:rsidRPr="00B20DDF">
        <w:rPr>
          <w:rFonts w:eastAsia="Calibri" w:cs="Times New Roman"/>
          <w:sz w:val="20"/>
          <w:szCs w:val="20"/>
        </w:rPr>
        <w:t xml:space="preserve">, ao invés de valores numéricos. Além disto, a Lógica </w:t>
      </w:r>
      <w:proofErr w:type="spellStart"/>
      <w:r w:rsidR="008C4351" w:rsidRPr="008C4351">
        <w:rPr>
          <w:rFonts w:eastAsia="Calibri" w:cs="Times New Roman"/>
          <w:i/>
          <w:sz w:val="20"/>
          <w:szCs w:val="20"/>
        </w:rPr>
        <w:t>Fuzzy</w:t>
      </w:r>
      <w:proofErr w:type="spellEnd"/>
      <w:r w:rsidR="005B72B4" w:rsidRPr="00B20DDF">
        <w:rPr>
          <w:rFonts w:eastAsia="Calibri" w:cs="Times New Roman"/>
          <w:sz w:val="20"/>
          <w:szCs w:val="20"/>
        </w:rPr>
        <w:t xml:space="preserve"> tem uma capacidade notável de tratar com verbalizações revestidas de </w:t>
      </w:r>
      <w:del w:id="536" w:author="revisor" w:date="2019-10-28T21:39:00Z">
        <w:r w:rsidR="005B72B4" w:rsidRPr="00B20DDF" w:rsidDel="00A44B15">
          <w:rPr>
            <w:rFonts w:eastAsia="Calibri" w:cs="Times New Roman"/>
            <w:sz w:val="20"/>
            <w:szCs w:val="20"/>
          </w:rPr>
          <w:delText>ambigüidade</w:delText>
        </w:r>
      </w:del>
      <w:ins w:id="537" w:author="revisor" w:date="2019-10-28T21:39:00Z">
        <w:r w:rsidR="00A44B15">
          <w:rPr>
            <w:rFonts w:eastAsia="Calibri" w:cs="Times New Roman"/>
            <w:sz w:val="20"/>
            <w:szCs w:val="20"/>
          </w:rPr>
          <w:t>ambiguidade[sic]</w:t>
        </w:r>
      </w:ins>
      <w:r w:rsidR="005B72B4" w:rsidRPr="00B20DDF">
        <w:rPr>
          <w:rFonts w:eastAsia="Calibri" w:cs="Times New Roman"/>
          <w:sz w:val="20"/>
          <w:szCs w:val="20"/>
        </w:rPr>
        <w:t xml:space="preserve">. Adicionalmente, sabe-se que a teoria do raciocínio aproximado fornece um método, baseado em subconjuntos </w:t>
      </w:r>
      <w:proofErr w:type="spellStart"/>
      <w:r w:rsidR="008C4351" w:rsidRPr="008C4351">
        <w:rPr>
          <w:rFonts w:eastAsia="Calibri" w:cs="Times New Roman"/>
          <w:i/>
          <w:sz w:val="20"/>
          <w:szCs w:val="20"/>
        </w:rPr>
        <w:t>fuzzy</w:t>
      </w:r>
      <w:proofErr w:type="spellEnd"/>
      <w:r w:rsidR="005B72B4" w:rsidRPr="00B20DDF">
        <w:rPr>
          <w:rFonts w:eastAsia="Calibri" w:cs="Times New Roman"/>
          <w:sz w:val="20"/>
          <w:szCs w:val="20"/>
        </w:rPr>
        <w:t>, tanto para representar como para raciocinar com informações imprecisas.</w:t>
      </w:r>
    </w:p>
    <w:p w14:paraId="0020FEBB" w14:textId="77777777" w:rsidR="005B72B4" w:rsidRDefault="005B72B4" w:rsidP="00BF47C3">
      <w:pPr>
        <w:outlineLvl w:val="9"/>
        <w:rPr>
          <w:ins w:id="538" w:author="revisor" w:date="2019-10-28T21:39:00Z"/>
          <w:rFonts w:eastAsia="Times New Roman" w:cs="Times New Roman"/>
          <w:szCs w:val="24"/>
          <w:lang w:eastAsia="pt-BR"/>
        </w:rPr>
      </w:pPr>
    </w:p>
    <w:p w14:paraId="1B485DAC" w14:textId="77777777" w:rsidR="00A44B15" w:rsidRPr="005D7EA6" w:rsidRDefault="00A44B15" w:rsidP="00BF47C3">
      <w:pPr>
        <w:outlineLvl w:val="9"/>
        <w:rPr>
          <w:rFonts w:eastAsia="Times New Roman" w:cs="Times New Roman"/>
          <w:szCs w:val="24"/>
          <w:lang w:eastAsia="pt-BR"/>
        </w:rPr>
      </w:pPr>
    </w:p>
    <w:p w14:paraId="0CD90EFF" w14:textId="77777777" w:rsidR="005450FB" w:rsidRPr="005D7EA6" w:rsidRDefault="005450FB" w:rsidP="004A55E2">
      <w:pPr>
        <w:outlineLvl w:val="9"/>
        <w:rPr>
          <w:rFonts w:eastAsia="Times New Roman" w:cs="Times New Roman"/>
          <w:szCs w:val="24"/>
          <w:lang w:eastAsia="pt-BR"/>
        </w:rPr>
      </w:pPr>
      <w:proofErr w:type="spellStart"/>
      <w:r w:rsidRPr="005D7EA6">
        <w:rPr>
          <w:rFonts w:eastAsia="Times New Roman" w:cs="Times New Roman"/>
          <w:color w:val="222222"/>
          <w:szCs w:val="24"/>
          <w:shd w:val="clear" w:color="auto" w:fill="FFFFFF"/>
          <w:lang w:eastAsia="pt-BR"/>
        </w:rPr>
        <w:t>Rissoli</w:t>
      </w:r>
      <w:proofErr w:type="spellEnd"/>
      <w:r w:rsidRPr="005D7EA6">
        <w:rPr>
          <w:rFonts w:eastAsia="Times New Roman" w:cs="Times New Roman"/>
          <w:color w:val="222222"/>
          <w:szCs w:val="24"/>
          <w:shd w:val="clear" w:color="auto" w:fill="FFFFFF"/>
          <w:lang w:eastAsia="pt-BR"/>
        </w:rPr>
        <w:t xml:space="preserve">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 xml:space="preserve"> no tratamento de incertezas e imprecisões de informações, o sistema então tem como resultado a situação de aprendizagem do aluno. </w:t>
      </w:r>
    </w:p>
    <w:p w14:paraId="7E2115EA" w14:textId="77777777"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proofErr w:type="spellStart"/>
      <w:r w:rsidR="008C4351" w:rsidRPr="008C4351">
        <w:rPr>
          <w:rFonts w:eastAsia="Times New Roman" w:cs="Times New Roman"/>
          <w:i/>
          <w:color w:val="000000"/>
          <w:szCs w:val="24"/>
          <w:lang w:eastAsia="pt-BR"/>
        </w:rPr>
        <w:t>fuzzy</w:t>
      </w:r>
      <w:proofErr w:type="spellEnd"/>
      <w:r w:rsidRPr="005D7EA6">
        <w:rPr>
          <w:rFonts w:eastAsia="Times New Roman" w:cs="Times New Roman"/>
          <w:color w:val="000000"/>
          <w:szCs w:val="24"/>
          <w:lang w:eastAsia="pt-BR"/>
        </w:rPr>
        <w:t>.</w:t>
      </w:r>
    </w:p>
    <w:p w14:paraId="5652B2F3" w14:textId="7B94215C" w:rsid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w:t>
      </w:r>
      <w:del w:id="539" w:author="revisor" w:date="2019-10-28T21:43:00Z">
        <w:r w:rsidRPr="00D5004E" w:rsidDel="006E1182">
          <w:rPr>
            <w:rFonts w:eastAsia="Times New Roman" w:cs="Times New Roman"/>
            <w:color w:val="000000"/>
            <w:szCs w:val="24"/>
            <w:lang w:eastAsia="pt-BR"/>
          </w:rPr>
          <w:delText xml:space="preserve">em seu trabalho </w:delText>
        </w:r>
      </w:del>
      <w:r w:rsidRPr="00D5004E">
        <w:rPr>
          <w:rFonts w:eastAsia="Times New Roman" w:cs="Times New Roman"/>
          <w:color w:val="000000"/>
          <w:szCs w:val="24"/>
          <w:lang w:eastAsia="pt-BR"/>
        </w:rPr>
        <w:t>desenvolve</w:t>
      </w:r>
      <w:ins w:id="540" w:author="revisor" w:date="2019-10-28T21:43:00Z">
        <w:r w:rsidR="006E1182">
          <w:rPr>
            <w:rFonts w:eastAsia="Times New Roman" w:cs="Times New Roman"/>
            <w:color w:val="000000"/>
            <w:szCs w:val="24"/>
            <w:lang w:eastAsia="pt-BR"/>
          </w:rPr>
          <w:t>ram</w:t>
        </w:r>
      </w:ins>
      <w:r w:rsidRPr="00D5004E">
        <w:rPr>
          <w:rFonts w:eastAsia="Times New Roman" w:cs="Times New Roman"/>
          <w:color w:val="000000"/>
          <w:szCs w:val="24"/>
          <w:lang w:eastAsia="pt-BR"/>
        </w:rPr>
        <w:t xml:space="preserve"> um MCF (Mapa Cognitivo </w:t>
      </w:r>
      <w:proofErr w:type="spellStart"/>
      <w:r w:rsidRPr="00D5004E">
        <w:rPr>
          <w:rFonts w:eastAsia="Times New Roman" w:cs="Times New Roman"/>
          <w:color w:val="000000"/>
          <w:szCs w:val="24"/>
          <w:lang w:eastAsia="pt-BR"/>
        </w:rPr>
        <w:t>Fuzzy</w:t>
      </w:r>
      <w:proofErr w:type="spellEnd"/>
      <w:r w:rsidRPr="00D5004E">
        <w:rPr>
          <w:rFonts w:eastAsia="Times New Roman" w:cs="Times New Roman"/>
          <w:color w:val="000000"/>
          <w:szCs w:val="24"/>
          <w:lang w:eastAsia="pt-BR"/>
        </w:rPr>
        <w:t xml:space="preserve">) cuja função é avaliar o nível de qualidade da Universidade Tecnológica Federal do Paraná Campus Cornélio Procópio (UTFPR-CP), na perspectiva de seus alunos. O desenvolvimento se inicia </w:t>
      </w:r>
      <w:r w:rsidRPr="00D5004E">
        <w:rPr>
          <w:rFonts w:eastAsia="Times New Roman" w:cs="Times New Roman"/>
          <w:color w:val="000000"/>
          <w:szCs w:val="24"/>
          <w:lang w:eastAsia="pt-BR"/>
        </w:rPr>
        <w:lastRenderedPageBreak/>
        <w:t>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w:t>
      </w:r>
      <w:ins w:id="541" w:author="revisor" w:date="2019-10-28T21:45:00Z">
        <w:r w:rsidR="00DB6B27">
          <w:rPr>
            <w:rFonts w:eastAsia="Times New Roman" w:cs="Times New Roman"/>
            <w:color w:val="000000"/>
            <w:szCs w:val="24"/>
            <w:lang w:eastAsia="pt-BR"/>
          </w:rPr>
          <w:t>.</w:t>
        </w:r>
      </w:ins>
      <w:del w:id="542" w:author="revisor" w:date="2019-10-28T21:45:00Z">
        <w:r w:rsidRPr="00D5004E" w:rsidDel="00DB6B27">
          <w:rPr>
            <w:rFonts w:eastAsia="Times New Roman" w:cs="Times New Roman"/>
            <w:color w:val="000000"/>
            <w:szCs w:val="24"/>
            <w:lang w:eastAsia="pt-BR"/>
          </w:rPr>
          <w:delText xml:space="preserve"> </w:delText>
        </w:r>
      </w:del>
    </w:p>
    <w:p w14:paraId="3DA7F60F" w14:textId="1DE153E5" w:rsidR="000C72C8" w:rsidRPr="00D5004E" w:rsidRDefault="00D5004E" w:rsidP="00D5004E">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w:t>
      </w:r>
      <w:ins w:id="543" w:author="revisor" w:date="2019-10-28T21:45:00Z">
        <w:r w:rsidR="00DB6B27">
          <w:rPr>
            <w:rFonts w:eastAsia="Times New Roman" w:cs="Times New Roman"/>
            <w:color w:val="000000"/>
            <w:szCs w:val="24"/>
            <w:lang w:eastAsia="pt-BR"/>
          </w:rPr>
          <w:t>,</w:t>
        </w:r>
      </w:ins>
      <w:r w:rsidR="00901667">
        <w:rPr>
          <w:rFonts w:eastAsia="Times New Roman" w:cs="Times New Roman"/>
          <w:color w:val="000000"/>
          <w:szCs w:val="24"/>
          <w:lang w:eastAsia="pt-BR"/>
        </w:rPr>
        <w:t xml:space="preserve"> </w:t>
      </w:r>
      <w:del w:id="544" w:author="revisor" w:date="2019-10-28T21:45:00Z">
        <w:r w:rsidR="00901667" w:rsidDel="00DB6B27">
          <w:rPr>
            <w:rFonts w:eastAsia="Times New Roman" w:cs="Times New Roman"/>
            <w:color w:val="000000"/>
            <w:szCs w:val="24"/>
            <w:lang w:eastAsia="pt-BR"/>
          </w:rPr>
          <w:delText>à</w:delText>
        </w:r>
        <w:r w:rsidRPr="00D5004E" w:rsidDel="00DB6B27">
          <w:rPr>
            <w:rFonts w:eastAsia="Times New Roman" w:cs="Times New Roman"/>
            <w:color w:val="000000"/>
            <w:szCs w:val="24"/>
            <w:lang w:eastAsia="pt-BR"/>
          </w:rPr>
          <w:delText xml:space="preserve"> </w:delText>
        </w:r>
      </w:del>
      <w:proofErr w:type="gramStart"/>
      <w:ins w:id="545" w:author="revisor" w:date="2019-10-28T21:45:00Z">
        <w:r w:rsidR="00DB6B27">
          <w:rPr>
            <w:rFonts w:eastAsia="Times New Roman" w:cs="Times New Roman"/>
            <w:color w:val="000000"/>
            <w:szCs w:val="24"/>
            <w:lang w:eastAsia="pt-BR"/>
          </w:rPr>
          <w:t>a</w:t>
        </w:r>
        <w:r w:rsidR="00DB6B27" w:rsidRPr="00D5004E">
          <w:rPr>
            <w:rFonts w:eastAsia="Times New Roman" w:cs="Times New Roman"/>
            <w:color w:val="000000"/>
            <w:szCs w:val="24"/>
            <w:lang w:eastAsia="pt-BR"/>
          </w:rPr>
          <w:t xml:space="preserve"> </w:t>
        </w:r>
      </w:ins>
      <w:r w:rsidRPr="00D5004E">
        <w:rPr>
          <w:rFonts w:eastAsia="Times New Roman" w:cs="Times New Roman"/>
          <w:color w:val="000000"/>
          <w:szCs w:val="24"/>
          <w:lang w:eastAsia="pt-BR"/>
        </w:rPr>
        <w:t>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w:t>
      </w:r>
      <w:proofErr w:type="gramEnd"/>
      <w:r w:rsidRPr="00D5004E">
        <w:rPr>
          <w:rFonts w:eastAsia="Times New Roman" w:cs="Times New Roman"/>
          <w:color w:val="000000"/>
          <w:szCs w:val="24"/>
          <w:lang w:eastAsia="pt-BR"/>
        </w:rPr>
        <w:t xml:space="preserve">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w:t>
      </w:r>
      <w:del w:id="546" w:author="revisor" w:date="2019-10-28T21:46:00Z">
        <w:r w:rsidR="00901667" w:rsidDel="00DB6B27">
          <w:rPr>
            <w:rFonts w:eastAsia="Times New Roman" w:cs="Times New Roman"/>
            <w:color w:val="000000"/>
            <w:szCs w:val="24"/>
            <w:lang w:eastAsia="pt-BR"/>
          </w:rPr>
          <w:delText>se identifica-</w:delText>
        </w:r>
        <w:r w:rsidRPr="00D5004E" w:rsidDel="00DB6B27">
          <w:rPr>
            <w:rFonts w:eastAsia="Times New Roman" w:cs="Times New Roman"/>
            <w:color w:val="000000"/>
            <w:szCs w:val="24"/>
            <w:lang w:eastAsia="pt-BR"/>
          </w:rPr>
          <w:delText>se</w:delText>
        </w:r>
      </w:del>
      <w:ins w:id="547" w:author="revisor" w:date="2019-10-28T21:46:00Z">
        <w:r w:rsidR="00DB6B27">
          <w:rPr>
            <w:rFonts w:eastAsia="Times New Roman" w:cs="Times New Roman"/>
            <w:color w:val="000000"/>
            <w:szCs w:val="24"/>
            <w:lang w:eastAsia="pt-BR"/>
          </w:rPr>
          <w:t>fossem identificados</w:t>
        </w:r>
      </w:ins>
      <w:r w:rsidRPr="00D5004E">
        <w:rPr>
          <w:rFonts w:eastAsia="Times New Roman" w:cs="Times New Roman"/>
          <w:color w:val="000000"/>
          <w:szCs w:val="24"/>
          <w:lang w:eastAsia="pt-BR"/>
        </w:rPr>
        <w:t xml:space="preserv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afetam o nível de satisfação </w:t>
      </w:r>
      <w:ins w:id="548" w:author="revisor" w:date="2019-10-28T21:46:00Z">
        <w:r w:rsidR="00DB6B27">
          <w:rPr>
            <w:rFonts w:eastAsia="Times New Roman" w:cs="Times New Roman"/>
            <w:color w:val="000000"/>
            <w:szCs w:val="24"/>
            <w:lang w:eastAsia="pt-BR"/>
          </w:rPr>
          <w:t xml:space="preserve">dos alunos </w:t>
        </w:r>
      </w:ins>
      <w:r w:rsidRPr="00D5004E">
        <w:rPr>
          <w:rFonts w:eastAsia="Times New Roman" w:cs="Times New Roman"/>
          <w:color w:val="000000"/>
          <w:szCs w:val="24"/>
          <w:lang w:eastAsia="pt-BR"/>
        </w:rPr>
        <w:t xml:space="preserve">na UTFPR-CP. O sistema desenvolvido pôde ser sugerido </w:t>
      </w:r>
      <w:del w:id="549" w:author="revisor" w:date="2019-10-28T21:46:00Z">
        <w:r w:rsidRPr="00D5004E" w:rsidDel="00DB6B27">
          <w:rPr>
            <w:rFonts w:eastAsia="Times New Roman" w:cs="Times New Roman"/>
            <w:color w:val="000000"/>
            <w:szCs w:val="24"/>
            <w:lang w:eastAsia="pt-BR"/>
          </w:rPr>
          <w:delText>a</w:delText>
        </w:r>
      </w:del>
      <w:ins w:id="550" w:author="revisor" w:date="2019-10-28T21:46:00Z">
        <w:r w:rsidR="00DB6B27">
          <w:rPr>
            <w:rFonts w:eastAsia="Times New Roman" w:cs="Times New Roman"/>
            <w:color w:val="000000"/>
            <w:szCs w:val="24"/>
            <w:lang w:eastAsia="pt-BR"/>
          </w:rPr>
          <w:t>à</w:t>
        </w:r>
      </w:ins>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14:paraId="6F9778DC" w14:textId="77777777" w:rsidR="00BE3906" w:rsidRPr="005D7EA6" w:rsidRDefault="00EB0EDB" w:rsidP="00BE3906">
      <w:pPr>
        <w:pStyle w:val="Ttulo1"/>
        <w:rPr>
          <w:lang w:eastAsia="pt-BR"/>
        </w:rPr>
      </w:pPr>
      <w:r w:rsidRPr="005D7EA6">
        <w:rPr>
          <w:lang w:eastAsia="pt-BR"/>
        </w:rPr>
        <w:lastRenderedPageBreak/>
        <w:t>DESENVOLVIMENTO</w:t>
      </w:r>
    </w:p>
    <w:p w14:paraId="210480D7" w14:textId="77777777" w:rsidR="00CC10E5" w:rsidRDefault="00CC10E5" w:rsidP="005450FB">
      <w:pPr>
        <w:ind w:firstLine="0"/>
        <w:rPr>
          <w:rFonts w:cs="Times New Roman"/>
          <w:szCs w:val="24"/>
          <w:lang w:eastAsia="pt-BR"/>
        </w:rPr>
      </w:pPr>
    </w:p>
    <w:p w14:paraId="44CF87C1" w14:textId="77777777" w:rsidR="009274B5" w:rsidRPr="005D7EA6" w:rsidRDefault="009274B5" w:rsidP="005450FB">
      <w:pPr>
        <w:ind w:firstLine="0"/>
        <w:rPr>
          <w:rFonts w:cs="Times New Roman"/>
          <w:szCs w:val="24"/>
          <w:lang w:eastAsia="pt-BR"/>
        </w:rPr>
      </w:pPr>
    </w:p>
    <w:p w14:paraId="6897D42C" w14:textId="1E66937D"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w:t>
      </w:r>
      <w:ins w:id="551" w:author="revisor" w:date="2019-10-28T21:47:00Z">
        <w:r w:rsidR="00ED4A7B">
          <w:rPr>
            <w:rFonts w:cs="Times New Roman"/>
            <w:szCs w:val="24"/>
            <w:lang w:eastAsia="pt-BR"/>
          </w:rPr>
          <w:t>í</w:t>
        </w:r>
      </w:ins>
      <w:del w:id="552" w:author="revisor" w:date="2019-10-28T21:47:00Z">
        <w:r w:rsidR="008406EF" w:rsidRPr="001C0E9F" w:rsidDel="00ED4A7B">
          <w:rPr>
            <w:rFonts w:cs="Times New Roman"/>
            <w:szCs w:val="24"/>
            <w:lang w:eastAsia="pt-BR"/>
          </w:rPr>
          <w:delText>i</w:delText>
        </w:r>
      </w:del>
      <w:r w:rsidR="008406EF" w:rsidRPr="001C0E9F">
        <w:rPr>
          <w:rFonts w:cs="Times New Roman"/>
          <w:szCs w:val="24"/>
          <w:lang w:eastAsia="pt-BR"/>
        </w:rPr>
        <w:t xml:space="preserve">cio da pesquisa e posteriormente </w:t>
      </w:r>
      <w:ins w:id="553" w:author="revisor" w:date="2019-10-28T21:47:00Z">
        <w:r w:rsidR="00ED4A7B">
          <w:rPr>
            <w:rFonts w:cs="Times New Roman"/>
            <w:szCs w:val="24"/>
            <w:lang w:eastAsia="pt-BR"/>
          </w:rPr>
          <w:t>pel</w:t>
        </w:r>
      </w:ins>
      <w:r w:rsidR="008406EF" w:rsidRPr="001C0E9F">
        <w:rPr>
          <w:rFonts w:cs="Times New Roman"/>
          <w:szCs w:val="24"/>
          <w:lang w:eastAsia="pt-BR"/>
        </w:rPr>
        <w:t>a exploração do problema estudado de forma a propor uma nova abordagem</w:t>
      </w:r>
      <w:ins w:id="554" w:author="revisor" w:date="2019-10-28T21:47:00Z">
        <w:r w:rsidR="00ED4A7B">
          <w:rPr>
            <w:rFonts w:cs="Times New Roman"/>
            <w:szCs w:val="24"/>
            <w:lang w:eastAsia="pt-BR"/>
          </w:rPr>
          <w:t>, no caso para</w:t>
        </w:r>
      </w:ins>
      <w:r w:rsidR="008406EF" w:rsidRPr="001C0E9F">
        <w:rPr>
          <w:rFonts w:cs="Times New Roman"/>
          <w:szCs w:val="24"/>
          <w:lang w:eastAsia="pt-BR"/>
        </w:rPr>
        <w:t xml:space="preserve"> a avaliação docente</w:t>
      </w:r>
      <w:r w:rsidR="007B0E24" w:rsidRPr="001C0E9F">
        <w:rPr>
          <w:rFonts w:cs="Times New Roman"/>
          <w:szCs w:val="24"/>
          <w:lang w:eastAsia="pt-BR"/>
        </w:rPr>
        <w:t xml:space="preserve">. </w:t>
      </w:r>
    </w:p>
    <w:p w14:paraId="23B38CC1" w14:textId="5D353621" w:rsidR="00CC10E5" w:rsidRDefault="001C0E9F" w:rsidP="00926644">
      <w:pPr>
        <w:rPr>
          <w:rFonts w:cs="Times New Roman"/>
          <w:szCs w:val="24"/>
          <w:lang w:eastAsia="pt-BR"/>
        </w:rPr>
      </w:pPr>
      <w:del w:id="555" w:author="revisor" w:date="2019-10-28T21:47:00Z">
        <w:r w:rsidRPr="001C0E9F" w:rsidDel="00ED4A7B">
          <w:rPr>
            <w:rFonts w:cs="Times New Roman"/>
            <w:szCs w:val="24"/>
            <w:lang w:eastAsia="pt-BR"/>
          </w:rPr>
          <w:delText>O capitulo</w:delText>
        </w:r>
      </w:del>
      <w:ins w:id="556" w:author="revisor" w:date="2019-10-28T21:47:00Z">
        <w:r w:rsidR="00ED4A7B">
          <w:rPr>
            <w:rFonts w:cs="Times New Roman"/>
            <w:szCs w:val="24"/>
            <w:lang w:eastAsia="pt-BR"/>
          </w:rPr>
          <w:t>A seguir são</w:t>
        </w:r>
      </w:ins>
      <w:r w:rsidRPr="001C0E9F">
        <w:rPr>
          <w:rFonts w:cs="Times New Roman"/>
          <w:szCs w:val="24"/>
          <w:lang w:eastAsia="pt-BR"/>
        </w:rPr>
        <w:t xml:space="preserve"> d</w:t>
      </w:r>
      <w:r w:rsidR="007B0E24" w:rsidRPr="001C0E9F">
        <w:rPr>
          <w:rFonts w:cs="Times New Roman"/>
          <w:szCs w:val="24"/>
          <w:lang w:eastAsia="pt-BR"/>
        </w:rPr>
        <w:t>escr</w:t>
      </w:r>
      <w:ins w:id="557" w:author="revisor" w:date="2019-10-28T21:47:00Z">
        <w:r w:rsidR="00ED4A7B">
          <w:rPr>
            <w:rFonts w:cs="Times New Roman"/>
            <w:szCs w:val="24"/>
            <w:lang w:eastAsia="pt-BR"/>
          </w:rPr>
          <w:t>itos</w:t>
        </w:r>
      </w:ins>
      <w:del w:id="558" w:author="revisor" w:date="2019-10-28T21:47:00Z">
        <w:r w:rsidR="007B0E24" w:rsidRPr="001C0E9F" w:rsidDel="00ED4A7B">
          <w:rPr>
            <w:rFonts w:cs="Times New Roman"/>
            <w:szCs w:val="24"/>
            <w:lang w:eastAsia="pt-BR"/>
          </w:rPr>
          <w:delText>eve</w:delText>
        </w:r>
      </w:del>
      <w:r w:rsidR="007B0E24" w:rsidRPr="001C0E9F">
        <w:rPr>
          <w:rFonts w:cs="Times New Roman"/>
          <w:szCs w:val="24"/>
          <w:lang w:eastAsia="pt-BR"/>
        </w:rPr>
        <w:t xml:space="preser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proofErr w:type="spellStart"/>
      <w:r w:rsidR="008C4351" w:rsidRPr="001C0E9F">
        <w:rPr>
          <w:rFonts w:cs="Times New Roman"/>
          <w:i/>
          <w:szCs w:val="24"/>
          <w:lang w:eastAsia="pt-BR"/>
        </w:rPr>
        <w:t>fuzzy</w:t>
      </w:r>
      <w:proofErr w:type="spellEnd"/>
      <w:r w:rsidR="00BE3906" w:rsidRPr="001C0E9F">
        <w:rPr>
          <w:rFonts w:cs="Times New Roman"/>
          <w:szCs w:val="24"/>
          <w:lang w:eastAsia="pt-BR"/>
        </w:rPr>
        <w:t>, mostrando como os conteúdos abordados no referencial teórico foram aplicados no desenvolvimento do trabalho.</w:t>
      </w:r>
    </w:p>
    <w:p w14:paraId="3A2B89C0" w14:textId="5D6A71B1"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Pr="001E45B1">
        <w:rPr>
          <w:lang w:eastAsia="pt-BR"/>
        </w:rPr>
        <w:t xml:space="preserve"> </w:t>
      </w:r>
      <w:proofErr w:type="gramStart"/>
      <w:r w:rsidRPr="001E45B1">
        <w:rPr>
          <w:lang w:eastAsia="pt-BR"/>
        </w:rPr>
        <w:t>3.6.5 :</w:t>
      </w:r>
      <w:proofErr w:type="gramEnd"/>
      <w:r w:rsidRPr="001E45B1">
        <w:rPr>
          <w:lang w:eastAsia="pt-BR"/>
        </w:rPr>
        <w:t>: Anaconda, Inc</w:t>
      </w:r>
      <w:r w:rsidRPr="00C5381F">
        <w:rPr>
          <w:lang w:eastAsia="pt-BR"/>
        </w:rPr>
        <w:t xml:space="preserve">.,  </w:t>
      </w:r>
      <w:r>
        <w:rPr>
          <w:lang w:eastAsia="pt-BR"/>
        </w:rPr>
        <w:t>por possuir bibliotecas e ferramentas frequentemente utilizad</w:t>
      </w:r>
      <w:ins w:id="559" w:author="revisor" w:date="2019-10-28T21:48:00Z">
        <w:r w:rsidR="00ED4A7B">
          <w:rPr>
            <w:lang w:eastAsia="pt-BR"/>
          </w:rPr>
          <w:t>a</w:t>
        </w:r>
      </w:ins>
      <w:del w:id="560" w:author="revisor" w:date="2019-10-28T21:48:00Z">
        <w:r w:rsidDel="00ED4A7B">
          <w:rPr>
            <w:lang w:eastAsia="pt-BR"/>
          </w:rPr>
          <w:delText>o</w:delText>
        </w:r>
      </w:del>
      <w:r>
        <w:rPr>
          <w:lang w:eastAsia="pt-BR"/>
        </w:rPr>
        <w:t xml:space="preserve">s em </w:t>
      </w:r>
      <w:r w:rsidRPr="00C5381F">
        <w:rPr>
          <w:lang w:eastAsia="pt-BR"/>
        </w:rPr>
        <w:t>computação cientifica.</w:t>
      </w:r>
      <w:r>
        <w:rPr>
          <w:lang w:eastAsia="pt-BR"/>
        </w:rPr>
        <w:t xml:space="preserve"> Para as operações com listas utilizou-se a biblioteca </w:t>
      </w:r>
      <w:proofErr w:type="spellStart"/>
      <w:r w:rsidRPr="00F53DD9">
        <w:rPr>
          <w:i/>
          <w:lang w:eastAsia="pt-BR"/>
        </w:rPr>
        <w:t>Numpy</w:t>
      </w:r>
      <w:proofErr w:type="spellEnd"/>
      <w:r>
        <w:rPr>
          <w:lang w:eastAsia="pt-BR"/>
        </w:rPr>
        <w:t xml:space="preserve"> na sua versão</w:t>
      </w:r>
      <w:r w:rsidRPr="001E45B1">
        <w:rPr>
          <w:lang w:eastAsia="pt-BR"/>
        </w:rPr>
        <w:t xml:space="preserve"> 1.14.3</w:t>
      </w:r>
      <w:r>
        <w:rPr>
          <w:lang w:eastAsia="pt-BR"/>
        </w:rPr>
        <w:t xml:space="preserve"> e para a implementação dos gráficos utilizou-se a </w:t>
      </w:r>
      <w:proofErr w:type="spellStart"/>
      <w:r>
        <w:rPr>
          <w:lang w:eastAsia="pt-BR"/>
        </w:rPr>
        <w:t>bibloteca</w:t>
      </w:r>
      <w:proofErr w:type="spellEnd"/>
      <w:r>
        <w:rPr>
          <w:lang w:eastAsia="pt-BR"/>
        </w:rPr>
        <w:t xml:space="preserve"> </w:t>
      </w:r>
      <w:proofErr w:type="spellStart"/>
      <w:r w:rsidRPr="00F53DD9">
        <w:rPr>
          <w:i/>
          <w:lang w:eastAsia="pt-BR"/>
        </w:rPr>
        <w:t>Matplotlib</w:t>
      </w:r>
      <w:proofErr w:type="spellEnd"/>
      <w:r>
        <w:rPr>
          <w:lang w:eastAsia="pt-BR"/>
        </w:rPr>
        <w:t xml:space="preserve"> na versão</w:t>
      </w:r>
      <w:r w:rsidRPr="001E45B1">
        <w:rPr>
          <w:lang w:eastAsia="pt-BR"/>
        </w:rPr>
        <w:t xml:space="preserve"> 2.2.2</w:t>
      </w:r>
      <w:r>
        <w:rPr>
          <w:lang w:eastAsia="pt-BR"/>
        </w:rPr>
        <w:t xml:space="preserve">. </w:t>
      </w:r>
    </w:p>
    <w:p w14:paraId="33506916" w14:textId="77777777" w:rsidR="00964873" w:rsidRDefault="00964873" w:rsidP="00964873">
      <w:pPr>
        <w:rPr>
          <w:lang w:eastAsia="pt-BR"/>
        </w:rPr>
      </w:pPr>
      <w:r>
        <w:rPr>
          <w:lang w:eastAsia="pt-BR"/>
        </w:rPr>
        <w:t xml:space="preserve">Todo o desenvolvimento foi feito no ambiente </w:t>
      </w:r>
      <w:proofErr w:type="spellStart"/>
      <w:r w:rsidRPr="00F53DD9">
        <w:rPr>
          <w:i/>
          <w:lang w:eastAsia="pt-BR"/>
        </w:rPr>
        <w:t>Jupyter</w:t>
      </w:r>
      <w:proofErr w:type="spellEnd"/>
      <w:r w:rsidRPr="00F53DD9">
        <w:rPr>
          <w:i/>
          <w:lang w:eastAsia="pt-BR"/>
        </w:rPr>
        <w:t xml:space="preserve">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F53DD9">
        <w:rPr>
          <w:lang w:eastAsia="pt-BR"/>
        </w:rPr>
        <w:t xml:space="preserve"> do</w:t>
      </w:r>
      <w:r>
        <w:rPr>
          <w:lang w:eastAsia="pt-BR"/>
        </w:rPr>
        <w:t xml:space="preserve"> Anaconda, Inc.</w:t>
      </w:r>
    </w:p>
    <w:p w14:paraId="2EDC3EC5" w14:textId="77777777" w:rsidR="00BE3906" w:rsidRPr="005D7EA6" w:rsidRDefault="00BE3906" w:rsidP="00AC194B">
      <w:pPr>
        <w:ind w:firstLine="0"/>
        <w:rPr>
          <w:rFonts w:cs="Times New Roman"/>
          <w:szCs w:val="24"/>
          <w:lang w:eastAsia="pt-BR"/>
        </w:rPr>
      </w:pPr>
    </w:p>
    <w:p w14:paraId="5260D3DF" w14:textId="77777777" w:rsidR="00BE3906" w:rsidRDefault="00561E2F" w:rsidP="00BE3906">
      <w:pPr>
        <w:pStyle w:val="Ttulo2"/>
        <w:rPr>
          <w:rFonts w:cs="Times New Roman"/>
          <w:szCs w:val="24"/>
          <w:lang w:eastAsia="pt-BR"/>
        </w:rPr>
      </w:pPr>
      <w:r>
        <w:rPr>
          <w:rFonts w:cs="Times New Roman"/>
          <w:szCs w:val="24"/>
          <w:lang w:eastAsia="pt-BR"/>
        </w:rPr>
        <w:t>Elaboração do q</w:t>
      </w:r>
      <w:r w:rsidR="00BE3906" w:rsidRPr="005D7EA6">
        <w:rPr>
          <w:rFonts w:cs="Times New Roman"/>
          <w:szCs w:val="24"/>
          <w:lang w:eastAsia="pt-BR"/>
        </w:rPr>
        <w:t>uestionário</w:t>
      </w:r>
    </w:p>
    <w:p w14:paraId="67ACF6B7" w14:textId="77777777" w:rsidR="002B6BC4" w:rsidRPr="002B6BC4" w:rsidRDefault="002B6BC4" w:rsidP="002B6BC4">
      <w:pPr>
        <w:rPr>
          <w:lang w:eastAsia="pt-BR"/>
        </w:rPr>
      </w:pPr>
    </w:p>
    <w:p w14:paraId="7181A91D" w14:textId="7A8189B0"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 xml:space="preserve">Cada instituição de ensino superior </w:t>
      </w:r>
      <w:ins w:id="561" w:author="revisor" w:date="2019-10-28T21:49:00Z">
        <w:r w:rsidR="005F5A9C">
          <w:rPr>
            <w:lang w:eastAsia="pt-BR"/>
          </w:rPr>
          <w:t xml:space="preserve">(IES) </w:t>
        </w:r>
      </w:ins>
      <w:r w:rsidR="0032194C">
        <w:rPr>
          <w:lang w:eastAsia="pt-BR"/>
        </w:rPr>
        <w:t>no Brasil possui seu próprio modelo de oferta de cursos</w:t>
      </w:r>
      <w:r w:rsidR="00F53DD9">
        <w:rPr>
          <w:lang w:eastAsia="pt-BR"/>
        </w:rPr>
        <w:t>,</w:t>
      </w:r>
      <w:r w:rsidR="0032194C">
        <w:rPr>
          <w:lang w:eastAsia="pt-BR"/>
        </w:rPr>
        <w:t xml:space="preserve"> </w:t>
      </w:r>
      <w:ins w:id="562" w:author="revisor" w:date="2019-10-28T21:49:00Z">
        <w:r w:rsidR="00ED4A7B">
          <w:rPr>
            <w:lang w:eastAsia="pt-BR"/>
          </w:rPr>
          <w:t xml:space="preserve">não </w:t>
        </w:r>
      </w:ins>
      <w:r w:rsidR="0032194C">
        <w:rPr>
          <w:lang w:eastAsia="pt-BR"/>
        </w:rPr>
        <w:t xml:space="preserve">sendo assim </w:t>
      </w:r>
      <w:del w:id="563" w:author="revisor" w:date="2019-10-28T21:49:00Z">
        <w:r w:rsidR="0032194C" w:rsidDel="00ED4A7B">
          <w:rPr>
            <w:lang w:eastAsia="pt-BR"/>
          </w:rPr>
          <w:delText xml:space="preserve">não seria </w:delText>
        </w:r>
      </w:del>
      <w:r w:rsidR="0032194C">
        <w:rPr>
          <w:lang w:eastAsia="pt-BR"/>
        </w:rPr>
        <w:t>possível a utilização de um questionário já validado em pesquisas anteriores</w:t>
      </w:r>
      <w:ins w:id="564" w:author="revisor" w:date="2019-10-28T21:49:00Z">
        <w:r w:rsidR="005F5A9C">
          <w:rPr>
            <w:lang w:eastAsia="pt-BR"/>
          </w:rPr>
          <w:t xml:space="preserve"> de outras IES</w:t>
        </w:r>
      </w:ins>
      <w:r w:rsidR="0032194C">
        <w:rPr>
          <w:lang w:eastAsia="pt-BR"/>
        </w:rPr>
        <w:t>.</w:t>
      </w:r>
    </w:p>
    <w:p w14:paraId="1641A730" w14:textId="77777777" w:rsidR="0076687D" w:rsidRDefault="002B6BC4" w:rsidP="007F35D5">
      <w:pPr>
        <w:rPr>
          <w:ins w:id="565" w:author="revisor" w:date="2019-10-28T21:50:00Z"/>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14:paraId="5AAA5A1D" w14:textId="7C1647E6" w:rsidR="005F5A9C" w:rsidRDefault="005F5A9C" w:rsidP="007F35D5">
      <w:pPr>
        <w:rPr>
          <w:ins w:id="566" w:author="revisor" w:date="2019-10-28T21:54:00Z"/>
          <w:lang w:eastAsia="pt-BR"/>
        </w:rPr>
      </w:pPr>
      <w:ins w:id="567" w:author="revisor" w:date="2019-10-28T21:50:00Z">
        <w:r>
          <w:rPr>
            <w:lang w:eastAsia="pt-BR"/>
          </w:rPr>
          <w:lastRenderedPageBreak/>
          <w:t xml:space="preserve">Os </w:t>
        </w:r>
      </w:ins>
      <w:ins w:id="568" w:author="revisor" w:date="2019-10-28T21:51:00Z">
        <w:r>
          <w:rPr>
            <w:lang w:eastAsia="pt-BR"/>
          </w:rPr>
          <w:t xml:space="preserve">sete </w:t>
        </w:r>
      </w:ins>
      <w:ins w:id="569" w:author="revisor" w:date="2019-10-28T21:50:00Z">
        <w:r>
          <w:rPr>
            <w:lang w:eastAsia="pt-BR"/>
          </w:rPr>
          <w:t xml:space="preserve">elementos que compõem o modelo de oferta de cursos a distância do CEAD/Unimontes são: </w:t>
        </w:r>
      </w:ins>
      <w:ins w:id="570" w:author="revisor" w:date="2019-10-28T21:51:00Z">
        <w:r w:rsidRPr="005F5A9C">
          <w:rPr>
            <w:lang w:eastAsia="pt-BR"/>
          </w:rPr>
          <w:t xml:space="preserve">(1) videoaulas, (2) atividades colaborativas, (3) atividades individuais, (4) fóruns de discussão, (5) </w:t>
        </w:r>
        <w:proofErr w:type="spellStart"/>
        <w:r w:rsidRPr="005F5A9C">
          <w:rPr>
            <w:i/>
            <w:lang w:eastAsia="pt-BR"/>
          </w:rPr>
          <w:t>webinars</w:t>
        </w:r>
        <w:proofErr w:type="spellEnd"/>
        <w:r w:rsidRPr="005F5A9C">
          <w:rPr>
            <w:lang w:eastAsia="pt-BR"/>
          </w:rPr>
          <w:t>, (6) avaliações presenciais e (7) salas virtuais</w:t>
        </w:r>
        <w:r>
          <w:rPr>
            <w:lang w:eastAsia="pt-BR"/>
          </w:rPr>
          <w:t>.</w:t>
        </w:r>
      </w:ins>
    </w:p>
    <w:p w14:paraId="1CB41067" w14:textId="127AB1BF" w:rsidR="005F5A9C" w:rsidRPr="00CC6F07" w:rsidRDefault="005F5A9C" w:rsidP="005F5A9C">
      <w:pPr>
        <w:rPr>
          <w:rFonts w:cs="Times New Roman"/>
          <w:szCs w:val="24"/>
          <w:lang w:eastAsia="pt-BR"/>
        </w:rPr>
      </w:pPr>
      <w:moveToRangeStart w:id="571" w:author="revisor" w:date="2019-10-28T21:54:00Z" w:name="move23192063"/>
      <w:moveTo w:id="572" w:author="revisor" w:date="2019-10-28T21:54:00Z">
        <w:r>
          <w:rPr>
            <w:lang w:eastAsia="pt-BR"/>
          </w:rPr>
          <w:t xml:space="preserve">As alternativas de resposta </w:t>
        </w:r>
      </w:moveTo>
      <w:ins w:id="573" w:author="revisor" w:date="2019-10-28T21:54:00Z">
        <w:r>
          <w:rPr>
            <w:lang w:eastAsia="pt-BR"/>
          </w:rPr>
          <w:t xml:space="preserve">disponíveis </w:t>
        </w:r>
      </w:ins>
      <w:moveTo w:id="574" w:author="revisor" w:date="2019-10-28T21:54:00Z">
        <w:r>
          <w:rPr>
            <w:lang w:eastAsia="pt-BR"/>
          </w:rPr>
          <w:t xml:space="preserve">para cada questão foram: </w:t>
        </w:r>
      </w:moveTo>
      <w:ins w:id="575" w:author="revisor" w:date="2019-10-28T21:54:00Z">
        <w:r>
          <w:rPr>
            <w:lang w:eastAsia="pt-BR"/>
          </w:rPr>
          <w:t>“</w:t>
        </w:r>
      </w:ins>
      <w:moveTo w:id="576" w:author="revisor" w:date="2019-10-28T21:54:00Z">
        <w:r>
          <w:rPr>
            <w:lang w:eastAsia="pt-BR"/>
          </w:rPr>
          <w:t>Discordo totalmente</w:t>
        </w:r>
      </w:moveTo>
      <w:ins w:id="577" w:author="revisor" w:date="2019-10-28T21:54:00Z">
        <w:r>
          <w:rPr>
            <w:lang w:eastAsia="pt-BR"/>
          </w:rPr>
          <w:t>”</w:t>
        </w:r>
      </w:ins>
      <w:moveTo w:id="578" w:author="revisor" w:date="2019-10-28T21:54:00Z">
        <w:r>
          <w:rPr>
            <w:lang w:eastAsia="pt-BR"/>
          </w:rPr>
          <w:t xml:space="preserve">, </w:t>
        </w:r>
      </w:moveTo>
      <w:ins w:id="579" w:author="revisor" w:date="2019-10-28T21:54:00Z">
        <w:r>
          <w:rPr>
            <w:lang w:eastAsia="pt-BR"/>
          </w:rPr>
          <w:t>“</w:t>
        </w:r>
      </w:ins>
      <w:moveTo w:id="580" w:author="revisor" w:date="2019-10-28T21:54:00Z">
        <w:r>
          <w:rPr>
            <w:lang w:eastAsia="pt-BR"/>
          </w:rPr>
          <w:t>Discordo</w:t>
        </w:r>
      </w:moveTo>
      <w:ins w:id="581" w:author="revisor" w:date="2019-10-28T21:54:00Z">
        <w:r>
          <w:rPr>
            <w:lang w:eastAsia="pt-BR"/>
          </w:rPr>
          <w:t>”</w:t>
        </w:r>
      </w:ins>
      <w:moveTo w:id="582" w:author="revisor" w:date="2019-10-28T21:54:00Z">
        <w:r>
          <w:rPr>
            <w:lang w:eastAsia="pt-BR"/>
          </w:rPr>
          <w:t xml:space="preserve">, </w:t>
        </w:r>
      </w:moveTo>
      <w:ins w:id="583" w:author="revisor" w:date="2019-10-28T21:54:00Z">
        <w:r>
          <w:rPr>
            <w:lang w:eastAsia="pt-BR"/>
          </w:rPr>
          <w:t>“</w:t>
        </w:r>
      </w:ins>
      <w:moveTo w:id="584" w:author="revisor" w:date="2019-10-28T21:54:00Z">
        <w:r>
          <w:rPr>
            <w:lang w:eastAsia="pt-BR"/>
          </w:rPr>
          <w:t>Não concordo nem discordo</w:t>
        </w:r>
      </w:moveTo>
      <w:ins w:id="585" w:author="revisor" w:date="2019-10-28T21:54:00Z">
        <w:r>
          <w:rPr>
            <w:lang w:eastAsia="pt-BR"/>
          </w:rPr>
          <w:t>”</w:t>
        </w:r>
      </w:ins>
      <w:moveTo w:id="586" w:author="revisor" w:date="2019-10-28T21:54:00Z">
        <w:r>
          <w:rPr>
            <w:lang w:eastAsia="pt-BR"/>
          </w:rPr>
          <w:t xml:space="preserve">, </w:t>
        </w:r>
      </w:moveTo>
      <w:ins w:id="587" w:author="revisor" w:date="2019-10-28T21:54:00Z">
        <w:r>
          <w:rPr>
            <w:lang w:eastAsia="pt-BR"/>
          </w:rPr>
          <w:t>“</w:t>
        </w:r>
      </w:ins>
      <w:moveTo w:id="588" w:author="revisor" w:date="2019-10-28T21:54:00Z">
        <w:r>
          <w:rPr>
            <w:lang w:eastAsia="pt-BR"/>
          </w:rPr>
          <w:t>Concordo</w:t>
        </w:r>
      </w:moveTo>
      <w:ins w:id="589" w:author="revisor" w:date="2019-10-28T21:54:00Z">
        <w:r>
          <w:rPr>
            <w:lang w:eastAsia="pt-BR"/>
          </w:rPr>
          <w:t>”</w:t>
        </w:r>
      </w:ins>
      <w:moveTo w:id="590" w:author="revisor" w:date="2019-10-28T21:54:00Z">
        <w:r>
          <w:rPr>
            <w:lang w:eastAsia="pt-BR"/>
          </w:rPr>
          <w:t xml:space="preserve"> e </w:t>
        </w:r>
      </w:moveTo>
      <w:ins w:id="591" w:author="revisor" w:date="2019-10-28T21:54:00Z">
        <w:r>
          <w:rPr>
            <w:lang w:eastAsia="pt-BR"/>
          </w:rPr>
          <w:t>“</w:t>
        </w:r>
      </w:ins>
      <w:moveTo w:id="592" w:author="revisor" w:date="2019-10-28T21:54:00Z">
        <w:r>
          <w:rPr>
            <w:lang w:eastAsia="pt-BR"/>
          </w:rPr>
          <w:t>Concordo plenamente</w:t>
        </w:r>
      </w:moveTo>
      <w:ins w:id="593" w:author="revisor" w:date="2019-10-28T21:54:00Z">
        <w:r>
          <w:rPr>
            <w:lang w:eastAsia="pt-BR"/>
          </w:rPr>
          <w:t>”</w:t>
        </w:r>
      </w:ins>
      <w:moveTo w:id="594" w:author="revisor" w:date="2019-10-28T21:54:00Z">
        <w:r>
          <w:rPr>
            <w:lang w:eastAsia="pt-BR"/>
          </w:rPr>
          <w:t xml:space="preserv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 xml:space="preserve">es numéricos numa escala de um a cinco, conforme mostra o Quadro </w:t>
        </w:r>
        <w:del w:id="595" w:author="revisor" w:date="2019-10-28T21:54:00Z">
          <w:r w:rsidDel="00C82300">
            <w:rPr>
              <w:rFonts w:cs="Times New Roman"/>
              <w:szCs w:val="24"/>
              <w:lang w:eastAsia="pt-BR"/>
            </w:rPr>
            <w:delText>8</w:delText>
          </w:r>
        </w:del>
      </w:moveTo>
      <w:ins w:id="596" w:author="revisor" w:date="2019-10-28T21:54:00Z">
        <w:r w:rsidR="00C82300">
          <w:rPr>
            <w:rFonts w:cs="Times New Roman"/>
            <w:szCs w:val="24"/>
            <w:lang w:eastAsia="pt-BR"/>
          </w:rPr>
          <w:t>1</w:t>
        </w:r>
      </w:ins>
      <w:moveTo w:id="597" w:author="revisor" w:date="2019-10-28T21:54:00Z">
        <w:r w:rsidRPr="003274FB">
          <w:rPr>
            <w:rFonts w:cs="Times New Roman"/>
            <w:szCs w:val="24"/>
            <w:lang w:eastAsia="pt-BR"/>
          </w:rPr>
          <w:t>:</w:t>
        </w:r>
      </w:moveTo>
    </w:p>
    <w:p w14:paraId="42E60D91" w14:textId="77777777" w:rsidR="005F5A9C" w:rsidRDefault="005F5A9C" w:rsidP="005F5A9C">
      <w:pPr>
        <w:rPr>
          <w:rFonts w:cs="Times New Roman"/>
          <w:szCs w:val="24"/>
          <w:lang w:eastAsia="pt-BR"/>
        </w:rPr>
      </w:pPr>
    </w:p>
    <w:p w14:paraId="0EA35ED4" w14:textId="4558452D" w:rsidR="005F5A9C" w:rsidRPr="00A377D5" w:rsidRDefault="005F5A9C" w:rsidP="005F5A9C">
      <w:pPr>
        <w:ind w:firstLine="0"/>
        <w:jc w:val="center"/>
        <w:rPr>
          <w:b/>
          <w:lang w:eastAsia="pt-BR"/>
        </w:rPr>
      </w:pPr>
      <w:moveTo w:id="598" w:author="revisor" w:date="2019-10-28T21:54:00Z">
        <w:r w:rsidRPr="00A377D5">
          <w:rPr>
            <w:b/>
            <w:lang w:eastAsia="pt-BR"/>
          </w:rPr>
          <w:t xml:space="preserve">Quadro </w:t>
        </w:r>
        <w:del w:id="599" w:author="revisor" w:date="2019-10-28T21:54:00Z">
          <w:r w:rsidRPr="00A377D5" w:rsidDel="00C82300">
            <w:rPr>
              <w:b/>
              <w:lang w:eastAsia="pt-BR"/>
            </w:rPr>
            <w:delText>8</w:delText>
          </w:r>
        </w:del>
      </w:moveTo>
      <w:ins w:id="600" w:author="revisor" w:date="2019-10-28T21:54:00Z">
        <w:r w:rsidR="00C82300">
          <w:rPr>
            <w:b/>
            <w:lang w:eastAsia="pt-BR"/>
          </w:rPr>
          <w:t>1</w:t>
        </w:r>
      </w:ins>
      <w:moveTo w:id="601" w:author="revisor" w:date="2019-10-28T21:54:00Z">
        <w:r w:rsidRPr="00A377D5">
          <w:rPr>
            <w:b/>
            <w:lang w:eastAsia="pt-BR"/>
          </w:rPr>
          <w:t xml:space="preserve"> - Correspondências entre as respostas textuais e seus valores numéricos </w:t>
        </w:r>
      </w:moveTo>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3"/>
        <w:gridCol w:w="717"/>
      </w:tblGrid>
      <w:tr w:rsidR="005F5A9C" w14:paraId="41953E04" w14:textId="77777777" w:rsidTr="00410569">
        <w:trPr>
          <w:jc w:val="center"/>
        </w:trPr>
        <w:tc>
          <w:tcPr>
            <w:tcW w:w="0" w:type="auto"/>
            <w:tcBorders>
              <w:top w:val="single" w:sz="4" w:space="0" w:color="000000" w:themeColor="text1"/>
              <w:bottom w:val="single" w:sz="4" w:space="0" w:color="auto"/>
            </w:tcBorders>
          </w:tcPr>
          <w:p w14:paraId="2C7994C1" w14:textId="77777777" w:rsidR="005F5A9C" w:rsidRDefault="005F5A9C" w:rsidP="00410569">
            <w:pPr>
              <w:tabs>
                <w:tab w:val="left" w:pos="1395"/>
              </w:tabs>
              <w:ind w:firstLine="0"/>
              <w:rPr>
                <w:rFonts w:cs="Times New Roman"/>
                <w:szCs w:val="24"/>
                <w:lang w:eastAsia="pt-BR"/>
              </w:rPr>
            </w:pPr>
            <w:moveTo w:id="602" w:author="revisor" w:date="2019-10-28T21:54:00Z">
              <w:r>
                <w:rPr>
                  <w:rFonts w:cs="Times New Roman"/>
                  <w:szCs w:val="24"/>
                  <w:lang w:eastAsia="pt-BR"/>
                </w:rPr>
                <w:t>Resposta</w:t>
              </w:r>
              <w:r>
                <w:rPr>
                  <w:rFonts w:cs="Times New Roman"/>
                  <w:szCs w:val="24"/>
                  <w:lang w:eastAsia="pt-BR"/>
                </w:rPr>
                <w:tab/>
              </w:r>
            </w:moveTo>
          </w:p>
        </w:tc>
        <w:tc>
          <w:tcPr>
            <w:tcW w:w="0" w:type="auto"/>
            <w:tcBorders>
              <w:top w:val="single" w:sz="4" w:space="0" w:color="000000" w:themeColor="text1"/>
              <w:bottom w:val="single" w:sz="4" w:space="0" w:color="auto"/>
            </w:tcBorders>
          </w:tcPr>
          <w:p w14:paraId="4F4C6A42" w14:textId="77777777" w:rsidR="005F5A9C" w:rsidRDefault="005F5A9C" w:rsidP="00410569">
            <w:pPr>
              <w:ind w:firstLine="0"/>
              <w:rPr>
                <w:rFonts w:cs="Times New Roman"/>
                <w:szCs w:val="24"/>
                <w:lang w:eastAsia="pt-BR"/>
              </w:rPr>
            </w:pPr>
            <w:moveTo w:id="603" w:author="revisor" w:date="2019-10-28T21:54:00Z">
              <w:r>
                <w:rPr>
                  <w:rFonts w:cs="Times New Roman"/>
                  <w:szCs w:val="24"/>
                  <w:lang w:eastAsia="pt-BR"/>
                </w:rPr>
                <w:t>Valor</w:t>
              </w:r>
            </w:moveTo>
          </w:p>
        </w:tc>
      </w:tr>
      <w:tr w:rsidR="005F5A9C" w14:paraId="4E0E3DD1" w14:textId="77777777" w:rsidTr="00410569">
        <w:trPr>
          <w:jc w:val="center"/>
        </w:trPr>
        <w:tc>
          <w:tcPr>
            <w:tcW w:w="0" w:type="auto"/>
            <w:tcBorders>
              <w:top w:val="single" w:sz="4" w:space="0" w:color="auto"/>
            </w:tcBorders>
          </w:tcPr>
          <w:p w14:paraId="157909B4" w14:textId="77777777" w:rsidR="005F5A9C" w:rsidRDefault="005F5A9C" w:rsidP="00410569">
            <w:pPr>
              <w:ind w:firstLine="0"/>
              <w:rPr>
                <w:rFonts w:cs="Times New Roman"/>
                <w:szCs w:val="24"/>
                <w:lang w:eastAsia="pt-BR"/>
              </w:rPr>
            </w:pPr>
            <w:moveTo w:id="604" w:author="revisor" w:date="2019-10-28T21:54:00Z">
              <w:r>
                <w:rPr>
                  <w:rFonts w:cs="Times New Roman"/>
                  <w:szCs w:val="24"/>
                  <w:lang w:eastAsia="pt-BR"/>
                </w:rPr>
                <w:t>Discordo totalmente</w:t>
              </w:r>
            </w:moveTo>
          </w:p>
        </w:tc>
        <w:tc>
          <w:tcPr>
            <w:tcW w:w="0" w:type="auto"/>
            <w:tcBorders>
              <w:top w:val="single" w:sz="4" w:space="0" w:color="auto"/>
            </w:tcBorders>
          </w:tcPr>
          <w:p w14:paraId="5F760798" w14:textId="77777777" w:rsidR="005F5A9C" w:rsidRDefault="005F5A9C" w:rsidP="00410569">
            <w:pPr>
              <w:ind w:firstLine="0"/>
              <w:jc w:val="center"/>
              <w:rPr>
                <w:rFonts w:cs="Times New Roman"/>
                <w:szCs w:val="24"/>
                <w:lang w:eastAsia="pt-BR"/>
              </w:rPr>
            </w:pPr>
            <w:moveTo w:id="605" w:author="revisor" w:date="2019-10-28T21:54:00Z">
              <w:r>
                <w:rPr>
                  <w:rFonts w:cs="Times New Roman"/>
                  <w:szCs w:val="24"/>
                  <w:lang w:eastAsia="pt-BR"/>
                </w:rPr>
                <w:t>1</w:t>
              </w:r>
            </w:moveTo>
          </w:p>
        </w:tc>
      </w:tr>
      <w:tr w:rsidR="005F5A9C" w14:paraId="00E30FF4" w14:textId="77777777" w:rsidTr="00410569">
        <w:trPr>
          <w:jc w:val="center"/>
        </w:trPr>
        <w:tc>
          <w:tcPr>
            <w:tcW w:w="0" w:type="auto"/>
          </w:tcPr>
          <w:p w14:paraId="13664E79" w14:textId="77777777" w:rsidR="005F5A9C" w:rsidRDefault="005F5A9C" w:rsidP="00410569">
            <w:pPr>
              <w:ind w:firstLine="0"/>
              <w:rPr>
                <w:rFonts w:cs="Times New Roman"/>
                <w:szCs w:val="24"/>
                <w:lang w:eastAsia="pt-BR"/>
              </w:rPr>
            </w:pPr>
            <w:moveTo w:id="606" w:author="revisor" w:date="2019-10-28T21:54:00Z">
              <w:r>
                <w:rPr>
                  <w:rFonts w:cs="Times New Roman"/>
                  <w:szCs w:val="24"/>
                  <w:lang w:eastAsia="pt-BR"/>
                </w:rPr>
                <w:t>Discordo</w:t>
              </w:r>
            </w:moveTo>
          </w:p>
        </w:tc>
        <w:tc>
          <w:tcPr>
            <w:tcW w:w="0" w:type="auto"/>
          </w:tcPr>
          <w:p w14:paraId="56DD3FBD" w14:textId="77777777" w:rsidR="005F5A9C" w:rsidRDefault="005F5A9C" w:rsidP="00410569">
            <w:pPr>
              <w:ind w:firstLine="0"/>
              <w:jc w:val="center"/>
              <w:rPr>
                <w:rFonts w:cs="Times New Roman"/>
                <w:szCs w:val="24"/>
                <w:lang w:eastAsia="pt-BR"/>
              </w:rPr>
            </w:pPr>
            <w:moveTo w:id="607" w:author="revisor" w:date="2019-10-28T21:54:00Z">
              <w:r>
                <w:rPr>
                  <w:rFonts w:cs="Times New Roman"/>
                  <w:szCs w:val="24"/>
                  <w:lang w:eastAsia="pt-BR"/>
                </w:rPr>
                <w:t>2</w:t>
              </w:r>
            </w:moveTo>
          </w:p>
        </w:tc>
      </w:tr>
      <w:tr w:rsidR="005F5A9C" w14:paraId="190275D2" w14:textId="77777777" w:rsidTr="00410569">
        <w:trPr>
          <w:jc w:val="center"/>
        </w:trPr>
        <w:tc>
          <w:tcPr>
            <w:tcW w:w="0" w:type="auto"/>
          </w:tcPr>
          <w:p w14:paraId="21E7B266" w14:textId="77777777" w:rsidR="005F5A9C" w:rsidRDefault="005F5A9C" w:rsidP="00410569">
            <w:pPr>
              <w:ind w:firstLine="0"/>
              <w:rPr>
                <w:rFonts w:cs="Times New Roman"/>
                <w:szCs w:val="24"/>
                <w:lang w:eastAsia="pt-BR"/>
              </w:rPr>
            </w:pPr>
            <w:moveTo w:id="608" w:author="revisor" w:date="2019-10-28T21:54:00Z">
              <w:r>
                <w:rPr>
                  <w:rFonts w:cs="Times New Roman"/>
                  <w:szCs w:val="24"/>
                  <w:lang w:eastAsia="pt-BR"/>
                </w:rPr>
                <w:t>Não concordo nem discordo</w:t>
              </w:r>
            </w:moveTo>
          </w:p>
        </w:tc>
        <w:tc>
          <w:tcPr>
            <w:tcW w:w="0" w:type="auto"/>
          </w:tcPr>
          <w:p w14:paraId="50B3B3B8" w14:textId="77777777" w:rsidR="005F5A9C" w:rsidRDefault="005F5A9C" w:rsidP="00410569">
            <w:pPr>
              <w:ind w:firstLine="0"/>
              <w:jc w:val="center"/>
              <w:rPr>
                <w:rFonts w:cs="Times New Roman"/>
                <w:szCs w:val="24"/>
                <w:lang w:eastAsia="pt-BR"/>
              </w:rPr>
            </w:pPr>
            <w:moveTo w:id="609" w:author="revisor" w:date="2019-10-28T21:54:00Z">
              <w:r>
                <w:rPr>
                  <w:rFonts w:cs="Times New Roman"/>
                  <w:szCs w:val="24"/>
                  <w:lang w:eastAsia="pt-BR"/>
                </w:rPr>
                <w:t>3</w:t>
              </w:r>
            </w:moveTo>
          </w:p>
        </w:tc>
      </w:tr>
      <w:tr w:rsidR="005F5A9C" w14:paraId="31B2EEDA" w14:textId="77777777" w:rsidTr="00410569">
        <w:trPr>
          <w:jc w:val="center"/>
        </w:trPr>
        <w:tc>
          <w:tcPr>
            <w:tcW w:w="0" w:type="auto"/>
          </w:tcPr>
          <w:p w14:paraId="0E6EBE87" w14:textId="77777777" w:rsidR="005F5A9C" w:rsidRDefault="005F5A9C" w:rsidP="00410569">
            <w:pPr>
              <w:ind w:firstLine="0"/>
              <w:rPr>
                <w:rFonts w:cs="Times New Roman"/>
                <w:szCs w:val="24"/>
                <w:lang w:eastAsia="pt-BR"/>
              </w:rPr>
            </w:pPr>
            <w:moveTo w:id="610" w:author="revisor" w:date="2019-10-28T21:54:00Z">
              <w:r>
                <w:rPr>
                  <w:rFonts w:cs="Times New Roman"/>
                  <w:szCs w:val="24"/>
                  <w:lang w:eastAsia="pt-BR"/>
                </w:rPr>
                <w:t>Concordo</w:t>
              </w:r>
            </w:moveTo>
          </w:p>
        </w:tc>
        <w:tc>
          <w:tcPr>
            <w:tcW w:w="0" w:type="auto"/>
          </w:tcPr>
          <w:p w14:paraId="498FEE39" w14:textId="77777777" w:rsidR="005F5A9C" w:rsidRDefault="005F5A9C" w:rsidP="00410569">
            <w:pPr>
              <w:ind w:firstLine="0"/>
              <w:jc w:val="center"/>
              <w:rPr>
                <w:rFonts w:cs="Times New Roman"/>
                <w:szCs w:val="24"/>
                <w:lang w:eastAsia="pt-BR"/>
              </w:rPr>
            </w:pPr>
            <w:moveTo w:id="611" w:author="revisor" w:date="2019-10-28T21:54:00Z">
              <w:r>
                <w:rPr>
                  <w:rFonts w:cs="Times New Roman"/>
                  <w:szCs w:val="24"/>
                  <w:lang w:eastAsia="pt-BR"/>
                </w:rPr>
                <w:t>4</w:t>
              </w:r>
            </w:moveTo>
          </w:p>
        </w:tc>
      </w:tr>
      <w:tr w:rsidR="005F5A9C" w14:paraId="3895C749" w14:textId="77777777" w:rsidTr="00410569">
        <w:trPr>
          <w:jc w:val="center"/>
        </w:trPr>
        <w:tc>
          <w:tcPr>
            <w:tcW w:w="0" w:type="auto"/>
          </w:tcPr>
          <w:p w14:paraId="3881FB7C" w14:textId="77777777" w:rsidR="005F5A9C" w:rsidRDefault="005F5A9C" w:rsidP="00410569">
            <w:pPr>
              <w:ind w:firstLine="0"/>
              <w:rPr>
                <w:rFonts w:cs="Times New Roman"/>
                <w:szCs w:val="24"/>
                <w:lang w:eastAsia="pt-BR"/>
              </w:rPr>
            </w:pPr>
            <w:moveTo w:id="612" w:author="revisor" w:date="2019-10-28T21:54:00Z">
              <w:r>
                <w:rPr>
                  <w:rFonts w:cs="Times New Roman"/>
                  <w:szCs w:val="24"/>
                  <w:lang w:eastAsia="pt-BR"/>
                </w:rPr>
                <w:t>Concordo plenamente</w:t>
              </w:r>
            </w:moveTo>
          </w:p>
        </w:tc>
        <w:tc>
          <w:tcPr>
            <w:tcW w:w="0" w:type="auto"/>
          </w:tcPr>
          <w:p w14:paraId="6D99992A" w14:textId="77777777" w:rsidR="005F5A9C" w:rsidRDefault="005F5A9C" w:rsidP="00410569">
            <w:pPr>
              <w:ind w:firstLine="0"/>
              <w:jc w:val="center"/>
              <w:rPr>
                <w:rFonts w:cs="Times New Roman"/>
                <w:szCs w:val="24"/>
                <w:lang w:eastAsia="pt-BR"/>
              </w:rPr>
            </w:pPr>
            <w:moveTo w:id="613" w:author="revisor" w:date="2019-10-28T21:54:00Z">
              <w:r>
                <w:rPr>
                  <w:rFonts w:cs="Times New Roman"/>
                  <w:szCs w:val="24"/>
                  <w:lang w:eastAsia="pt-BR"/>
                </w:rPr>
                <w:t>5</w:t>
              </w:r>
            </w:moveTo>
          </w:p>
        </w:tc>
      </w:tr>
    </w:tbl>
    <w:p w14:paraId="650B0C11" w14:textId="77777777" w:rsidR="005F5A9C" w:rsidRPr="00A377D5" w:rsidRDefault="005F5A9C" w:rsidP="005F5A9C">
      <w:pPr>
        <w:ind w:firstLine="0"/>
        <w:jc w:val="center"/>
        <w:rPr>
          <w:sz w:val="20"/>
          <w:szCs w:val="20"/>
          <w:lang w:eastAsia="pt-BR"/>
        </w:rPr>
      </w:pPr>
      <w:moveTo w:id="614" w:author="revisor" w:date="2019-10-28T21:54:00Z">
        <w:r w:rsidRPr="00A377D5">
          <w:rPr>
            <w:sz w:val="20"/>
            <w:szCs w:val="20"/>
            <w:lang w:eastAsia="pt-BR"/>
          </w:rPr>
          <w:t>Fonte: Própria (2019).</w:t>
        </w:r>
      </w:moveTo>
    </w:p>
    <w:p w14:paraId="73DACC21" w14:textId="77777777" w:rsidR="005F5A9C" w:rsidRDefault="005F5A9C" w:rsidP="005F5A9C">
      <w:pPr>
        <w:rPr>
          <w:rFonts w:cs="Times New Roman"/>
          <w:szCs w:val="24"/>
          <w:lang w:eastAsia="pt-BR"/>
        </w:rPr>
      </w:pPr>
    </w:p>
    <w:moveToRangeEnd w:id="571"/>
    <w:p w14:paraId="1EFE4BF1" w14:textId="77777777" w:rsidR="005F5A9C" w:rsidRDefault="005F5A9C" w:rsidP="007F35D5">
      <w:pPr>
        <w:rPr>
          <w:lang w:eastAsia="pt-BR"/>
        </w:rPr>
      </w:pPr>
    </w:p>
    <w:p w14:paraId="6FB79468" w14:textId="13ABFA91" w:rsidR="006234FD" w:rsidRDefault="006234FD" w:rsidP="006234FD">
      <w:pPr>
        <w:rPr>
          <w:lang w:eastAsia="pt-BR"/>
        </w:rPr>
      </w:pPr>
      <w:r>
        <w:rPr>
          <w:lang w:eastAsia="pt-BR"/>
        </w:rPr>
        <w:t xml:space="preserve">O Quadro </w:t>
      </w:r>
      <w:del w:id="615" w:author="revisor" w:date="2019-10-28T21:55:00Z">
        <w:r w:rsidDel="00C82300">
          <w:rPr>
            <w:lang w:eastAsia="pt-BR"/>
          </w:rPr>
          <w:delText xml:space="preserve">1 </w:delText>
        </w:r>
      </w:del>
      <w:ins w:id="616" w:author="revisor" w:date="2019-10-28T21:55:00Z">
        <w:r w:rsidR="00C82300">
          <w:rPr>
            <w:lang w:eastAsia="pt-BR"/>
          </w:rPr>
          <w:t xml:space="preserve">2 </w:t>
        </w:r>
      </w:ins>
      <w:r>
        <w:rPr>
          <w:lang w:eastAsia="pt-BR"/>
        </w:rPr>
        <w:t xml:space="preserve">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14:paraId="70C54DEB" w14:textId="77777777" w:rsidR="004D4352" w:rsidRDefault="004D4352" w:rsidP="00C85C2F">
      <w:pPr>
        <w:pStyle w:val="Legenda"/>
        <w:keepNext/>
        <w:spacing w:line="360" w:lineRule="auto"/>
        <w:ind w:firstLine="2410"/>
        <w:jc w:val="left"/>
      </w:pPr>
    </w:p>
    <w:p w14:paraId="5C4B1F30" w14:textId="77777777" w:rsidR="00F53DD9" w:rsidRPr="00A377D5" w:rsidRDefault="00F53DD9" w:rsidP="004D4352">
      <w:pPr>
        <w:pStyle w:val="Legenda"/>
        <w:keepNext/>
        <w:spacing w:line="360" w:lineRule="auto"/>
        <w:rPr>
          <w:b/>
          <w:i w:val="0"/>
        </w:rPr>
      </w:pPr>
      <w:bookmarkStart w:id="617" w:name="_Toc23009535"/>
      <w:r w:rsidRPr="00C82300">
        <w:rPr>
          <w:b/>
          <w:i w:val="0"/>
          <w:highlight w:val="yellow"/>
          <w:rPrChange w:id="618" w:author="revisor" w:date="2019-10-28T21:55:00Z">
            <w:rPr>
              <w:b/>
              <w:i w:val="0"/>
            </w:rPr>
          </w:rPrChange>
        </w:rPr>
        <w:t>Quad</w:t>
      </w:r>
      <w:r w:rsidR="00C85C2F" w:rsidRPr="00C82300">
        <w:rPr>
          <w:b/>
          <w:i w:val="0"/>
          <w:highlight w:val="yellow"/>
          <w:rPrChange w:id="619" w:author="revisor" w:date="2019-10-28T21:55:00Z">
            <w:rPr>
              <w:b/>
              <w:i w:val="0"/>
            </w:rPr>
          </w:rPrChange>
        </w:rPr>
        <w:t xml:space="preserve">ro </w:t>
      </w:r>
      <w:r w:rsidR="00E7678E" w:rsidRPr="00C82300">
        <w:rPr>
          <w:b/>
          <w:i w:val="0"/>
          <w:highlight w:val="yellow"/>
          <w:rPrChange w:id="620" w:author="revisor" w:date="2019-10-28T21:55:00Z">
            <w:rPr>
              <w:b/>
              <w:i w:val="0"/>
            </w:rPr>
          </w:rPrChange>
        </w:rPr>
        <w:fldChar w:fldCharType="begin"/>
      </w:r>
      <w:r w:rsidRPr="00C82300">
        <w:rPr>
          <w:b/>
          <w:i w:val="0"/>
          <w:highlight w:val="yellow"/>
          <w:rPrChange w:id="621" w:author="revisor" w:date="2019-10-28T21:55:00Z">
            <w:rPr>
              <w:b/>
              <w:i w:val="0"/>
            </w:rPr>
          </w:rPrChange>
        </w:rPr>
        <w:instrText xml:space="preserve"> SEQ Quadro \* ARABIC </w:instrText>
      </w:r>
      <w:r w:rsidR="00E7678E" w:rsidRPr="00C82300">
        <w:rPr>
          <w:b/>
          <w:i w:val="0"/>
          <w:highlight w:val="yellow"/>
          <w:rPrChange w:id="622" w:author="revisor" w:date="2019-10-28T21:55:00Z">
            <w:rPr>
              <w:b/>
              <w:i w:val="0"/>
            </w:rPr>
          </w:rPrChange>
        </w:rPr>
        <w:fldChar w:fldCharType="separate"/>
      </w:r>
      <w:r w:rsidR="00C82300" w:rsidRPr="00C82300">
        <w:rPr>
          <w:b/>
          <w:i w:val="0"/>
          <w:noProof/>
          <w:highlight w:val="yellow"/>
          <w:rPrChange w:id="623" w:author="revisor" w:date="2019-10-28T21:55:00Z">
            <w:rPr>
              <w:b/>
              <w:i w:val="0"/>
              <w:noProof/>
            </w:rPr>
          </w:rPrChange>
        </w:rPr>
        <w:t>1</w:t>
      </w:r>
      <w:r w:rsidR="00E7678E" w:rsidRPr="00C82300">
        <w:rPr>
          <w:b/>
          <w:i w:val="0"/>
          <w:highlight w:val="yellow"/>
          <w:rPrChange w:id="624" w:author="revisor" w:date="2019-10-28T21:55:00Z">
            <w:rPr>
              <w:b/>
              <w:i w:val="0"/>
            </w:rPr>
          </w:rPrChange>
        </w:rPr>
        <w:fldChar w:fldCharType="end"/>
      </w:r>
      <w:r w:rsidR="00C85C2F" w:rsidRPr="00C82300">
        <w:rPr>
          <w:b/>
          <w:i w:val="0"/>
          <w:highlight w:val="yellow"/>
          <w:rPrChange w:id="625" w:author="revisor" w:date="2019-10-28T21:55:00Z">
            <w:rPr>
              <w:b/>
              <w:i w:val="0"/>
            </w:rPr>
          </w:rPrChange>
        </w:rPr>
        <w:t xml:space="preserve"> -</w:t>
      </w:r>
      <w:r w:rsidR="00C85C2F" w:rsidRPr="00A377D5">
        <w:rPr>
          <w:b/>
          <w:i w:val="0"/>
        </w:rPr>
        <w:t xml:space="preserve"> </w:t>
      </w:r>
      <w:r w:rsidR="004D4352" w:rsidRPr="00A377D5">
        <w:rPr>
          <w:b/>
          <w:i w:val="0"/>
          <w:noProof/>
        </w:rPr>
        <w:t xml:space="preserve">Questões referentes ao elemento </w:t>
      </w:r>
      <w:r w:rsidR="00C02A02" w:rsidRPr="00A377D5">
        <w:rPr>
          <w:b/>
          <w:i w:val="0"/>
          <w:noProof/>
        </w:rPr>
        <w:t>v</w:t>
      </w:r>
      <w:r w:rsidR="004D4352" w:rsidRPr="00A377D5">
        <w:rPr>
          <w:b/>
          <w:i w:val="0"/>
          <w:noProof/>
        </w:rPr>
        <w:t>ideoaulas</w:t>
      </w:r>
      <w:bookmarkEnd w:id="617"/>
    </w:p>
    <w:tbl>
      <w:tblPr>
        <w:tblW w:w="0" w:type="auto"/>
        <w:jc w:val="center"/>
        <w:tblLayout w:type="fixed"/>
        <w:tblCellMar>
          <w:left w:w="70" w:type="dxa"/>
          <w:right w:w="70" w:type="dxa"/>
        </w:tblCellMar>
        <w:tblLook w:val="04A0" w:firstRow="1" w:lastRow="0" w:firstColumn="1" w:lastColumn="0" w:noHBand="0" w:noVBand="1"/>
      </w:tblPr>
      <w:tblGrid>
        <w:gridCol w:w="7715"/>
      </w:tblGrid>
      <w:tr w:rsidR="0077031F" w:rsidRPr="004D4352" w14:paraId="7C9A2086" w14:textId="77777777"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48F86727" w14:textId="77777777"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14:paraId="5FAB3E61" w14:textId="77777777"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14:paraId="3FDEC152" w14:textId="77777777"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14:paraId="52DFBF90" w14:textId="77777777"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14:paraId="4784F60A" w14:textId="77777777"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14:paraId="57EB9C11" w14:textId="77777777"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14:paraId="6CC4E0A9" w14:textId="77777777"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14:paraId="1B488335" w14:textId="77777777"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14:paraId="04CF2EF1" w14:textId="77777777"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14:paraId="47DE4FCF" w14:textId="77777777"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14:paraId="36A8A3F2" w14:textId="77777777" w:rsidR="00E31280" w:rsidRDefault="00E31280" w:rsidP="00AF4101">
      <w:pPr>
        <w:ind w:firstLine="0"/>
        <w:jc w:val="center"/>
        <w:rPr>
          <w:sz w:val="20"/>
          <w:szCs w:val="20"/>
          <w:lang w:eastAsia="pt-BR"/>
        </w:rPr>
      </w:pPr>
    </w:p>
    <w:p w14:paraId="7EA65C64" w14:textId="77777777"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4D4352">
        <w:rPr>
          <w:szCs w:val="24"/>
          <w:lang w:eastAsia="pt-BR"/>
        </w:rPr>
        <w:t>s com textos e imagens 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14:paraId="4F337498" w14:textId="77777777" w:rsidR="006234FD" w:rsidRDefault="004D4352" w:rsidP="006234FD">
      <w:pPr>
        <w:rPr>
          <w:szCs w:val="24"/>
          <w:lang w:eastAsia="pt-BR"/>
        </w:rPr>
      </w:pPr>
      <w:r>
        <w:rPr>
          <w:szCs w:val="24"/>
          <w:lang w:eastAsia="pt-BR"/>
        </w:rPr>
        <w:lastRenderedPageBreak/>
        <w:t>O Q</w:t>
      </w:r>
      <w:r w:rsidR="006234FD">
        <w:rPr>
          <w:szCs w:val="24"/>
          <w:lang w:eastAsia="pt-BR"/>
        </w:rPr>
        <w:t>uadro 2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14:paraId="040CC643" w14:textId="77777777" w:rsidR="004D4352" w:rsidRPr="006234FD" w:rsidRDefault="004D4352" w:rsidP="006234FD">
      <w:pPr>
        <w:rPr>
          <w:szCs w:val="24"/>
          <w:lang w:eastAsia="pt-BR"/>
        </w:rPr>
      </w:pPr>
    </w:p>
    <w:p w14:paraId="791EA00C" w14:textId="77777777" w:rsidR="00C85C2F" w:rsidRPr="00A377D5" w:rsidRDefault="00C85C2F" w:rsidP="004D4352">
      <w:pPr>
        <w:pStyle w:val="Legenda"/>
        <w:keepNext/>
        <w:spacing w:line="360" w:lineRule="auto"/>
        <w:rPr>
          <w:b/>
          <w:i w:val="0"/>
        </w:rPr>
      </w:pPr>
      <w:bookmarkStart w:id="626" w:name="_Toc23009536"/>
      <w:r w:rsidRPr="00A377D5">
        <w:rPr>
          <w:b/>
          <w:i w:val="0"/>
        </w:rPr>
        <w:t xml:space="preserve">Quadro </w:t>
      </w:r>
      <w:r w:rsidR="00E7678E" w:rsidRPr="00A377D5">
        <w:rPr>
          <w:b/>
          <w:i w:val="0"/>
        </w:rPr>
        <w:fldChar w:fldCharType="begin"/>
      </w:r>
      <w:r w:rsidRPr="00A377D5">
        <w:rPr>
          <w:b/>
          <w:i w:val="0"/>
        </w:rPr>
        <w:instrText xml:space="preserve"> SEQ Quadro \* ARABIC </w:instrText>
      </w:r>
      <w:r w:rsidR="00E7678E" w:rsidRPr="00A377D5">
        <w:rPr>
          <w:b/>
          <w:i w:val="0"/>
        </w:rPr>
        <w:fldChar w:fldCharType="separate"/>
      </w:r>
      <w:r w:rsidR="00B81AAE" w:rsidRPr="00A377D5">
        <w:rPr>
          <w:b/>
          <w:i w:val="0"/>
          <w:noProof/>
        </w:rPr>
        <w:t>2</w:t>
      </w:r>
      <w:r w:rsidR="00E7678E" w:rsidRPr="00A377D5">
        <w:rPr>
          <w:b/>
          <w:i w:val="0"/>
        </w:rPr>
        <w:fldChar w:fldCharType="end"/>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bookmarkEnd w:id="626"/>
    </w:p>
    <w:tbl>
      <w:tblPr>
        <w:tblW w:w="0" w:type="auto"/>
        <w:jc w:val="center"/>
        <w:tblLayout w:type="fixed"/>
        <w:tblCellMar>
          <w:left w:w="70" w:type="dxa"/>
          <w:right w:w="70" w:type="dxa"/>
        </w:tblCellMar>
        <w:tblLook w:val="0420" w:firstRow="1" w:lastRow="0" w:firstColumn="0" w:lastColumn="0" w:noHBand="0" w:noVBand="1"/>
      </w:tblPr>
      <w:tblGrid>
        <w:gridCol w:w="7716"/>
      </w:tblGrid>
      <w:tr w:rsidR="00A44FD4" w:rsidRPr="00CE57AD" w14:paraId="3882D037" w14:textId="77777777"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14:paraId="26EEF6E7" w14:textId="77777777"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14:paraId="31C20049" w14:textId="77777777"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D7A8EB9" w14:textId="77777777"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14:paraId="45E79EC6" w14:textId="77777777"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7A91C962" w14:textId="77777777"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14:paraId="1014DCA3" w14:textId="77777777"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1C2FA9A" w14:textId="77777777"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14:paraId="2392C699" w14:textId="77777777"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B6101E8" w14:textId="77777777"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14:paraId="50D9A097" w14:textId="77777777"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14:paraId="47F2A5DC" w14:textId="77777777" w:rsidR="00561262" w:rsidRDefault="00561262" w:rsidP="00561262">
      <w:pPr>
        <w:ind w:firstLine="0"/>
        <w:jc w:val="center"/>
        <w:rPr>
          <w:sz w:val="20"/>
          <w:szCs w:val="20"/>
          <w:lang w:eastAsia="pt-BR"/>
        </w:rPr>
      </w:pPr>
    </w:p>
    <w:p w14:paraId="42D1BD11" w14:textId="013FF854"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AF4101">
        <w:rPr>
          <w:szCs w:val="24"/>
          <w:lang w:eastAsia="pt-BR"/>
        </w:rPr>
        <w:t xml:space="preserve"> foram relevantes para a compreensão dos conteúdos. Por fim</w:t>
      </w:r>
      <w:ins w:id="627" w:author="revisor" w:date="2019-10-28T21:56:00Z">
        <w:r w:rsidR="00C82300">
          <w:rPr>
            <w:szCs w:val="24"/>
            <w:lang w:eastAsia="pt-BR"/>
          </w:rPr>
          <w:t>,</w:t>
        </w:r>
      </w:ins>
      <w:r w:rsidR="00AF4101">
        <w:rPr>
          <w:szCs w:val="24"/>
          <w:lang w:eastAsia="pt-BR"/>
        </w:rPr>
        <w:t xml:space="preserve">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ins w:id="628" w:author="revisor" w:date="2019-10-28T21:56:00Z">
        <w:r w:rsidR="00C82300">
          <w:rPr>
            <w:szCs w:val="24"/>
            <w:lang w:eastAsia="pt-BR"/>
          </w:rPr>
          <w:t>,</w:t>
        </w:r>
      </w:ins>
      <w:r w:rsidR="00AF4101">
        <w:rPr>
          <w:szCs w:val="24"/>
          <w:lang w:eastAsia="pt-BR"/>
        </w:rPr>
        <w:t xml:space="preserve"> descrição e critérios de avaliação.</w:t>
      </w:r>
    </w:p>
    <w:p w14:paraId="034F0E58" w14:textId="71A6DDA7" w:rsidR="00B26550" w:rsidRPr="00AF4101" w:rsidRDefault="00AF4101" w:rsidP="00CF0FAB">
      <w:pPr>
        <w:rPr>
          <w:szCs w:val="24"/>
          <w:lang w:eastAsia="pt-BR"/>
        </w:rPr>
      </w:pPr>
      <w:r>
        <w:rPr>
          <w:szCs w:val="24"/>
          <w:lang w:eastAsia="pt-BR"/>
        </w:rPr>
        <w:t xml:space="preserve">O quadro 3 apresenta </w:t>
      </w:r>
      <w:ins w:id="629" w:author="revisor" w:date="2019-10-28T21:56:00Z">
        <w:r w:rsidR="00C82300">
          <w:rPr>
            <w:szCs w:val="24"/>
            <w:lang w:eastAsia="pt-BR"/>
          </w:rPr>
          <w:t xml:space="preserve">as </w:t>
        </w:r>
      </w:ins>
      <w:r>
        <w:rPr>
          <w:szCs w:val="24"/>
          <w:lang w:eastAsia="pt-BR"/>
        </w:rPr>
        <w:t>quatro questões referentes ao elemento Atividades Individuais</w:t>
      </w:r>
      <w:ins w:id="630" w:author="revisor" w:date="2019-10-28T21:56:00Z">
        <w:r w:rsidR="00C82300">
          <w:rPr>
            <w:szCs w:val="24"/>
            <w:lang w:eastAsia="pt-BR"/>
          </w:rPr>
          <w:t xml:space="preserve"> </w:t>
        </w:r>
      </w:ins>
      <w:r>
        <w:rPr>
          <w:szCs w:val="24"/>
          <w:lang w:eastAsia="pt-BR"/>
        </w:rPr>
        <w:t>(AI).</w:t>
      </w:r>
    </w:p>
    <w:p w14:paraId="0AE5FF4B" w14:textId="77777777" w:rsidR="00C85C2F" w:rsidRPr="00A377D5" w:rsidRDefault="00C85C2F" w:rsidP="00C02A02">
      <w:pPr>
        <w:pStyle w:val="Legenda"/>
        <w:keepNext/>
        <w:spacing w:line="360" w:lineRule="auto"/>
        <w:rPr>
          <w:b/>
          <w:i w:val="0"/>
        </w:rPr>
      </w:pPr>
      <w:bookmarkStart w:id="631" w:name="_Toc23009537"/>
      <w:r w:rsidRPr="00A377D5">
        <w:rPr>
          <w:b/>
          <w:i w:val="0"/>
        </w:rPr>
        <w:t xml:space="preserve">Quadro </w:t>
      </w:r>
      <w:r w:rsidR="00E7678E" w:rsidRPr="00A377D5">
        <w:rPr>
          <w:b/>
          <w:i w:val="0"/>
        </w:rPr>
        <w:fldChar w:fldCharType="begin"/>
      </w:r>
      <w:r w:rsidRPr="00A377D5">
        <w:rPr>
          <w:b/>
          <w:i w:val="0"/>
        </w:rPr>
        <w:instrText xml:space="preserve"> SEQ Quadro \* ARABIC </w:instrText>
      </w:r>
      <w:r w:rsidR="00E7678E" w:rsidRPr="00A377D5">
        <w:rPr>
          <w:b/>
          <w:i w:val="0"/>
        </w:rPr>
        <w:fldChar w:fldCharType="separate"/>
      </w:r>
      <w:r w:rsidR="00B81AAE" w:rsidRPr="00A377D5">
        <w:rPr>
          <w:b/>
          <w:i w:val="0"/>
          <w:noProof/>
        </w:rPr>
        <w:t>3</w:t>
      </w:r>
      <w:r w:rsidR="00E7678E" w:rsidRPr="00A377D5">
        <w:rPr>
          <w:b/>
          <w:i w:val="0"/>
        </w:rPr>
        <w:fldChar w:fldCharType="end"/>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bookmarkEnd w:id="631"/>
    </w:p>
    <w:tbl>
      <w:tblPr>
        <w:tblW w:w="0" w:type="auto"/>
        <w:jc w:val="center"/>
        <w:tblLayout w:type="fixed"/>
        <w:tblCellMar>
          <w:left w:w="70" w:type="dxa"/>
          <w:right w:w="70" w:type="dxa"/>
        </w:tblCellMar>
        <w:tblLook w:val="04A0" w:firstRow="1" w:lastRow="0" w:firstColumn="1" w:lastColumn="0" w:noHBand="0" w:noVBand="1"/>
      </w:tblPr>
      <w:tblGrid>
        <w:gridCol w:w="7716"/>
      </w:tblGrid>
      <w:tr w:rsidR="008F1210" w:rsidRPr="00CE57AD" w14:paraId="1D10EBD9" w14:textId="77777777"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47F9200" w14:textId="77777777"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14:paraId="5A5BFCBB" w14:textId="77777777"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D34B6F7" w14:textId="77777777"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14:paraId="69F945C6" w14:textId="77777777"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5FB6FB6" w14:textId="77777777"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14:paraId="027E442C" w14:textId="77777777"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AF6A0A9" w14:textId="77777777"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14:paraId="36807037" w14:textId="77777777"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109F81E" w14:textId="77777777"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14:paraId="785DCC3D" w14:textId="77777777"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14:paraId="41712D55" w14:textId="77777777" w:rsidR="00AF4101" w:rsidRDefault="00AF4101" w:rsidP="00561262">
      <w:pPr>
        <w:ind w:firstLine="0"/>
        <w:jc w:val="center"/>
        <w:rPr>
          <w:sz w:val="20"/>
          <w:szCs w:val="20"/>
          <w:lang w:eastAsia="pt-BR"/>
        </w:rPr>
      </w:pPr>
    </w:p>
    <w:p w14:paraId="2DE4E262" w14:textId="6A32BBAA" w:rsidR="00561262" w:rsidRDefault="00AF4101" w:rsidP="00AF4101">
      <w:pPr>
        <w:rPr>
          <w:szCs w:val="24"/>
          <w:lang w:eastAsia="pt-BR"/>
        </w:rPr>
      </w:pPr>
      <w:r>
        <w:rPr>
          <w:szCs w:val="24"/>
          <w:lang w:eastAsia="pt-BR"/>
        </w:rPr>
        <w:t xml:space="preserve">A primeira questão do quadro avalia se as atividades individuais </w:t>
      </w:r>
      <w:ins w:id="632" w:author="revisor" w:date="2019-10-28T21:57:00Z">
        <w:r w:rsidR="00C82300">
          <w:rPr>
            <w:szCs w:val="24"/>
            <w:lang w:eastAsia="pt-BR"/>
          </w:rPr>
          <w:t>elaboradas</w:t>
        </w:r>
      </w:ins>
      <w:ins w:id="633" w:author="revisor" w:date="2019-10-28T21:56:00Z">
        <w:r w:rsidR="00C82300">
          <w:rPr>
            <w:szCs w:val="24"/>
            <w:lang w:eastAsia="pt-BR"/>
          </w:rPr>
          <w:t xml:space="preserve"> pelos professores </w:t>
        </w:r>
      </w:ins>
      <w:r>
        <w:rPr>
          <w:szCs w:val="24"/>
          <w:lang w:eastAsia="pt-BR"/>
        </w:rPr>
        <w:t>favoreceram a imersão nos conteúdos, induzindo a aprendizagem autônoma</w:t>
      </w:r>
      <w:ins w:id="634" w:author="revisor" w:date="2019-10-28T21:57:00Z">
        <w:r w:rsidR="00C82300">
          <w:rPr>
            <w:szCs w:val="24"/>
            <w:lang w:eastAsia="pt-BR"/>
          </w:rPr>
          <w:t xml:space="preserve"> dos alunos</w:t>
        </w:r>
      </w:ins>
      <w:r>
        <w:rPr>
          <w:szCs w:val="24"/>
          <w:lang w:eastAsia="pt-BR"/>
        </w:rPr>
        <w:t>. A segunda questão avalia se as atividades individuais foram compatíveis com o tempo disponível. O conteúdo da terceira questão</w:t>
      </w:r>
      <w:r w:rsidR="00960F08">
        <w:rPr>
          <w:szCs w:val="24"/>
          <w:lang w:eastAsia="pt-BR"/>
        </w:rPr>
        <w:t xml:space="preserve"> do quadro</w:t>
      </w:r>
      <w:r>
        <w:rPr>
          <w:szCs w:val="24"/>
          <w:lang w:eastAsia="pt-BR"/>
        </w:rPr>
        <w:t xml:space="preserve"> avalia se as atividades individuais </w:t>
      </w:r>
      <w:ins w:id="635" w:author="revisor" w:date="2019-10-28T21:57:00Z">
        <w:r w:rsidR="00C82300">
          <w:rPr>
            <w:szCs w:val="24"/>
            <w:lang w:eastAsia="pt-BR"/>
          </w:rPr>
          <w:t xml:space="preserve">que os professores propuseram </w:t>
        </w:r>
      </w:ins>
      <w:r>
        <w:rPr>
          <w:szCs w:val="24"/>
          <w:lang w:eastAsia="pt-BR"/>
        </w:rPr>
        <w:t>foram relevantes para a compreensão do conteúdo. Por fim</w:t>
      </w:r>
      <w:ins w:id="636" w:author="revisor" w:date="2019-10-28T21:57:00Z">
        <w:r w:rsidR="00C82300">
          <w:rPr>
            <w:szCs w:val="24"/>
            <w:lang w:eastAsia="pt-BR"/>
          </w:rPr>
          <w:t>,</w:t>
        </w:r>
      </w:ins>
      <w:r>
        <w:rPr>
          <w:szCs w:val="24"/>
          <w:lang w:eastAsia="pt-BR"/>
        </w:rPr>
        <w:t xml:space="preserve">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14:paraId="40CD8E89" w14:textId="5A4717E8" w:rsidR="00AF4101" w:rsidRDefault="00AF4101" w:rsidP="00AF4101">
      <w:pPr>
        <w:rPr>
          <w:szCs w:val="24"/>
          <w:lang w:eastAsia="pt-BR"/>
        </w:rPr>
      </w:pPr>
      <w:r>
        <w:rPr>
          <w:szCs w:val="24"/>
          <w:lang w:eastAsia="pt-BR"/>
        </w:rPr>
        <w:lastRenderedPageBreak/>
        <w:t xml:space="preserve">O quadro 4 apresenta </w:t>
      </w:r>
      <w:ins w:id="637" w:author="revisor" w:date="2019-10-28T21:58:00Z">
        <w:r w:rsidR="00C82300">
          <w:rPr>
            <w:szCs w:val="24"/>
            <w:lang w:eastAsia="pt-BR"/>
          </w:rPr>
          <w:t xml:space="preserve">as </w:t>
        </w:r>
      </w:ins>
      <w:r>
        <w:rPr>
          <w:szCs w:val="24"/>
          <w:lang w:eastAsia="pt-BR"/>
        </w:rPr>
        <w:t>quatro questões referentes ao elemento Fóruns de Discussão</w:t>
      </w:r>
      <w:ins w:id="638" w:author="revisor" w:date="2019-10-28T21:58:00Z">
        <w:r w:rsidR="00C82300">
          <w:rPr>
            <w:szCs w:val="24"/>
            <w:lang w:eastAsia="pt-BR"/>
          </w:rPr>
          <w:t xml:space="preserve"> </w:t>
        </w:r>
      </w:ins>
      <w:r>
        <w:rPr>
          <w:szCs w:val="24"/>
          <w:lang w:eastAsia="pt-BR"/>
        </w:rPr>
        <w:t>(FD).</w:t>
      </w:r>
    </w:p>
    <w:p w14:paraId="28E1FBCE" w14:textId="77777777" w:rsidR="00B26550" w:rsidRPr="00AF4101" w:rsidRDefault="00B26550" w:rsidP="00AF4101">
      <w:pPr>
        <w:rPr>
          <w:szCs w:val="24"/>
          <w:lang w:eastAsia="pt-BR"/>
        </w:rPr>
      </w:pPr>
    </w:p>
    <w:p w14:paraId="0085E61B" w14:textId="77777777" w:rsidR="00C85C2F" w:rsidRPr="00A377D5" w:rsidRDefault="00C85C2F" w:rsidP="00B26550">
      <w:pPr>
        <w:pStyle w:val="Legenda"/>
        <w:keepNext/>
        <w:spacing w:line="360" w:lineRule="auto"/>
        <w:rPr>
          <w:b/>
          <w:i w:val="0"/>
        </w:rPr>
      </w:pPr>
      <w:bookmarkStart w:id="639" w:name="_Toc23009538"/>
      <w:r w:rsidRPr="00A377D5">
        <w:rPr>
          <w:b/>
          <w:i w:val="0"/>
        </w:rPr>
        <w:t xml:space="preserve">Quadro </w:t>
      </w:r>
      <w:r w:rsidR="00E7678E" w:rsidRPr="00A377D5">
        <w:rPr>
          <w:b/>
          <w:i w:val="0"/>
        </w:rPr>
        <w:fldChar w:fldCharType="begin"/>
      </w:r>
      <w:r w:rsidRPr="00A377D5">
        <w:rPr>
          <w:b/>
          <w:i w:val="0"/>
        </w:rPr>
        <w:instrText xml:space="preserve"> SEQ Quadro \* ARABIC </w:instrText>
      </w:r>
      <w:r w:rsidR="00E7678E" w:rsidRPr="00A377D5">
        <w:rPr>
          <w:b/>
          <w:i w:val="0"/>
        </w:rPr>
        <w:fldChar w:fldCharType="separate"/>
      </w:r>
      <w:r w:rsidR="00B81AAE" w:rsidRPr="00A377D5">
        <w:rPr>
          <w:b/>
          <w:i w:val="0"/>
          <w:noProof/>
        </w:rPr>
        <w:t>4</w:t>
      </w:r>
      <w:r w:rsidR="00E7678E" w:rsidRPr="00A377D5">
        <w:rPr>
          <w:b/>
          <w:i w:val="0"/>
        </w:rPr>
        <w:fldChar w:fldCharType="end"/>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bookmarkEnd w:id="639"/>
    </w:p>
    <w:tbl>
      <w:tblPr>
        <w:tblW w:w="7716" w:type="dxa"/>
        <w:jc w:val="center"/>
        <w:tblCellMar>
          <w:left w:w="70" w:type="dxa"/>
          <w:right w:w="70" w:type="dxa"/>
        </w:tblCellMar>
        <w:tblLook w:val="04A0" w:firstRow="1" w:lastRow="0" w:firstColumn="1" w:lastColumn="0" w:noHBand="0" w:noVBand="1"/>
      </w:tblPr>
      <w:tblGrid>
        <w:gridCol w:w="7716"/>
      </w:tblGrid>
      <w:tr w:rsidR="00606771" w:rsidRPr="00CE57AD" w14:paraId="4A4E7D01" w14:textId="77777777"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BD94C3D" w14:textId="77777777"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14:paraId="68849F5F" w14:textId="77777777"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01E6139" w14:textId="77777777"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14:paraId="16B5C0F8" w14:textId="77777777"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2E2ED48" w14:textId="77777777"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14:paraId="28E3204C" w14:textId="77777777"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5B8AD74" w14:textId="77777777"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14:paraId="306ACA71" w14:textId="77777777"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C5ABF54" w14:textId="77777777"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14:paraId="0BE50B20" w14:textId="77777777"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14:paraId="6CE87555" w14:textId="77777777" w:rsidR="00FC0E48" w:rsidDel="00C82300" w:rsidRDefault="00FC0E48" w:rsidP="00C82300">
      <w:pPr>
        <w:rPr>
          <w:del w:id="640" w:author="revisor" w:date="2019-10-28T21:58:00Z"/>
          <w:szCs w:val="24"/>
          <w:lang w:eastAsia="pt-BR"/>
        </w:rPr>
        <w:pPrChange w:id="641" w:author="revisor" w:date="2019-10-28T21:58:00Z">
          <w:pPr>
            <w:tabs>
              <w:tab w:val="left" w:pos="1134"/>
            </w:tabs>
            <w:ind w:firstLine="0"/>
          </w:pPr>
        </w:pPrChange>
      </w:pPr>
    </w:p>
    <w:p w14:paraId="792B2B05" w14:textId="77777777" w:rsidR="00C82300" w:rsidRPr="00561262" w:rsidRDefault="00C82300" w:rsidP="00561262">
      <w:pPr>
        <w:ind w:firstLine="0"/>
        <w:jc w:val="center"/>
        <w:rPr>
          <w:ins w:id="642" w:author="revisor" w:date="2019-10-28T21:58:00Z"/>
          <w:sz w:val="20"/>
          <w:szCs w:val="20"/>
          <w:lang w:eastAsia="pt-BR"/>
        </w:rPr>
      </w:pPr>
    </w:p>
    <w:p w14:paraId="2CEA2C40" w14:textId="1814D9D6" w:rsidR="00CE57AD" w:rsidRPr="00C82300" w:rsidRDefault="00FC0E48" w:rsidP="00C82300">
      <w:pPr>
        <w:rPr>
          <w:szCs w:val="24"/>
          <w:lang w:eastAsia="pt-BR"/>
        </w:rPr>
        <w:pPrChange w:id="643" w:author="revisor" w:date="2019-10-28T21:58:00Z">
          <w:pPr>
            <w:tabs>
              <w:tab w:val="left" w:pos="1134"/>
            </w:tabs>
            <w:ind w:firstLine="0"/>
          </w:pPr>
        </w:pPrChange>
      </w:pPr>
      <w:del w:id="644" w:author="revisor" w:date="2019-10-28T21:58:00Z">
        <w:r w:rsidRPr="00C82300" w:rsidDel="00C82300">
          <w:rPr>
            <w:szCs w:val="24"/>
            <w:lang w:eastAsia="pt-BR"/>
          </w:rPr>
          <w:tab/>
        </w:r>
        <w:r w:rsidRPr="00C82300" w:rsidDel="00C82300">
          <w:rPr>
            <w:szCs w:val="24"/>
            <w:lang w:eastAsia="pt-BR"/>
          </w:rPr>
          <w:tab/>
        </w:r>
      </w:del>
      <w:r w:rsidRPr="00C82300">
        <w:rPr>
          <w:szCs w:val="24"/>
          <w:lang w:eastAsia="pt-BR"/>
        </w:rPr>
        <w:t xml:space="preserve">A primeira questão do quadro avalia se os fóruns de discussão foram abertos </w:t>
      </w:r>
      <w:ins w:id="645" w:author="revisor" w:date="2019-10-28T21:59:00Z">
        <w:r w:rsidR="00C82300">
          <w:rPr>
            <w:szCs w:val="24"/>
            <w:lang w:eastAsia="pt-BR"/>
          </w:rPr>
          <w:t xml:space="preserve">pelos professores </w:t>
        </w:r>
      </w:ins>
      <w:r w:rsidRPr="00C82300">
        <w:rPr>
          <w:szCs w:val="24"/>
          <w:lang w:eastAsia="pt-BR"/>
        </w:rPr>
        <w:t>com questões geradoras de discussões ricas e relevantes. A segunda questão avalia se os fóruns de discussão foram bem conduzidos e avaliados, com intervenções qu</w:t>
      </w:r>
      <w:ins w:id="646" w:author="revisor" w:date="2019-10-28T21:59:00Z">
        <w:r w:rsidR="00C82300">
          <w:rPr>
            <w:szCs w:val="24"/>
            <w:lang w:eastAsia="pt-BR"/>
          </w:rPr>
          <w:t>e</w:t>
        </w:r>
      </w:ins>
      <w:del w:id="647" w:author="revisor" w:date="2019-10-28T21:59:00Z">
        <w:r w:rsidRPr="00C82300" w:rsidDel="00C82300">
          <w:rPr>
            <w:szCs w:val="24"/>
            <w:lang w:eastAsia="pt-BR"/>
          </w:rPr>
          <w:delText>ês</w:delText>
        </w:r>
      </w:del>
      <w:r w:rsidRPr="00C82300">
        <w:rPr>
          <w:szCs w:val="24"/>
          <w:lang w:eastAsia="pt-BR"/>
        </w:rPr>
        <w:t xml:space="preserve"> proporcionaram a aprendizagem. O conteúdo da terceira questã</w:t>
      </w:r>
      <w:r w:rsidR="00960F08" w:rsidRPr="00C82300">
        <w:rPr>
          <w:szCs w:val="24"/>
          <w:lang w:eastAsia="pt-BR"/>
        </w:rPr>
        <w:t>o do quadro</w:t>
      </w:r>
      <w:r w:rsidRPr="00C82300">
        <w:rPr>
          <w:szCs w:val="24"/>
          <w:lang w:eastAsia="pt-BR"/>
        </w:rPr>
        <w:t xml:space="preserve"> avalia se </w:t>
      </w:r>
      <w:ins w:id="648" w:author="revisor" w:date="2019-10-28T21:59:00Z">
        <w:r w:rsidR="00762FB0">
          <w:rPr>
            <w:szCs w:val="24"/>
            <w:lang w:eastAsia="pt-BR"/>
          </w:rPr>
          <w:t xml:space="preserve">os professores forneceram </w:t>
        </w:r>
      </w:ins>
      <w:del w:id="649" w:author="revisor" w:date="2019-10-28T21:59:00Z">
        <w:r w:rsidRPr="00C82300" w:rsidDel="00762FB0">
          <w:rPr>
            <w:szCs w:val="24"/>
            <w:lang w:eastAsia="pt-BR"/>
          </w:rPr>
          <w:delText xml:space="preserve">os fóruns de discussão contaram com </w:delText>
        </w:r>
      </w:del>
      <w:r w:rsidRPr="00C82300">
        <w:rPr>
          <w:szCs w:val="24"/>
          <w:lang w:eastAsia="pt-BR"/>
        </w:rPr>
        <w:t xml:space="preserve">materiais e </w:t>
      </w:r>
      <w:r w:rsidR="00517ADD" w:rsidRPr="00C82300">
        <w:rPr>
          <w:szCs w:val="24"/>
          <w:lang w:eastAsia="pt-BR"/>
        </w:rPr>
        <w:t xml:space="preserve">orientações suficientes para a </w:t>
      </w:r>
      <w:r w:rsidRPr="00C82300">
        <w:rPr>
          <w:szCs w:val="24"/>
          <w:lang w:eastAsia="pt-BR"/>
        </w:rPr>
        <w:t>participação do aluno. Por fim a quarta questão avalia se os fóruns de discussão foram devidamente finalizados, com destaques para os principais conteúdos e participações da turma.</w:t>
      </w:r>
    </w:p>
    <w:p w14:paraId="2EB05C28" w14:textId="77777777" w:rsidR="00960F08" w:rsidRPr="00AF4101" w:rsidRDefault="00960F08" w:rsidP="00960F08">
      <w:pPr>
        <w:rPr>
          <w:szCs w:val="24"/>
          <w:lang w:eastAsia="pt-BR"/>
        </w:rPr>
      </w:pPr>
      <w:r>
        <w:rPr>
          <w:szCs w:val="24"/>
          <w:lang w:eastAsia="pt-BR"/>
        </w:rPr>
        <w:t xml:space="preserve">O quadro 5 apresenta quatro questões referentes ao elemento </w:t>
      </w:r>
      <w:proofErr w:type="spellStart"/>
      <w:r w:rsidRPr="00517ADD">
        <w:rPr>
          <w:i/>
          <w:szCs w:val="24"/>
          <w:lang w:eastAsia="pt-BR"/>
        </w:rPr>
        <w:t>Webinars</w:t>
      </w:r>
      <w:proofErr w:type="spellEnd"/>
      <w:r w:rsidR="00517ADD">
        <w:rPr>
          <w:szCs w:val="24"/>
          <w:lang w:eastAsia="pt-BR"/>
        </w:rPr>
        <w:t xml:space="preserve"> </w:t>
      </w:r>
      <w:r>
        <w:rPr>
          <w:szCs w:val="24"/>
          <w:lang w:eastAsia="pt-BR"/>
        </w:rPr>
        <w:t>(WB).</w:t>
      </w:r>
    </w:p>
    <w:p w14:paraId="3ECC3A41" w14:textId="77777777" w:rsidR="00FC0E48" w:rsidRPr="00CE57AD" w:rsidRDefault="00FC0E48" w:rsidP="00606771">
      <w:pPr>
        <w:ind w:firstLine="0"/>
        <w:rPr>
          <w:rFonts w:cs="Times New Roman"/>
          <w:lang w:eastAsia="pt-BR"/>
        </w:rPr>
      </w:pPr>
    </w:p>
    <w:p w14:paraId="3BE3B3A5" w14:textId="77777777" w:rsidR="00C85C2F" w:rsidRPr="00A377D5" w:rsidRDefault="00C85C2F" w:rsidP="00B26550">
      <w:pPr>
        <w:pStyle w:val="Legenda"/>
        <w:keepNext/>
        <w:rPr>
          <w:b/>
          <w:i w:val="0"/>
        </w:rPr>
      </w:pPr>
      <w:bookmarkStart w:id="650" w:name="_Toc23009539"/>
      <w:r w:rsidRPr="00A377D5">
        <w:rPr>
          <w:b/>
          <w:i w:val="0"/>
        </w:rPr>
        <w:t xml:space="preserve">Quadro </w:t>
      </w:r>
      <w:r w:rsidR="00E7678E" w:rsidRPr="00A377D5">
        <w:rPr>
          <w:b/>
          <w:i w:val="0"/>
        </w:rPr>
        <w:fldChar w:fldCharType="begin"/>
      </w:r>
      <w:r w:rsidRPr="00A377D5">
        <w:rPr>
          <w:b/>
          <w:i w:val="0"/>
        </w:rPr>
        <w:instrText xml:space="preserve"> SEQ Quadro \* ARABIC </w:instrText>
      </w:r>
      <w:r w:rsidR="00E7678E" w:rsidRPr="00A377D5">
        <w:rPr>
          <w:b/>
          <w:i w:val="0"/>
        </w:rPr>
        <w:fldChar w:fldCharType="separate"/>
      </w:r>
      <w:r w:rsidR="00B81AAE" w:rsidRPr="00A377D5">
        <w:rPr>
          <w:b/>
          <w:i w:val="0"/>
          <w:noProof/>
        </w:rPr>
        <w:t>5</w:t>
      </w:r>
      <w:r w:rsidR="00E7678E" w:rsidRPr="00A377D5">
        <w:rPr>
          <w:b/>
          <w:i w:val="0"/>
        </w:rPr>
        <w:fldChar w:fldCharType="end"/>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bookmarkEnd w:id="650"/>
    </w:p>
    <w:tbl>
      <w:tblPr>
        <w:tblW w:w="7716" w:type="dxa"/>
        <w:jc w:val="center"/>
        <w:tblCellMar>
          <w:left w:w="70" w:type="dxa"/>
          <w:right w:w="70" w:type="dxa"/>
        </w:tblCellMar>
        <w:tblLook w:val="04A0" w:firstRow="1" w:lastRow="0" w:firstColumn="1" w:lastColumn="0" w:noHBand="0" w:noVBand="1"/>
      </w:tblPr>
      <w:tblGrid>
        <w:gridCol w:w="7716"/>
      </w:tblGrid>
      <w:tr w:rsidR="00BB4096" w:rsidRPr="00CE57AD" w14:paraId="36A37E15" w14:textId="77777777"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96F873A" w14:textId="77777777"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proofErr w:type="spellStart"/>
            <w:r w:rsidRPr="00517ADD">
              <w:rPr>
                <w:rFonts w:eastAsia="Times New Roman" w:cs="Times New Roman"/>
                <w:b/>
                <w:bCs/>
                <w:i/>
                <w:sz w:val="20"/>
                <w:szCs w:val="20"/>
                <w:lang w:eastAsia="pt-BR"/>
              </w:rPr>
              <w:t>Webinars</w:t>
            </w:r>
            <w:proofErr w:type="spellEnd"/>
            <w:r w:rsidRPr="00C33ABD">
              <w:rPr>
                <w:rFonts w:eastAsia="Times New Roman" w:cs="Times New Roman"/>
                <w:b/>
                <w:bCs/>
                <w:sz w:val="20"/>
                <w:szCs w:val="20"/>
                <w:lang w:eastAsia="pt-BR"/>
              </w:rPr>
              <w:t xml:space="preserve"> (WB), </w:t>
            </w:r>
          </w:p>
        </w:tc>
      </w:tr>
      <w:tr w:rsidR="00BB4096" w:rsidRPr="00CE57AD" w14:paraId="6C51BC95" w14:textId="77777777"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928C671" w14:textId="77777777"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14:paraId="5B06E9BA" w14:textId="77777777"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6BC90AD" w14:textId="77777777"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14:paraId="726D1EA9" w14:textId="77777777"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3417D35" w14:textId="77777777"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14:paraId="7045DEFC" w14:textId="77777777"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F3E3360" w14:textId="77777777"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14:paraId="43886614" w14:textId="77777777"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14:paraId="62C0E2E8" w14:textId="77777777" w:rsidR="00960F08" w:rsidRDefault="00960F08" w:rsidP="00561262">
      <w:pPr>
        <w:ind w:firstLine="0"/>
        <w:jc w:val="center"/>
        <w:rPr>
          <w:sz w:val="20"/>
          <w:szCs w:val="20"/>
          <w:lang w:eastAsia="pt-BR"/>
        </w:rPr>
      </w:pPr>
    </w:p>
    <w:p w14:paraId="1CCDCFBA" w14:textId="42DABD3F" w:rsidR="00BB4096" w:rsidRDefault="00960F08" w:rsidP="00960F08">
      <w:pPr>
        <w:rPr>
          <w:rFonts w:cs="Times New Roman"/>
          <w:lang w:eastAsia="pt-BR"/>
        </w:rPr>
      </w:pPr>
      <w:r>
        <w:rPr>
          <w:rFonts w:cs="Times New Roman"/>
          <w:lang w:eastAsia="pt-BR"/>
        </w:rPr>
        <w:t xml:space="preserve">A primeira questão do quadro avalia se </w:t>
      </w:r>
      <w:ins w:id="651" w:author="revisor" w:date="2019-10-28T22:07:00Z">
        <w:r w:rsidR="00F934F7">
          <w:rPr>
            <w:rFonts w:cs="Times New Roman"/>
            <w:lang w:eastAsia="pt-BR"/>
          </w:rPr>
          <w:t>n</w:t>
        </w:r>
      </w:ins>
      <w:r>
        <w:rPr>
          <w:rFonts w:cs="Times New Roman"/>
          <w:lang w:eastAsia="pt-BR"/>
        </w:rPr>
        <w:t xml:space="preserve">os </w:t>
      </w:r>
      <w:proofErr w:type="spellStart"/>
      <w:r w:rsidRPr="00517ADD">
        <w:rPr>
          <w:rFonts w:cs="Times New Roman"/>
          <w:i/>
          <w:lang w:eastAsia="pt-BR"/>
        </w:rPr>
        <w:t>webinars</w:t>
      </w:r>
      <w:proofErr w:type="spellEnd"/>
      <w:r w:rsidRPr="00517ADD">
        <w:rPr>
          <w:rFonts w:cs="Times New Roman"/>
          <w:i/>
          <w:lang w:eastAsia="pt-BR"/>
        </w:rPr>
        <w:t xml:space="preserve"> </w:t>
      </w:r>
      <w:ins w:id="652" w:author="revisor" w:date="2019-10-28T22:07:00Z">
        <w:r w:rsidR="00F934F7" w:rsidRPr="00F934F7">
          <w:rPr>
            <w:rFonts w:cs="Times New Roman"/>
            <w:lang w:eastAsia="pt-BR"/>
            <w:rPrChange w:id="653" w:author="revisor" w:date="2019-10-28T22:07:00Z">
              <w:rPr>
                <w:rFonts w:cs="Times New Roman"/>
                <w:i/>
                <w:lang w:eastAsia="pt-BR"/>
              </w:rPr>
            </w:rPrChange>
          </w:rPr>
          <w:t>os professores</w:t>
        </w:r>
        <w:r w:rsidR="00F934F7">
          <w:rPr>
            <w:rFonts w:cs="Times New Roman"/>
            <w:i/>
            <w:lang w:eastAsia="pt-BR"/>
          </w:rPr>
          <w:t xml:space="preserve"> </w:t>
        </w:r>
      </w:ins>
      <w:r>
        <w:rPr>
          <w:rFonts w:cs="Times New Roman"/>
          <w:lang w:eastAsia="pt-BR"/>
        </w:rPr>
        <w:t>esclareceram as d</w:t>
      </w:r>
      <w:ins w:id="654" w:author="revisor" w:date="2019-10-28T22:07:00Z">
        <w:r w:rsidR="00F934F7">
          <w:rPr>
            <w:rFonts w:cs="Times New Roman"/>
            <w:lang w:eastAsia="pt-BR"/>
          </w:rPr>
          <w:t>ú</w:t>
        </w:r>
      </w:ins>
      <w:del w:id="655" w:author="revisor" w:date="2019-10-28T22:07:00Z">
        <w:r w:rsidDel="00F934F7">
          <w:rPr>
            <w:rFonts w:cs="Times New Roman"/>
            <w:lang w:eastAsia="pt-BR"/>
          </w:rPr>
          <w:delText>u</w:delText>
        </w:r>
      </w:del>
      <w:r>
        <w:rPr>
          <w:rFonts w:cs="Times New Roman"/>
          <w:lang w:eastAsia="pt-BR"/>
        </w:rPr>
        <w:t xml:space="preserve">vidas dos alunos por meio de uma interação ao vivo. A segunda questão avalia se os </w:t>
      </w:r>
      <w:proofErr w:type="spellStart"/>
      <w:r w:rsidRPr="00517ADD">
        <w:rPr>
          <w:rFonts w:cs="Times New Roman"/>
          <w:i/>
          <w:lang w:eastAsia="pt-BR"/>
        </w:rPr>
        <w:t>webinars</w:t>
      </w:r>
      <w:proofErr w:type="spellEnd"/>
      <w:r w:rsidRPr="00517ADD">
        <w:rPr>
          <w:rFonts w:cs="Times New Roman"/>
          <w:i/>
          <w:lang w:eastAsia="pt-BR"/>
        </w:rPr>
        <w:t xml:space="preserve"> </w:t>
      </w:r>
      <w:ins w:id="656" w:author="revisor" w:date="2019-10-28T22:08:00Z">
        <w:r w:rsidR="00F934F7">
          <w:rPr>
            <w:rFonts w:cs="Times New Roman"/>
            <w:lang w:eastAsia="pt-BR"/>
          </w:rPr>
          <w:t>realizados pelos</w:t>
        </w:r>
        <w:r w:rsidR="00F934F7" w:rsidRPr="00F934F7">
          <w:rPr>
            <w:rFonts w:cs="Times New Roman"/>
            <w:lang w:eastAsia="pt-BR"/>
            <w:rPrChange w:id="657" w:author="revisor" w:date="2019-10-28T22:08:00Z">
              <w:rPr>
                <w:rFonts w:cs="Times New Roman"/>
                <w:i/>
                <w:lang w:eastAsia="pt-BR"/>
              </w:rPr>
            </w:rPrChange>
          </w:rPr>
          <w:t xml:space="preserve"> professores</w:t>
        </w:r>
        <w:r w:rsidR="00F934F7">
          <w:rPr>
            <w:rFonts w:cs="Times New Roman"/>
            <w:i/>
            <w:lang w:eastAsia="pt-BR"/>
          </w:rPr>
          <w:t xml:space="preserve"> </w:t>
        </w:r>
      </w:ins>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e o desempenho da turma. O conteúdo da terceira questão do quadro avalia se os </w:t>
      </w:r>
      <w:proofErr w:type="spellStart"/>
      <w:r w:rsidRPr="00517ADD">
        <w:rPr>
          <w:rFonts w:cs="Times New Roman"/>
          <w:i/>
          <w:lang w:eastAsia="pt-BR"/>
        </w:rPr>
        <w:t>webinars</w:t>
      </w:r>
      <w:proofErr w:type="spellEnd"/>
      <w:r>
        <w:rPr>
          <w:rFonts w:cs="Times New Roman"/>
          <w:lang w:eastAsia="pt-BR"/>
        </w:rPr>
        <w:t xml:space="preserve"> colaboraram com a aprendizagem do aluno.  Por fim</w:t>
      </w:r>
      <w:ins w:id="658" w:author="revisor" w:date="2019-10-28T22:08:00Z">
        <w:r w:rsidR="00F934F7">
          <w:rPr>
            <w:rFonts w:cs="Times New Roman"/>
            <w:lang w:eastAsia="pt-BR"/>
          </w:rPr>
          <w:t>,</w:t>
        </w:r>
      </w:ins>
      <w:r>
        <w:rPr>
          <w:rFonts w:cs="Times New Roman"/>
          <w:lang w:eastAsia="pt-BR"/>
        </w:rPr>
        <w:t xml:space="preserve"> a quarta questão avalia se os </w:t>
      </w:r>
      <w:proofErr w:type="spellStart"/>
      <w:r w:rsidRPr="00517ADD">
        <w:rPr>
          <w:rFonts w:cs="Times New Roman"/>
          <w:i/>
          <w:lang w:eastAsia="pt-BR"/>
        </w:rPr>
        <w:t>webinars</w:t>
      </w:r>
      <w:proofErr w:type="spellEnd"/>
      <w:r>
        <w:rPr>
          <w:rFonts w:cs="Times New Roman"/>
          <w:lang w:eastAsia="pt-BR"/>
        </w:rPr>
        <w:t xml:space="preserve"> desempenharam papel relevante na revisão dos conteúdos para as avaliações presenciais.</w:t>
      </w:r>
    </w:p>
    <w:p w14:paraId="1EA6C633" w14:textId="40E68856" w:rsidR="00960F08" w:rsidRDefault="00960F08" w:rsidP="00960F08">
      <w:pPr>
        <w:rPr>
          <w:szCs w:val="24"/>
          <w:lang w:eastAsia="pt-BR"/>
        </w:rPr>
      </w:pPr>
      <w:r>
        <w:rPr>
          <w:szCs w:val="24"/>
          <w:lang w:eastAsia="pt-BR"/>
        </w:rPr>
        <w:lastRenderedPageBreak/>
        <w:t xml:space="preserve">O quadro 6 apresenta </w:t>
      </w:r>
      <w:ins w:id="659" w:author="revisor" w:date="2019-10-28T22:08:00Z">
        <w:r w:rsidR="00F934F7">
          <w:rPr>
            <w:szCs w:val="24"/>
            <w:lang w:eastAsia="pt-BR"/>
          </w:rPr>
          <w:t xml:space="preserve">as </w:t>
        </w:r>
      </w:ins>
      <w:r>
        <w:rPr>
          <w:szCs w:val="24"/>
          <w:lang w:eastAsia="pt-BR"/>
        </w:rPr>
        <w:t>quatro questões referentes ao elemento Avaliações Presenciais</w:t>
      </w:r>
      <w:ins w:id="660" w:author="revisor" w:date="2019-10-28T22:08:00Z">
        <w:r w:rsidR="00F934F7">
          <w:rPr>
            <w:szCs w:val="24"/>
            <w:lang w:eastAsia="pt-BR"/>
          </w:rPr>
          <w:t xml:space="preserve"> </w:t>
        </w:r>
      </w:ins>
      <w:r>
        <w:rPr>
          <w:szCs w:val="24"/>
          <w:lang w:eastAsia="pt-BR"/>
        </w:rPr>
        <w:t>(AP).</w:t>
      </w:r>
    </w:p>
    <w:p w14:paraId="7F0E4BC5" w14:textId="77777777" w:rsidR="00B26550" w:rsidRPr="00960F08" w:rsidRDefault="00B26550" w:rsidP="00960F08">
      <w:pPr>
        <w:rPr>
          <w:szCs w:val="24"/>
          <w:lang w:eastAsia="pt-BR"/>
        </w:rPr>
      </w:pPr>
    </w:p>
    <w:p w14:paraId="627DBC13" w14:textId="77777777" w:rsidR="00C85C2F" w:rsidRPr="00A377D5" w:rsidRDefault="00C85C2F" w:rsidP="00B26550">
      <w:pPr>
        <w:pStyle w:val="Legenda"/>
        <w:keepNext/>
        <w:spacing w:line="360" w:lineRule="auto"/>
        <w:rPr>
          <w:b/>
          <w:i w:val="0"/>
        </w:rPr>
      </w:pPr>
      <w:bookmarkStart w:id="661" w:name="_Toc23009540"/>
      <w:r w:rsidRPr="00A377D5">
        <w:rPr>
          <w:b/>
          <w:i w:val="0"/>
        </w:rPr>
        <w:t xml:space="preserve">Quadro </w:t>
      </w:r>
      <w:r w:rsidR="00E7678E" w:rsidRPr="00A377D5">
        <w:rPr>
          <w:b/>
          <w:i w:val="0"/>
        </w:rPr>
        <w:fldChar w:fldCharType="begin"/>
      </w:r>
      <w:r w:rsidRPr="00A377D5">
        <w:rPr>
          <w:b/>
          <w:i w:val="0"/>
        </w:rPr>
        <w:instrText xml:space="preserve"> SEQ Quadro \* ARABIC </w:instrText>
      </w:r>
      <w:r w:rsidR="00E7678E" w:rsidRPr="00A377D5">
        <w:rPr>
          <w:b/>
          <w:i w:val="0"/>
        </w:rPr>
        <w:fldChar w:fldCharType="separate"/>
      </w:r>
      <w:r w:rsidR="00B81AAE" w:rsidRPr="00A377D5">
        <w:rPr>
          <w:b/>
          <w:i w:val="0"/>
          <w:noProof/>
        </w:rPr>
        <w:t>6</w:t>
      </w:r>
      <w:r w:rsidR="00E7678E" w:rsidRPr="00A377D5">
        <w:rPr>
          <w:b/>
          <w:i w:val="0"/>
        </w:rPr>
        <w:fldChar w:fldCharType="end"/>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bookmarkEnd w:id="661"/>
    </w:p>
    <w:tbl>
      <w:tblPr>
        <w:tblW w:w="0" w:type="auto"/>
        <w:jc w:val="center"/>
        <w:tblLayout w:type="fixed"/>
        <w:tblCellMar>
          <w:left w:w="70" w:type="dxa"/>
          <w:right w:w="70" w:type="dxa"/>
        </w:tblCellMar>
        <w:tblLook w:val="04A0" w:firstRow="1" w:lastRow="0" w:firstColumn="1" w:lastColumn="0" w:noHBand="0" w:noVBand="1"/>
      </w:tblPr>
      <w:tblGrid>
        <w:gridCol w:w="7716"/>
      </w:tblGrid>
      <w:tr w:rsidR="00337EC0" w:rsidRPr="00CE57AD" w14:paraId="34EF611B" w14:textId="77777777"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0CA51A52" w14:textId="77777777"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14:paraId="18B7EFEF" w14:textId="77777777"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14:paraId="5E6D0DD1" w14:textId="77777777"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14:paraId="33538079" w14:textId="77777777"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14:paraId="637C519B" w14:textId="77777777"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14:paraId="019E48B3" w14:textId="77777777"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14:paraId="257481A4" w14:textId="77777777"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14:paraId="2C8F7667" w14:textId="77777777"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14:paraId="30579F85" w14:textId="77777777"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14:paraId="16BE1E88" w14:textId="77777777"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14:paraId="16A5FFB8" w14:textId="77777777" w:rsidR="00B26550" w:rsidRDefault="00B26550" w:rsidP="00561262">
      <w:pPr>
        <w:ind w:firstLine="0"/>
        <w:jc w:val="center"/>
        <w:rPr>
          <w:sz w:val="20"/>
          <w:szCs w:val="20"/>
          <w:lang w:eastAsia="pt-BR"/>
        </w:rPr>
      </w:pPr>
    </w:p>
    <w:p w14:paraId="794FE96E" w14:textId="5CD39000" w:rsidR="00337EC0" w:rsidRDefault="00D11C58" w:rsidP="004A55E2">
      <w:pPr>
        <w:rPr>
          <w:rFonts w:cs="Times New Roman"/>
          <w:lang w:eastAsia="pt-BR"/>
        </w:rPr>
      </w:pPr>
      <w:r>
        <w:rPr>
          <w:rFonts w:cs="Times New Roman"/>
          <w:lang w:eastAsia="pt-BR"/>
        </w:rPr>
        <w:t xml:space="preserve">A primeira questão do quadro avalia se </w:t>
      </w:r>
      <w:ins w:id="662" w:author="revisor" w:date="2019-10-28T22:09:00Z">
        <w:r w:rsidR="00F934F7">
          <w:rPr>
            <w:rFonts w:cs="Times New Roman"/>
            <w:lang w:eastAsia="pt-BR"/>
          </w:rPr>
          <w:t xml:space="preserve">os professores desenvolveram </w:t>
        </w:r>
      </w:ins>
      <w:del w:id="663" w:author="revisor" w:date="2019-10-28T22:09:00Z">
        <w:r w:rsidDel="00F934F7">
          <w:rPr>
            <w:rFonts w:cs="Times New Roman"/>
            <w:lang w:eastAsia="pt-BR"/>
          </w:rPr>
          <w:delText xml:space="preserve">as avaliações presenciais contiveram </w:delText>
        </w:r>
      </w:del>
      <w:r>
        <w:rPr>
          <w:rFonts w:cs="Times New Roman"/>
          <w:lang w:eastAsia="pt-BR"/>
        </w:rPr>
        <w:t xml:space="preserve">questões condizentes com o conteúdo </w:t>
      </w:r>
      <w:ins w:id="664" w:author="revisor" w:date="2019-10-28T22:09:00Z">
        <w:r w:rsidR="00F934F7">
          <w:rPr>
            <w:rFonts w:cs="Times New Roman"/>
            <w:lang w:eastAsia="pt-BR"/>
          </w:rPr>
          <w:t xml:space="preserve">por eles </w:t>
        </w:r>
      </w:ins>
      <w:r>
        <w:rPr>
          <w:rFonts w:cs="Times New Roman"/>
          <w:lang w:eastAsia="pt-BR"/>
        </w:rPr>
        <w:t>ministrado</w:t>
      </w:r>
      <w:ins w:id="665" w:author="revisor" w:date="2019-10-28T22:09:00Z">
        <w:r w:rsidR="00F934F7">
          <w:rPr>
            <w:rFonts w:cs="Times New Roman"/>
            <w:lang w:eastAsia="pt-BR"/>
          </w:rPr>
          <w:t>s</w:t>
        </w:r>
      </w:ins>
      <w:r>
        <w:rPr>
          <w:rFonts w:cs="Times New Roman"/>
          <w:lang w:eastAsia="pt-BR"/>
        </w:rPr>
        <w:t xml:space="preserve">. A segunda questão avalia se as avaliações presenciais foram compatíveis com o tempo disponível. O conteúdo da terceira questão do quadro avalia se as avaliações presenciais </w:t>
      </w:r>
      <w:ins w:id="666" w:author="revisor" w:date="2019-10-28T22:10:00Z">
        <w:r w:rsidR="00697EF9">
          <w:rPr>
            <w:rFonts w:cs="Times New Roman"/>
            <w:lang w:eastAsia="pt-BR"/>
          </w:rPr>
          <w:t xml:space="preserve">elaboradas pelos professores </w:t>
        </w:r>
      </w:ins>
      <w:r>
        <w:rPr>
          <w:rFonts w:cs="Times New Roman"/>
          <w:lang w:eastAsia="pt-BR"/>
        </w:rPr>
        <w:t>priorizaram a construção do conhecimento em detrimento da memorização. Por fim</w:t>
      </w:r>
      <w:ins w:id="667" w:author="revisor" w:date="2019-10-28T22:10:00Z">
        <w:r w:rsidR="00697EF9">
          <w:rPr>
            <w:rFonts w:cs="Times New Roman"/>
            <w:lang w:eastAsia="pt-BR"/>
          </w:rPr>
          <w:t>,</w:t>
        </w:r>
      </w:ins>
      <w:r>
        <w:rPr>
          <w:rFonts w:cs="Times New Roman"/>
          <w:lang w:eastAsia="pt-BR"/>
        </w:rPr>
        <w:t xml:space="preserve"> a quarta questão avalia se as avaliações presenciais apresentaram níveis de dificuldade compatíveis com o nível trabalhado</w:t>
      </w:r>
      <w:ins w:id="668" w:author="revisor" w:date="2019-10-28T22:10:00Z">
        <w:r w:rsidR="00697EF9">
          <w:rPr>
            <w:rFonts w:cs="Times New Roman"/>
            <w:lang w:eastAsia="pt-BR"/>
          </w:rPr>
          <w:t xml:space="preserve"> pelos professores</w:t>
        </w:r>
      </w:ins>
      <w:r>
        <w:rPr>
          <w:rFonts w:cs="Times New Roman"/>
          <w:lang w:eastAsia="pt-BR"/>
        </w:rPr>
        <w:t xml:space="preserve"> na</w:t>
      </w:r>
      <w:ins w:id="669" w:author="revisor" w:date="2019-10-28T22:10:00Z">
        <w:r w:rsidR="00697EF9">
          <w:rPr>
            <w:rFonts w:cs="Times New Roman"/>
            <w:lang w:eastAsia="pt-BR"/>
          </w:rPr>
          <w:t>s</w:t>
        </w:r>
      </w:ins>
      <w:r>
        <w:rPr>
          <w:rFonts w:cs="Times New Roman"/>
          <w:lang w:eastAsia="pt-BR"/>
        </w:rPr>
        <w:t xml:space="preserve"> disciplina</w:t>
      </w:r>
      <w:ins w:id="670" w:author="revisor" w:date="2019-10-28T22:10:00Z">
        <w:r w:rsidR="00697EF9">
          <w:rPr>
            <w:rFonts w:cs="Times New Roman"/>
            <w:lang w:eastAsia="pt-BR"/>
          </w:rPr>
          <w:t>s</w:t>
        </w:r>
      </w:ins>
      <w:r>
        <w:rPr>
          <w:rFonts w:cs="Times New Roman"/>
          <w:lang w:eastAsia="pt-BR"/>
        </w:rPr>
        <w:t>.</w:t>
      </w:r>
    </w:p>
    <w:p w14:paraId="09BB1045" w14:textId="77777777" w:rsidR="00D11C58" w:rsidRPr="00D11C58" w:rsidRDefault="00D11C58" w:rsidP="00D11C58">
      <w:pPr>
        <w:rPr>
          <w:szCs w:val="24"/>
          <w:lang w:eastAsia="pt-BR"/>
        </w:rPr>
      </w:pPr>
      <w:r>
        <w:rPr>
          <w:szCs w:val="24"/>
          <w:lang w:eastAsia="pt-BR"/>
        </w:rPr>
        <w:t xml:space="preserve">O quadro 7 apresenta seis questões referentes ao elemento Salas </w:t>
      </w:r>
      <w:proofErr w:type="gramStart"/>
      <w:r>
        <w:rPr>
          <w:szCs w:val="24"/>
          <w:lang w:eastAsia="pt-BR"/>
        </w:rPr>
        <w:t>Virtuais(</w:t>
      </w:r>
      <w:proofErr w:type="gramEnd"/>
      <w:r>
        <w:rPr>
          <w:szCs w:val="24"/>
          <w:lang w:eastAsia="pt-BR"/>
        </w:rPr>
        <w:t>SV).</w:t>
      </w:r>
    </w:p>
    <w:p w14:paraId="686BE721" w14:textId="77777777" w:rsidR="00B26550" w:rsidDel="00697EF9" w:rsidRDefault="00B26550" w:rsidP="00B81AAE">
      <w:pPr>
        <w:pStyle w:val="Legenda"/>
        <w:keepNext/>
        <w:spacing w:line="360" w:lineRule="auto"/>
        <w:ind w:hanging="1134"/>
        <w:rPr>
          <w:del w:id="671" w:author="revisor" w:date="2019-10-28T22:10:00Z"/>
          <w:color w:val="FFFFFF" w:themeColor="background1"/>
        </w:rPr>
      </w:pPr>
    </w:p>
    <w:p w14:paraId="0E8EC272" w14:textId="77777777" w:rsidR="007C13CE" w:rsidRPr="007C13CE" w:rsidRDefault="007C13CE" w:rsidP="007C13CE"/>
    <w:p w14:paraId="15C640A5" w14:textId="77777777" w:rsidR="00B81AAE" w:rsidRPr="00A377D5" w:rsidRDefault="00B81AAE" w:rsidP="00B26550">
      <w:pPr>
        <w:pStyle w:val="Legenda"/>
        <w:keepNext/>
        <w:spacing w:line="360" w:lineRule="auto"/>
        <w:rPr>
          <w:b/>
          <w:i w:val="0"/>
        </w:rPr>
      </w:pPr>
      <w:bookmarkStart w:id="672" w:name="_Toc23009541"/>
      <w:r w:rsidRPr="00A377D5">
        <w:rPr>
          <w:b/>
          <w:i w:val="0"/>
        </w:rPr>
        <w:t xml:space="preserve">Quadro </w:t>
      </w:r>
      <w:r w:rsidR="00E7678E" w:rsidRPr="00A377D5">
        <w:rPr>
          <w:b/>
          <w:i w:val="0"/>
        </w:rPr>
        <w:fldChar w:fldCharType="begin"/>
      </w:r>
      <w:r w:rsidRPr="00A377D5">
        <w:rPr>
          <w:b/>
          <w:i w:val="0"/>
        </w:rPr>
        <w:instrText xml:space="preserve"> SEQ Quadro \* ARABIC </w:instrText>
      </w:r>
      <w:r w:rsidR="00E7678E" w:rsidRPr="00A377D5">
        <w:rPr>
          <w:b/>
          <w:i w:val="0"/>
        </w:rPr>
        <w:fldChar w:fldCharType="separate"/>
      </w:r>
      <w:r w:rsidRPr="00A377D5">
        <w:rPr>
          <w:b/>
          <w:i w:val="0"/>
          <w:noProof/>
        </w:rPr>
        <w:t>7</w:t>
      </w:r>
      <w:r w:rsidR="00E7678E" w:rsidRPr="00A377D5">
        <w:rPr>
          <w:b/>
          <w:i w:val="0"/>
        </w:rPr>
        <w:fldChar w:fldCharType="end"/>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bookmarkEnd w:id="672"/>
    </w:p>
    <w:tbl>
      <w:tblPr>
        <w:tblW w:w="7716" w:type="dxa"/>
        <w:jc w:val="center"/>
        <w:tblCellMar>
          <w:left w:w="70" w:type="dxa"/>
          <w:right w:w="70" w:type="dxa"/>
        </w:tblCellMar>
        <w:tblLook w:val="04A0" w:firstRow="1" w:lastRow="0" w:firstColumn="1" w:lastColumn="0" w:noHBand="0" w:noVBand="1"/>
      </w:tblPr>
      <w:tblGrid>
        <w:gridCol w:w="7716"/>
      </w:tblGrid>
      <w:tr w:rsidR="00DA148B" w:rsidRPr="00CE57AD" w14:paraId="3DBCFD2C" w14:textId="77777777"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71AABA61" w14:textId="77777777"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14:paraId="13C449A4" w14:textId="77777777"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14:paraId="1649440C" w14:textId="77777777"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14:paraId="69DA9C14" w14:textId="77777777"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14:paraId="6C49E4C7" w14:textId="77777777"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14:paraId="32F28ACA" w14:textId="77777777"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14:paraId="02A299CA" w14:textId="77777777"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14:paraId="62DE7C18" w14:textId="77777777"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14:paraId="1DC327E7" w14:textId="77777777"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14:paraId="479C219D" w14:textId="77777777"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14:paraId="0C4B80E2" w14:textId="77777777"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14:paraId="78A122AD" w14:textId="77777777"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14:paraId="4BC250C3" w14:textId="77777777"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14:paraId="58BC3EE2" w14:textId="77777777"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14:paraId="48C53DA4" w14:textId="77777777" w:rsidR="0051643A" w:rsidRDefault="0051643A" w:rsidP="00561262">
      <w:pPr>
        <w:ind w:firstLine="0"/>
        <w:jc w:val="center"/>
        <w:rPr>
          <w:sz w:val="20"/>
          <w:szCs w:val="20"/>
          <w:lang w:eastAsia="pt-BR"/>
        </w:rPr>
      </w:pPr>
    </w:p>
    <w:p w14:paraId="51DA98BD" w14:textId="1E58D679" w:rsidR="00EF40BD" w:rsidRDefault="00D11C58" w:rsidP="00EF40BD">
      <w:pPr>
        <w:rPr>
          <w:lang w:eastAsia="pt-BR"/>
        </w:rPr>
      </w:pPr>
      <w:r>
        <w:rPr>
          <w:lang w:eastAsia="pt-BR"/>
        </w:rPr>
        <w:t xml:space="preserve">A primeira questão do quadro avalia se </w:t>
      </w:r>
      <w:ins w:id="673" w:author="revisor" w:date="2019-10-28T22:10:00Z">
        <w:r w:rsidR="00697EF9">
          <w:rPr>
            <w:lang w:eastAsia="pt-BR"/>
          </w:rPr>
          <w:t xml:space="preserve">os professores </w:t>
        </w:r>
      </w:ins>
      <w:del w:id="674" w:author="revisor" w:date="2019-10-28T22:11:00Z">
        <w:r w:rsidDel="00697EF9">
          <w:rPr>
            <w:lang w:eastAsia="pt-BR"/>
          </w:rPr>
          <w:delText xml:space="preserve">as salas virtuais </w:delText>
        </w:r>
      </w:del>
      <w:r>
        <w:rPr>
          <w:lang w:eastAsia="pt-BR"/>
        </w:rPr>
        <w:t xml:space="preserve">disponibilizaram de forma apropriada o plano de ensino e as informações sobre conteúdos, objetivos metodologia e critérios de avaliação da disciplina. A segunda questão avalia se as salas virtuais </w:t>
      </w:r>
      <w:ins w:id="675" w:author="revisor" w:date="2019-10-28T22:11:00Z">
        <w:r w:rsidR="00697EF9">
          <w:rPr>
            <w:lang w:eastAsia="pt-BR"/>
          </w:rPr>
          <w:t xml:space="preserve">dos professores </w:t>
        </w:r>
      </w:ins>
      <w:r>
        <w:rPr>
          <w:lang w:eastAsia="pt-BR"/>
        </w:rPr>
        <w:t xml:space="preserve">atenderam as necessidades de aprendizagem apresentando um formato intuitivo e didático. O conteúdo da terceira questão do quadro avalia se as salas virtuais foram dinâmicas </w:t>
      </w:r>
      <w:r>
        <w:rPr>
          <w:lang w:eastAsia="pt-BR"/>
        </w:rPr>
        <w:lastRenderedPageBreak/>
        <w:t xml:space="preserve">e devidamente atualizadas </w:t>
      </w:r>
      <w:ins w:id="676" w:author="revisor" w:date="2019-10-28T22:11:00Z">
        <w:r w:rsidR="00697EF9">
          <w:rPr>
            <w:lang w:eastAsia="pt-BR"/>
          </w:rPr>
          <w:t xml:space="preserve">pelos professores </w:t>
        </w:r>
      </w:ins>
      <w:r>
        <w:rPr>
          <w:lang w:eastAsia="pt-BR"/>
        </w:rPr>
        <w:t xml:space="preserve">durante a disciplina. A quarta questão avalia se </w:t>
      </w:r>
      <w:ins w:id="677" w:author="revisor" w:date="2019-10-28T22:11:00Z">
        <w:r w:rsidR="00697EF9">
          <w:rPr>
            <w:lang w:eastAsia="pt-BR"/>
          </w:rPr>
          <w:t>n</w:t>
        </w:r>
      </w:ins>
      <w:r>
        <w:rPr>
          <w:lang w:eastAsia="pt-BR"/>
        </w:rPr>
        <w:t xml:space="preserve">as salas virtuais </w:t>
      </w:r>
      <w:ins w:id="678" w:author="revisor" w:date="2019-10-28T22:11:00Z">
        <w:r w:rsidR="00697EF9">
          <w:rPr>
            <w:lang w:eastAsia="pt-BR"/>
          </w:rPr>
          <w:t xml:space="preserve">os professores </w:t>
        </w:r>
      </w:ins>
      <w:r>
        <w:rPr>
          <w:lang w:eastAsia="pt-BR"/>
        </w:rPr>
        <w:t xml:space="preserve">viabilizaram a articulação entre a teoria </w:t>
      </w:r>
      <w:del w:id="679" w:author="revisor" w:date="2019-10-28T22:12:00Z">
        <w:r w:rsidR="00EF40BD" w:rsidDel="00697EF9">
          <w:rPr>
            <w:lang w:eastAsia="pt-BR"/>
          </w:rPr>
          <w:delText xml:space="preserve">X </w:delText>
        </w:r>
      </w:del>
      <w:ins w:id="680" w:author="revisor" w:date="2019-10-28T22:12:00Z">
        <w:r w:rsidR="00697EF9">
          <w:rPr>
            <w:lang w:eastAsia="pt-BR"/>
          </w:rPr>
          <w:t xml:space="preserve">e a </w:t>
        </w:r>
      </w:ins>
      <w:r w:rsidR="00EF40BD">
        <w:rPr>
          <w:lang w:eastAsia="pt-BR"/>
        </w:rPr>
        <w:t>prática dos conteúdos. O conteúdo da quinta questão avalia se as salas virtuais foram ambientes de interações respeitosas e éticas entre alunos e professores. Por fim</w:t>
      </w:r>
      <w:ins w:id="681" w:author="revisor" w:date="2019-10-28T22:12:00Z">
        <w:r w:rsidR="00697EF9">
          <w:rPr>
            <w:lang w:eastAsia="pt-BR"/>
          </w:rPr>
          <w:t>,</w:t>
        </w:r>
      </w:ins>
      <w:r w:rsidR="00EF40BD">
        <w:rPr>
          <w:lang w:eastAsia="pt-BR"/>
        </w:rPr>
        <w:t xml:space="preserve"> a sexta questão avalia se as salas virtuais relacionaram os conteúdos </w:t>
      </w:r>
      <w:ins w:id="682" w:author="revisor" w:date="2019-10-28T22:12:00Z">
        <w:r w:rsidR="00697EF9">
          <w:rPr>
            <w:lang w:eastAsia="pt-BR"/>
          </w:rPr>
          <w:t xml:space="preserve">ministrados pelos professores </w:t>
        </w:r>
      </w:ins>
      <w:r w:rsidR="00EF40BD">
        <w:rPr>
          <w:lang w:eastAsia="pt-BR"/>
        </w:rPr>
        <w:t>das disciplinas com a atuação profissional.</w:t>
      </w:r>
    </w:p>
    <w:p w14:paraId="1AA7F2A5" w14:textId="5128A2A4" w:rsidR="005F5A9C" w:rsidRDefault="00CC6F07" w:rsidP="00CC6F07">
      <w:pPr>
        <w:rPr>
          <w:ins w:id="683" w:author="revisor" w:date="2019-10-28T21:52:00Z"/>
          <w:rFonts w:cs="Times New Roman"/>
          <w:szCs w:val="24"/>
          <w:lang w:eastAsia="pt-BR"/>
        </w:rPr>
      </w:pPr>
      <w:r>
        <w:rPr>
          <w:lang w:eastAsia="pt-BR"/>
        </w:rPr>
        <w:t>O questionário foi aplicado no sistema de pesquisas do CEAD Unimontes</w:t>
      </w:r>
      <w:ins w:id="684" w:author="revisor" w:date="2019-10-28T22:12:00Z">
        <w:r w:rsidR="00697EF9">
          <w:rPr>
            <w:lang w:eastAsia="pt-BR"/>
          </w:rPr>
          <w:t xml:space="preserve"> entre os meses de julho e agosto de 2019</w:t>
        </w:r>
      </w:ins>
      <w:r>
        <w:rPr>
          <w:lang w:eastAsia="pt-BR"/>
        </w:rPr>
        <w:t xml:space="preserve"> e obteve um total de 539 respondentes.</w:t>
      </w:r>
      <w:r>
        <w:rPr>
          <w:rFonts w:cs="Times New Roman"/>
          <w:szCs w:val="24"/>
          <w:lang w:eastAsia="pt-BR"/>
        </w:rPr>
        <w:t xml:space="preserve"> </w:t>
      </w:r>
    </w:p>
    <w:p w14:paraId="4A227489" w14:textId="3EE2030F" w:rsidR="00CC6F07" w:rsidRPr="00CC6F07" w:rsidDel="005F5A9C" w:rsidRDefault="00CC6F07" w:rsidP="00CC6F07">
      <w:pPr>
        <w:rPr>
          <w:rFonts w:cs="Times New Roman"/>
          <w:szCs w:val="24"/>
          <w:lang w:eastAsia="pt-BR"/>
        </w:rPr>
      </w:pPr>
      <w:moveFromRangeStart w:id="685" w:author="revisor" w:date="2019-10-28T21:54:00Z" w:name="move23192063"/>
      <w:moveFrom w:id="686" w:author="revisor" w:date="2019-10-28T21:54:00Z">
        <w:r w:rsidDel="005F5A9C">
          <w:rPr>
            <w:lang w:eastAsia="pt-BR"/>
          </w:rPr>
          <w:t xml:space="preserve">As alternativas de resposta para cada questão foram: Discordo totalmente, Discordo, Não concordo nem discordo, Concordo e Concordo plenamente. </w:t>
        </w:r>
        <w:r w:rsidDel="005F5A9C">
          <w:rPr>
            <w:rFonts w:cs="Times New Roman"/>
            <w:szCs w:val="24"/>
            <w:lang w:eastAsia="pt-BR"/>
          </w:rPr>
          <w:t>As</w:t>
        </w:r>
        <w:r w:rsidRPr="005D7EA6" w:rsidDel="005F5A9C">
          <w:rPr>
            <w:rFonts w:cs="Times New Roman"/>
            <w:szCs w:val="24"/>
            <w:lang w:eastAsia="pt-BR"/>
          </w:rPr>
          <w:t xml:space="preserve"> resposta</w:t>
        </w:r>
        <w:r w:rsidDel="005F5A9C">
          <w:rPr>
            <w:rFonts w:cs="Times New Roman"/>
            <w:szCs w:val="24"/>
            <w:lang w:eastAsia="pt-BR"/>
          </w:rPr>
          <w:t>s dos alunos a</w:t>
        </w:r>
        <w:r w:rsidRPr="005D7EA6" w:rsidDel="005F5A9C">
          <w:rPr>
            <w:rFonts w:cs="Times New Roman"/>
            <w:szCs w:val="24"/>
            <w:lang w:eastAsia="pt-BR"/>
          </w:rPr>
          <w:t xml:space="preserve"> cada questão do questionário </w:t>
        </w:r>
        <w:r w:rsidDel="005F5A9C">
          <w:rPr>
            <w:rFonts w:cs="Times New Roman"/>
            <w:szCs w:val="24"/>
            <w:lang w:eastAsia="pt-BR"/>
          </w:rPr>
          <w:t xml:space="preserve">foram convertidas em </w:t>
        </w:r>
        <w:r w:rsidRPr="005D7EA6" w:rsidDel="005F5A9C">
          <w:rPr>
            <w:rFonts w:cs="Times New Roman"/>
            <w:szCs w:val="24"/>
            <w:lang w:eastAsia="pt-BR"/>
          </w:rPr>
          <w:t>valor</w:t>
        </w:r>
        <w:r w:rsidDel="005F5A9C">
          <w:rPr>
            <w:rFonts w:cs="Times New Roman"/>
            <w:szCs w:val="24"/>
            <w:lang w:eastAsia="pt-BR"/>
          </w:rPr>
          <w:t>es numéricos numa escala de um a</w:t>
        </w:r>
        <w:r w:rsidR="00C76D1B" w:rsidDel="005F5A9C">
          <w:rPr>
            <w:rFonts w:cs="Times New Roman"/>
            <w:szCs w:val="24"/>
            <w:lang w:eastAsia="pt-BR"/>
          </w:rPr>
          <w:t xml:space="preserve"> cinco, conforme mostra o Quadro</w:t>
        </w:r>
        <w:r w:rsidDel="005F5A9C">
          <w:rPr>
            <w:rFonts w:cs="Times New Roman"/>
            <w:szCs w:val="24"/>
            <w:lang w:eastAsia="pt-BR"/>
          </w:rPr>
          <w:t xml:space="preserve"> 8</w:t>
        </w:r>
        <w:r w:rsidRPr="003274FB" w:rsidDel="005F5A9C">
          <w:rPr>
            <w:rFonts w:cs="Times New Roman"/>
            <w:szCs w:val="24"/>
            <w:lang w:eastAsia="pt-BR"/>
          </w:rPr>
          <w:t>:</w:t>
        </w:r>
      </w:moveFrom>
    </w:p>
    <w:p w14:paraId="26DD787F" w14:textId="7F9C3E39" w:rsidR="00CC6F07" w:rsidDel="005F5A9C" w:rsidRDefault="00CC6F07" w:rsidP="00CC6F07">
      <w:pPr>
        <w:rPr>
          <w:rFonts w:cs="Times New Roman"/>
          <w:szCs w:val="24"/>
          <w:lang w:eastAsia="pt-BR"/>
        </w:rPr>
      </w:pPr>
    </w:p>
    <w:p w14:paraId="196479FA" w14:textId="046442C4" w:rsidR="00CC6F07" w:rsidRPr="00A377D5" w:rsidDel="005F5A9C" w:rsidRDefault="00B26550" w:rsidP="00CC6F07">
      <w:pPr>
        <w:ind w:firstLine="0"/>
        <w:jc w:val="center"/>
        <w:rPr>
          <w:b/>
          <w:lang w:eastAsia="pt-BR"/>
        </w:rPr>
      </w:pPr>
      <w:moveFrom w:id="687" w:author="revisor" w:date="2019-10-28T21:54:00Z">
        <w:r w:rsidRPr="00A377D5" w:rsidDel="005F5A9C">
          <w:rPr>
            <w:b/>
            <w:lang w:eastAsia="pt-BR"/>
          </w:rPr>
          <w:t xml:space="preserve">Quadro 8 - </w:t>
        </w:r>
        <w:r w:rsidR="00496089" w:rsidRPr="00A377D5" w:rsidDel="005F5A9C">
          <w:rPr>
            <w:b/>
            <w:lang w:eastAsia="pt-BR"/>
          </w:rPr>
          <w:t xml:space="preserve">Correspondências entre as respostas textuais e seus valores numéricos </w:t>
        </w:r>
      </w:moveFrom>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3"/>
        <w:gridCol w:w="717"/>
      </w:tblGrid>
      <w:tr w:rsidR="00CC6F07" w:rsidDel="005F5A9C" w14:paraId="157CED7C" w14:textId="788117F7" w:rsidTr="00496089">
        <w:trPr>
          <w:jc w:val="center"/>
        </w:trPr>
        <w:tc>
          <w:tcPr>
            <w:tcW w:w="0" w:type="auto"/>
            <w:tcBorders>
              <w:top w:val="single" w:sz="4" w:space="0" w:color="000000" w:themeColor="text1"/>
              <w:bottom w:val="single" w:sz="4" w:space="0" w:color="auto"/>
            </w:tcBorders>
          </w:tcPr>
          <w:p w14:paraId="3EA83D7E" w14:textId="61624FFB" w:rsidR="00CC6F07" w:rsidDel="005F5A9C" w:rsidRDefault="00CC6F07" w:rsidP="00496089">
            <w:pPr>
              <w:tabs>
                <w:tab w:val="left" w:pos="1395"/>
              </w:tabs>
              <w:ind w:firstLine="0"/>
              <w:rPr>
                <w:rFonts w:cs="Times New Roman"/>
                <w:szCs w:val="24"/>
                <w:lang w:eastAsia="pt-BR"/>
              </w:rPr>
            </w:pPr>
            <w:moveFrom w:id="688" w:author="revisor" w:date="2019-10-28T21:54:00Z">
              <w:r w:rsidDel="005F5A9C">
                <w:rPr>
                  <w:rFonts w:cs="Times New Roman"/>
                  <w:szCs w:val="24"/>
                  <w:lang w:eastAsia="pt-BR"/>
                </w:rPr>
                <w:t>Resposta</w:t>
              </w:r>
              <w:r w:rsidR="00496089" w:rsidDel="005F5A9C">
                <w:rPr>
                  <w:rFonts w:cs="Times New Roman"/>
                  <w:szCs w:val="24"/>
                  <w:lang w:eastAsia="pt-BR"/>
                </w:rPr>
                <w:tab/>
              </w:r>
            </w:moveFrom>
          </w:p>
        </w:tc>
        <w:tc>
          <w:tcPr>
            <w:tcW w:w="0" w:type="auto"/>
            <w:tcBorders>
              <w:top w:val="single" w:sz="4" w:space="0" w:color="000000" w:themeColor="text1"/>
              <w:bottom w:val="single" w:sz="4" w:space="0" w:color="auto"/>
            </w:tcBorders>
          </w:tcPr>
          <w:p w14:paraId="574BE429" w14:textId="13A33DA8" w:rsidR="00CC6F07" w:rsidDel="005F5A9C" w:rsidRDefault="00CC6F07" w:rsidP="00A43EB7">
            <w:pPr>
              <w:ind w:firstLine="0"/>
              <w:rPr>
                <w:rFonts w:cs="Times New Roman"/>
                <w:szCs w:val="24"/>
                <w:lang w:eastAsia="pt-BR"/>
              </w:rPr>
            </w:pPr>
            <w:moveFrom w:id="689" w:author="revisor" w:date="2019-10-28T21:54:00Z">
              <w:r w:rsidDel="005F5A9C">
                <w:rPr>
                  <w:rFonts w:cs="Times New Roman"/>
                  <w:szCs w:val="24"/>
                  <w:lang w:eastAsia="pt-BR"/>
                </w:rPr>
                <w:t>Valor</w:t>
              </w:r>
            </w:moveFrom>
          </w:p>
        </w:tc>
      </w:tr>
      <w:tr w:rsidR="00CC6F07" w:rsidDel="005F5A9C" w14:paraId="60A011CF" w14:textId="6AD15224" w:rsidTr="00496089">
        <w:trPr>
          <w:jc w:val="center"/>
        </w:trPr>
        <w:tc>
          <w:tcPr>
            <w:tcW w:w="0" w:type="auto"/>
            <w:tcBorders>
              <w:top w:val="single" w:sz="4" w:space="0" w:color="auto"/>
            </w:tcBorders>
          </w:tcPr>
          <w:p w14:paraId="74AF79CC" w14:textId="0B8158F1" w:rsidR="00CC6F07" w:rsidDel="005F5A9C" w:rsidRDefault="00CC6F07" w:rsidP="00A43EB7">
            <w:pPr>
              <w:ind w:firstLine="0"/>
              <w:rPr>
                <w:rFonts w:cs="Times New Roman"/>
                <w:szCs w:val="24"/>
                <w:lang w:eastAsia="pt-BR"/>
              </w:rPr>
            </w:pPr>
            <w:moveFrom w:id="690" w:author="revisor" w:date="2019-10-28T21:54:00Z">
              <w:r w:rsidDel="005F5A9C">
                <w:rPr>
                  <w:rFonts w:cs="Times New Roman"/>
                  <w:szCs w:val="24"/>
                  <w:lang w:eastAsia="pt-BR"/>
                </w:rPr>
                <w:t>Discordo totalmente</w:t>
              </w:r>
            </w:moveFrom>
          </w:p>
        </w:tc>
        <w:tc>
          <w:tcPr>
            <w:tcW w:w="0" w:type="auto"/>
            <w:tcBorders>
              <w:top w:val="single" w:sz="4" w:space="0" w:color="auto"/>
            </w:tcBorders>
          </w:tcPr>
          <w:p w14:paraId="0AE07974" w14:textId="7C3DD2EA" w:rsidR="00CC6F07" w:rsidDel="005F5A9C" w:rsidRDefault="00CC6F07" w:rsidP="00496089">
            <w:pPr>
              <w:ind w:firstLine="0"/>
              <w:jc w:val="center"/>
              <w:rPr>
                <w:rFonts w:cs="Times New Roman"/>
                <w:szCs w:val="24"/>
                <w:lang w:eastAsia="pt-BR"/>
              </w:rPr>
            </w:pPr>
            <w:moveFrom w:id="691" w:author="revisor" w:date="2019-10-28T21:54:00Z">
              <w:r w:rsidDel="005F5A9C">
                <w:rPr>
                  <w:rFonts w:cs="Times New Roman"/>
                  <w:szCs w:val="24"/>
                  <w:lang w:eastAsia="pt-BR"/>
                </w:rPr>
                <w:t>1</w:t>
              </w:r>
            </w:moveFrom>
          </w:p>
        </w:tc>
      </w:tr>
      <w:tr w:rsidR="00CC6F07" w:rsidDel="005F5A9C" w14:paraId="2670F43A" w14:textId="7E85FED8" w:rsidTr="00496089">
        <w:trPr>
          <w:jc w:val="center"/>
        </w:trPr>
        <w:tc>
          <w:tcPr>
            <w:tcW w:w="0" w:type="auto"/>
          </w:tcPr>
          <w:p w14:paraId="77D814A7" w14:textId="7B492816" w:rsidR="00CC6F07" w:rsidDel="005F5A9C" w:rsidRDefault="00CC6F07" w:rsidP="00A43EB7">
            <w:pPr>
              <w:ind w:firstLine="0"/>
              <w:rPr>
                <w:rFonts w:cs="Times New Roman"/>
                <w:szCs w:val="24"/>
                <w:lang w:eastAsia="pt-BR"/>
              </w:rPr>
            </w:pPr>
            <w:moveFrom w:id="692" w:author="revisor" w:date="2019-10-28T21:54:00Z">
              <w:r w:rsidDel="005F5A9C">
                <w:rPr>
                  <w:rFonts w:cs="Times New Roman"/>
                  <w:szCs w:val="24"/>
                  <w:lang w:eastAsia="pt-BR"/>
                </w:rPr>
                <w:t>Discordo</w:t>
              </w:r>
            </w:moveFrom>
          </w:p>
        </w:tc>
        <w:tc>
          <w:tcPr>
            <w:tcW w:w="0" w:type="auto"/>
          </w:tcPr>
          <w:p w14:paraId="379D3E6F" w14:textId="4093BB52" w:rsidR="00CC6F07" w:rsidDel="005F5A9C" w:rsidRDefault="00CC6F07" w:rsidP="00496089">
            <w:pPr>
              <w:ind w:firstLine="0"/>
              <w:jc w:val="center"/>
              <w:rPr>
                <w:rFonts w:cs="Times New Roman"/>
                <w:szCs w:val="24"/>
                <w:lang w:eastAsia="pt-BR"/>
              </w:rPr>
            </w:pPr>
            <w:moveFrom w:id="693" w:author="revisor" w:date="2019-10-28T21:54:00Z">
              <w:r w:rsidDel="005F5A9C">
                <w:rPr>
                  <w:rFonts w:cs="Times New Roman"/>
                  <w:szCs w:val="24"/>
                  <w:lang w:eastAsia="pt-BR"/>
                </w:rPr>
                <w:t>2</w:t>
              </w:r>
            </w:moveFrom>
          </w:p>
        </w:tc>
      </w:tr>
      <w:tr w:rsidR="00CC6F07" w:rsidDel="005F5A9C" w14:paraId="3B3ED0B5" w14:textId="0D5F6B09" w:rsidTr="00496089">
        <w:trPr>
          <w:jc w:val="center"/>
        </w:trPr>
        <w:tc>
          <w:tcPr>
            <w:tcW w:w="0" w:type="auto"/>
          </w:tcPr>
          <w:p w14:paraId="56562EFC" w14:textId="758E9E4D" w:rsidR="00CC6F07" w:rsidDel="005F5A9C" w:rsidRDefault="00CC6F07" w:rsidP="00A43EB7">
            <w:pPr>
              <w:ind w:firstLine="0"/>
              <w:rPr>
                <w:rFonts w:cs="Times New Roman"/>
                <w:szCs w:val="24"/>
                <w:lang w:eastAsia="pt-BR"/>
              </w:rPr>
            </w:pPr>
            <w:moveFrom w:id="694" w:author="revisor" w:date="2019-10-28T21:54:00Z">
              <w:r w:rsidDel="005F5A9C">
                <w:rPr>
                  <w:rFonts w:cs="Times New Roman"/>
                  <w:szCs w:val="24"/>
                  <w:lang w:eastAsia="pt-BR"/>
                </w:rPr>
                <w:t>Não concordo nem discordo</w:t>
              </w:r>
            </w:moveFrom>
          </w:p>
        </w:tc>
        <w:tc>
          <w:tcPr>
            <w:tcW w:w="0" w:type="auto"/>
          </w:tcPr>
          <w:p w14:paraId="43555230" w14:textId="7B5BD74C" w:rsidR="00CC6F07" w:rsidDel="005F5A9C" w:rsidRDefault="00CC6F07" w:rsidP="00496089">
            <w:pPr>
              <w:ind w:firstLine="0"/>
              <w:jc w:val="center"/>
              <w:rPr>
                <w:rFonts w:cs="Times New Roman"/>
                <w:szCs w:val="24"/>
                <w:lang w:eastAsia="pt-BR"/>
              </w:rPr>
            </w:pPr>
            <w:moveFrom w:id="695" w:author="revisor" w:date="2019-10-28T21:54:00Z">
              <w:r w:rsidDel="005F5A9C">
                <w:rPr>
                  <w:rFonts w:cs="Times New Roman"/>
                  <w:szCs w:val="24"/>
                  <w:lang w:eastAsia="pt-BR"/>
                </w:rPr>
                <w:t>3</w:t>
              </w:r>
            </w:moveFrom>
          </w:p>
        </w:tc>
      </w:tr>
      <w:tr w:rsidR="00CC6F07" w:rsidDel="005F5A9C" w14:paraId="695CC19E" w14:textId="0120EA07" w:rsidTr="00496089">
        <w:trPr>
          <w:jc w:val="center"/>
        </w:trPr>
        <w:tc>
          <w:tcPr>
            <w:tcW w:w="0" w:type="auto"/>
          </w:tcPr>
          <w:p w14:paraId="73D97E5A" w14:textId="2099E574" w:rsidR="00CC6F07" w:rsidDel="005F5A9C" w:rsidRDefault="00CC6F07" w:rsidP="00A43EB7">
            <w:pPr>
              <w:ind w:firstLine="0"/>
              <w:rPr>
                <w:rFonts w:cs="Times New Roman"/>
                <w:szCs w:val="24"/>
                <w:lang w:eastAsia="pt-BR"/>
              </w:rPr>
            </w:pPr>
            <w:moveFrom w:id="696" w:author="revisor" w:date="2019-10-28T21:54:00Z">
              <w:r w:rsidDel="005F5A9C">
                <w:rPr>
                  <w:rFonts w:cs="Times New Roman"/>
                  <w:szCs w:val="24"/>
                  <w:lang w:eastAsia="pt-BR"/>
                </w:rPr>
                <w:t>Concordo</w:t>
              </w:r>
            </w:moveFrom>
          </w:p>
        </w:tc>
        <w:tc>
          <w:tcPr>
            <w:tcW w:w="0" w:type="auto"/>
          </w:tcPr>
          <w:p w14:paraId="79D13149" w14:textId="4B045AEC" w:rsidR="00CC6F07" w:rsidDel="005F5A9C" w:rsidRDefault="00CC6F07" w:rsidP="00496089">
            <w:pPr>
              <w:ind w:firstLine="0"/>
              <w:jc w:val="center"/>
              <w:rPr>
                <w:rFonts w:cs="Times New Roman"/>
                <w:szCs w:val="24"/>
                <w:lang w:eastAsia="pt-BR"/>
              </w:rPr>
            </w:pPr>
            <w:moveFrom w:id="697" w:author="revisor" w:date="2019-10-28T21:54:00Z">
              <w:r w:rsidDel="005F5A9C">
                <w:rPr>
                  <w:rFonts w:cs="Times New Roman"/>
                  <w:szCs w:val="24"/>
                  <w:lang w:eastAsia="pt-BR"/>
                </w:rPr>
                <w:t>4</w:t>
              </w:r>
            </w:moveFrom>
          </w:p>
        </w:tc>
      </w:tr>
      <w:tr w:rsidR="00CC6F07" w:rsidDel="005F5A9C" w14:paraId="7E772CA5" w14:textId="0E3F9028" w:rsidTr="00496089">
        <w:trPr>
          <w:jc w:val="center"/>
        </w:trPr>
        <w:tc>
          <w:tcPr>
            <w:tcW w:w="0" w:type="auto"/>
          </w:tcPr>
          <w:p w14:paraId="267CAD3B" w14:textId="66BEBD4C" w:rsidR="00CC6F07" w:rsidDel="005F5A9C" w:rsidRDefault="00CC6F07" w:rsidP="00A43EB7">
            <w:pPr>
              <w:ind w:firstLine="0"/>
              <w:rPr>
                <w:rFonts w:cs="Times New Roman"/>
                <w:szCs w:val="24"/>
                <w:lang w:eastAsia="pt-BR"/>
              </w:rPr>
            </w:pPr>
            <w:moveFrom w:id="698" w:author="revisor" w:date="2019-10-28T21:54:00Z">
              <w:r w:rsidDel="005F5A9C">
                <w:rPr>
                  <w:rFonts w:cs="Times New Roman"/>
                  <w:szCs w:val="24"/>
                  <w:lang w:eastAsia="pt-BR"/>
                </w:rPr>
                <w:t>Concordo plenamente</w:t>
              </w:r>
            </w:moveFrom>
          </w:p>
        </w:tc>
        <w:tc>
          <w:tcPr>
            <w:tcW w:w="0" w:type="auto"/>
          </w:tcPr>
          <w:p w14:paraId="180E7A51" w14:textId="3E70F3A3" w:rsidR="00CC6F07" w:rsidDel="005F5A9C" w:rsidRDefault="00CC6F07" w:rsidP="00496089">
            <w:pPr>
              <w:ind w:firstLine="0"/>
              <w:jc w:val="center"/>
              <w:rPr>
                <w:rFonts w:cs="Times New Roman"/>
                <w:szCs w:val="24"/>
                <w:lang w:eastAsia="pt-BR"/>
              </w:rPr>
            </w:pPr>
            <w:moveFrom w:id="699" w:author="revisor" w:date="2019-10-28T21:54:00Z">
              <w:r w:rsidDel="005F5A9C">
                <w:rPr>
                  <w:rFonts w:cs="Times New Roman"/>
                  <w:szCs w:val="24"/>
                  <w:lang w:eastAsia="pt-BR"/>
                </w:rPr>
                <w:t>5</w:t>
              </w:r>
            </w:moveFrom>
          </w:p>
        </w:tc>
      </w:tr>
    </w:tbl>
    <w:p w14:paraId="3CF8B120" w14:textId="26B67876" w:rsidR="00561262" w:rsidRPr="00A377D5" w:rsidDel="005F5A9C" w:rsidRDefault="00A377D5" w:rsidP="00561262">
      <w:pPr>
        <w:ind w:firstLine="0"/>
        <w:jc w:val="center"/>
        <w:rPr>
          <w:sz w:val="20"/>
          <w:szCs w:val="20"/>
          <w:lang w:eastAsia="pt-BR"/>
        </w:rPr>
      </w:pPr>
      <w:moveFrom w:id="700" w:author="revisor" w:date="2019-10-28T21:54:00Z">
        <w:r w:rsidRPr="00A377D5" w:rsidDel="005F5A9C">
          <w:rPr>
            <w:sz w:val="20"/>
            <w:szCs w:val="20"/>
            <w:lang w:eastAsia="pt-BR"/>
          </w:rPr>
          <w:t>Fonte: P</w:t>
        </w:r>
        <w:r w:rsidR="00561262" w:rsidRPr="00A377D5" w:rsidDel="005F5A9C">
          <w:rPr>
            <w:sz w:val="20"/>
            <w:szCs w:val="20"/>
            <w:lang w:eastAsia="pt-BR"/>
          </w:rPr>
          <w:t>rópria</w:t>
        </w:r>
        <w:r w:rsidRPr="00A377D5" w:rsidDel="005F5A9C">
          <w:rPr>
            <w:sz w:val="20"/>
            <w:szCs w:val="20"/>
            <w:lang w:eastAsia="pt-BR"/>
          </w:rPr>
          <w:t xml:space="preserve"> (2019).</w:t>
        </w:r>
      </w:moveFrom>
    </w:p>
    <w:p w14:paraId="2BAFE3C8" w14:textId="41381159" w:rsidR="00CC6F07" w:rsidDel="005F5A9C" w:rsidRDefault="00CC6F07" w:rsidP="00CC6F07">
      <w:pPr>
        <w:rPr>
          <w:rFonts w:cs="Times New Roman"/>
          <w:szCs w:val="24"/>
          <w:lang w:eastAsia="pt-BR"/>
        </w:rPr>
      </w:pPr>
    </w:p>
    <w:moveFromRangeEnd w:id="685"/>
    <w:p w14:paraId="15C22A41" w14:textId="030A0D20"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proofErr w:type="spellStart"/>
      <w:r w:rsidR="008C4351" w:rsidRPr="008C4351">
        <w:rPr>
          <w:rFonts w:cs="Times New Roman"/>
          <w:i/>
          <w:szCs w:val="24"/>
          <w:lang w:eastAsia="pt-BR"/>
        </w:rPr>
        <w:t>fuzzy</w:t>
      </w:r>
      <w:proofErr w:type="spellEnd"/>
      <w:r>
        <w:rPr>
          <w:rFonts w:cs="Times New Roman"/>
          <w:szCs w:val="24"/>
          <w:lang w:eastAsia="pt-BR"/>
        </w:rPr>
        <w:t xml:space="preserve"> específico. Assim, </w:t>
      </w:r>
      <w:del w:id="701" w:author="revisor" w:date="2019-10-28T22:13:00Z">
        <w:r w:rsidDel="00697EF9">
          <w:rPr>
            <w:rFonts w:cs="Times New Roman"/>
            <w:szCs w:val="24"/>
            <w:lang w:eastAsia="pt-BR"/>
          </w:rPr>
          <w:delText xml:space="preserve">temos </w:delText>
        </w:r>
      </w:del>
      <w:ins w:id="702" w:author="revisor" w:date="2019-10-28T22:13:00Z">
        <w:r w:rsidR="00697EF9">
          <w:rPr>
            <w:rFonts w:cs="Times New Roman"/>
            <w:szCs w:val="24"/>
            <w:lang w:eastAsia="pt-BR"/>
          </w:rPr>
          <w:t xml:space="preserve">tem-se </w:t>
        </w:r>
      </w:ins>
      <w:r>
        <w:rPr>
          <w:rFonts w:cs="Times New Roman"/>
          <w:szCs w:val="24"/>
          <w:lang w:eastAsia="pt-BR"/>
        </w:rPr>
        <w:t xml:space="preserve">a construção de sete sistemas de inferência </w:t>
      </w:r>
      <w:proofErr w:type="spellStart"/>
      <w:r w:rsidR="008C4351" w:rsidRPr="008C4351">
        <w:rPr>
          <w:rFonts w:cs="Times New Roman"/>
          <w:i/>
          <w:szCs w:val="24"/>
          <w:lang w:eastAsia="pt-BR"/>
        </w:rPr>
        <w:t>fuzzy</w:t>
      </w:r>
      <w:proofErr w:type="spellEnd"/>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proofErr w:type="spellStart"/>
      <w:r w:rsidRPr="00517ADD">
        <w:rPr>
          <w:rFonts w:cs="Times New Roman"/>
          <w:i/>
          <w:szCs w:val="24"/>
          <w:lang w:eastAsia="pt-BR"/>
        </w:rPr>
        <w:t>Webinars</w:t>
      </w:r>
      <w:proofErr w:type="spellEnd"/>
      <w:r>
        <w:rPr>
          <w:rFonts w:cs="Times New Roman"/>
          <w:szCs w:val="24"/>
          <w:lang w:eastAsia="pt-BR"/>
        </w:rPr>
        <w:t>, (6) Avaliações presenciais, (7) Salas virtuais.</w:t>
      </w:r>
    </w:p>
    <w:p w14:paraId="54DBB4BD" w14:textId="77777777" w:rsidR="00FD1660" w:rsidDel="00697EF9" w:rsidRDefault="00E256A2" w:rsidP="00E256A2">
      <w:pPr>
        <w:rPr>
          <w:del w:id="703" w:author="revisor" w:date="2019-10-28T22:13:00Z"/>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proofErr w:type="spellStart"/>
      <w:r w:rsidR="008C4351" w:rsidRPr="008C4351">
        <w:rPr>
          <w:rFonts w:cs="Times New Roman"/>
          <w:i/>
          <w:szCs w:val="24"/>
          <w:lang w:eastAsia="pt-BR"/>
        </w:rPr>
        <w:t>fuzzy</w:t>
      </w:r>
      <w:proofErr w:type="spellEnd"/>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14:paraId="0BB18830" w14:textId="77777777" w:rsidR="007917A1" w:rsidRDefault="007917A1" w:rsidP="00E256A2">
      <w:pPr>
        <w:rPr>
          <w:rFonts w:cs="Times New Roman"/>
          <w:szCs w:val="24"/>
          <w:lang w:eastAsia="pt-BR"/>
        </w:rPr>
      </w:pPr>
    </w:p>
    <w:p w14:paraId="34C23E87" w14:textId="77777777" w:rsidR="007917A1" w:rsidRDefault="007917A1" w:rsidP="00E256A2">
      <w:pPr>
        <w:rPr>
          <w:rFonts w:cs="Times New Roman"/>
          <w:szCs w:val="24"/>
          <w:lang w:eastAsia="pt-BR"/>
        </w:rPr>
      </w:pPr>
    </w:p>
    <w:p w14:paraId="1AE59783" w14:textId="77777777"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14:paraId="74F24797" w14:textId="77777777" w:rsidR="00CC6F07" w:rsidRPr="00E27FAE" w:rsidRDefault="00CC6F07" w:rsidP="00CC6F07">
      <w:pPr>
        <w:ind w:firstLine="0"/>
        <w:jc w:val="center"/>
      </w:pPr>
      <w:r>
        <w:rPr>
          <w:rFonts w:cs="Times New Roman"/>
          <w:noProof/>
          <w:szCs w:val="24"/>
          <w:lang w:eastAsia="pt-BR"/>
        </w:rPr>
        <w:drawing>
          <wp:inline distT="0" distB="0" distL="0" distR="0" wp14:anchorId="429715A7" wp14:editId="39268CAC">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20"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14:paraId="0DB1653E" w14:textId="77777777" w:rsidR="00CC6F07" w:rsidRPr="00A377D5" w:rsidRDefault="00A377D5" w:rsidP="00CC6F07">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14:paraId="6985B8E3" w14:textId="77777777" w:rsidR="00CC6F07" w:rsidRDefault="00CC6F07" w:rsidP="00CC6F07">
      <w:pPr>
        <w:ind w:firstLine="0"/>
        <w:jc w:val="center"/>
        <w:rPr>
          <w:rFonts w:cs="Times New Roman"/>
          <w:sz w:val="20"/>
          <w:szCs w:val="20"/>
          <w:lang w:eastAsia="pt-BR"/>
        </w:rPr>
      </w:pPr>
    </w:p>
    <w:p w14:paraId="4A12D39A" w14:textId="05F9F398" w:rsidR="00EF40BD" w:rsidRDefault="00EF40BD" w:rsidP="00FD1660">
      <w:pPr>
        <w:rPr>
          <w:rFonts w:cs="Times New Roman"/>
          <w:szCs w:val="24"/>
          <w:lang w:eastAsia="pt-BR"/>
        </w:rPr>
      </w:pPr>
      <w:r>
        <w:rPr>
          <w:rFonts w:cs="Times New Roman"/>
          <w:szCs w:val="24"/>
          <w:lang w:eastAsia="pt-BR"/>
        </w:rPr>
        <w:t>A partir do resultado das 539 respostas dos alunos</w:t>
      </w:r>
      <w:ins w:id="704" w:author="revisor" w:date="2019-10-28T22:13:00Z">
        <w:r w:rsidR="00697EF9">
          <w:rPr>
            <w:rFonts w:cs="Times New Roman"/>
            <w:szCs w:val="24"/>
            <w:lang w:eastAsia="pt-BR"/>
          </w:rPr>
          <w:t xml:space="preserve"> foram</w:t>
        </w:r>
      </w:ins>
      <w:r>
        <w:rPr>
          <w:rFonts w:cs="Times New Roman"/>
          <w:szCs w:val="24"/>
          <w:lang w:eastAsia="pt-BR"/>
        </w:rPr>
        <w:t xml:space="preserve"> </w:t>
      </w:r>
      <w:del w:id="705" w:author="revisor" w:date="2019-10-28T22:05:00Z">
        <w:r w:rsidDel="00776E91">
          <w:rPr>
            <w:rFonts w:cs="Times New Roman"/>
            <w:szCs w:val="24"/>
            <w:lang w:eastAsia="pt-BR"/>
          </w:rPr>
          <w:delText xml:space="preserve">para cada uma das questões foram </w:delText>
        </w:r>
      </w:del>
      <w:r>
        <w:rPr>
          <w:rFonts w:cs="Times New Roman"/>
          <w:szCs w:val="24"/>
          <w:lang w:eastAsia="pt-BR"/>
        </w:rPr>
        <w:t>calculadas as suas m</w:t>
      </w:r>
      <w:ins w:id="706" w:author="revisor" w:date="2019-10-28T22:13:00Z">
        <w:r w:rsidR="00697EF9">
          <w:rPr>
            <w:rFonts w:cs="Times New Roman"/>
            <w:szCs w:val="24"/>
            <w:lang w:eastAsia="pt-BR"/>
          </w:rPr>
          <w:t>é</w:t>
        </w:r>
      </w:ins>
      <w:del w:id="707" w:author="revisor" w:date="2019-10-28T22:13:00Z">
        <w:r w:rsidDel="00697EF9">
          <w:rPr>
            <w:rFonts w:cs="Times New Roman"/>
            <w:szCs w:val="24"/>
            <w:lang w:eastAsia="pt-BR"/>
          </w:rPr>
          <w:delText>e</w:delText>
        </w:r>
      </w:del>
      <w:r>
        <w:rPr>
          <w:rFonts w:cs="Times New Roman"/>
          <w:szCs w:val="24"/>
          <w:lang w:eastAsia="pt-BR"/>
        </w:rPr>
        <w:t xml:space="preserve">dias aritméticas como na figura 5. Em seguida cada uma das médias foi inserida em uma variável de entrada para serem </w:t>
      </w:r>
      <w:proofErr w:type="spellStart"/>
      <w:r>
        <w:rPr>
          <w:rFonts w:cs="Times New Roman"/>
          <w:szCs w:val="24"/>
          <w:lang w:eastAsia="pt-BR"/>
        </w:rPr>
        <w:t>fuzzificadas</w:t>
      </w:r>
      <w:proofErr w:type="spellEnd"/>
      <w:r>
        <w:rPr>
          <w:rFonts w:cs="Times New Roman"/>
          <w:szCs w:val="24"/>
          <w:lang w:eastAsia="pt-BR"/>
        </w:rPr>
        <w:t xml:space="preserve"> e utilizadas no sistema de inferência referente ao </w:t>
      </w:r>
      <w:r>
        <w:rPr>
          <w:rFonts w:cs="Times New Roman"/>
          <w:szCs w:val="24"/>
          <w:lang w:eastAsia="pt-BR"/>
        </w:rPr>
        <w:lastRenderedPageBreak/>
        <w:t>seu respectivo elemento.</w:t>
      </w:r>
      <w:r w:rsidR="00DF0729">
        <w:rPr>
          <w:rFonts w:cs="Times New Roman"/>
          <w:szCs w:val="24"/>
          <w:lang w:eastAsia="pt-BR"/>
        </w:rPr>
        <w:t xml:space="preserve"> Todos os sistemas </w:t>
      </w:r>
      <w:proofErr w:type="spellStart"/>
      <w:r w:rsidR="00DF0729" w:rsidRPr="00F569FE">
        <w:rPr>
          <w:rFonts w:cs="Times New Roman"/>
          <w:i/>
          <w:szCs w:val="24"/>
          <w:lang w:eastAsia="pt-BR"/>
        </w:rPr>
        <w:t>fuzzy</w:t>
      </w:r>
      <w:proofErr w:type="spellEnd"/>
      <w:r w:rsidR="00DF0729">
        <w:rPr>
          <w:rFonts w:cs="Times New Roman"/>
          <w:szCs w:val="24"/>
          <w:lang w:eastAsia="pt-BR"/>
        </w:rPr>
        <w:t xml:space="preserve"> utilizaram </w:t>
      </w:r>
      <w:ins w:id="708" w:author="revisor" w:date="2019-10-28T22:13:00Z">
        <w:r w:rsidR="00697EF9">
          <w:rPr>
            <w:rFonts w:cs="Times New Roman"/>
            <w:szCs w:val="24"/>
            <w:lang w:eastAsia="pt-BR"/>
          </w:rPr>
          <w:t>o</w:t>
        </w:r>
      </w:ins>
      <w:r w:rsidR="00DF0729">
        <w:rPr>
          <w:rFonts w:cs="Times New Roman"/>
          <w:szCs w:val="24"/>
          <w:lang w:eastAsia="pt-BR"/>
        </w:rPr>
        <w:t xml:space="preserve"> </w:t>
      </w:r>
      <w:del w:id="709" w:author="revisor" w:date="2019-10-28T22:13:00Z">
        <w:r w:rsidR="00DF0729" w:rsidDel="00697EF9">
          <w:rPr>
            <w:rFonts w:cs="Times New Roman"/>
            <w:szCs w:val="24"/>
            <w:lang w:eastAsia="pt-BR"/>
          </w:rPr>
          <w:delText xml:space="preserve">mandani </w:delText>
        </w:r>
      </w:del>
      <w:proofErr w:type="spellStart"/>
      <w:ins w:id="710" w:author="revisor" w:date="2019-10-28T22:13:00Z">
        <w:r w:rsidR="00697EF9">
          <w:rPr>
            <w:rFonts w:cs="Times New Roman"/>
            <w:szCs w:val="24"/>
            <w:lang w:eastAsia="pt-BR"/>
          </w:rPr>
          <w:t>Mamdani</w:t>
        </w:r>
        <w:proofErr w:type="spellEnd"/>
        <w:r w:rsidR="00697EF9">
          <w:rPr>
            <w:rFonts w:cs="Times New Roman"/>
            <w:szCs w:val="24"/>
            <w:lang w:eastAsia="pt-BR"/>
          </w:rPr>
          <w:t xml:space="preserve"> </w:t>
        </w:r>
      </w:ins>
      <w:r w:rsidR="00DF0729">
        <w:rPr>
          <w:rFonts w:cs="Times New Roman"/>
          <w:szCs w:val="24"/>
          <w:lang w:eastAsia="pt-BR"/>
        </w:rPr>
        <w:t xml:space="preserve">como método de inferência e o centro de gravidade como método de </w:t>
      </w:r>
      <w:proofErr w:type="spellStart"/>
      <w:r w:rsidR="00DF0729">
        <w:rPr>
          <w:rFonts w:cs="Times New Roman"/>
          <w:szCs w:val="24"/>
          <w:lang w:eastAsia="pt-BR"/>
        </w:rPr>
        <w:t>defuzzificação</w:t>
      </w:r>
      <w:proofErr w:type="spellEnd"/>
      <w:ins w:id="711" w:author="revisor" w:date="2019-10-28T22:14:00Z">
        <w:r w:rsidR="00697EF9">
          <w:rPr>
            <w:rFonts w:cs="Times New Roman"/>
            <w:szCs w:val="24"/>
            <w:lang w:eastAsia="pt-BR"/>
          </w:rPr>
          <w:t>.</w:t>
        </w:r>
      </w:ins>
      <w:del w:id="712" w:author="revisor" w:date="2019-10-28T22:14:00Z">
        <w:r w:rsidR="00DF0729" w:rsidDel="00697EF9">
          <w:rPr>
            <w:rFonts w:cs="Times New Roman"/>
            <w:szCs w:val="24"/>
            <w:lang w:eastAsia="pt-BR"/>
          </w:rPr>
          <w:delText>;</w:delText>
        </w:r>
      </w:del>
    </w:p>
    <w:p w14:paraId="4F4C8D71" w14:textId="77777777"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14:paraId="46DB015D" w14:textId="6102CB96" w:rsidR="007E4BB6" w:rsidDel="00697EF9" w:rsidRDefault="007E4BB6" w:rsidP="00964873">
      <w:pPr>
        <w:rPr>
          <w:del w:id="713" w:author="revisor" w:date="2019-10-28T22:14:00Z"/>
          <w:rFonts w:cs="Times New Roman"/>
          <w:szCs w:val="24"/>
          <w:lang w:eastAsia="pt-BR"/>
        </w:rPr>
      </w:pPr>
    </w:p>
    <w:p w14:paraId="5AD03A67" w14:textId="434918A3" w:rsidR="00E1764C" w:rsidDel="00697EF9" w:rsidRDefault="00E1764C" w:rsidP="00964873">
      <w:pPr>
        <w:rPr>
          <w:del w:id="714" w:author="revisor" w:date="2019-10-28T22:14:00Z"/>
          <w:rFonts w:cs="Times New Roman"/>
          <w:szCs w:val="24"/>
          <w:lang w:eastAsia="pt-BR"/>
        </w:rPr>
      </w:pPr>
    </w:p>
    <w:p w14:paraId="015D77A9" w14:textId="6643026C" w:rsidR="00E1764C" w:rsidDel="00697EF9" w:rsidRDefault="00E1764C" w:rsidP="00964873">
      <w:pPr>
        <w:rPr>
          <w:del w:id="715" w:author="revisor" w:date="2019-10-28T22:14:00Z"/>
          <w:rFonts w:cs="Times New Roman"/>
          <w:szCs w:val="24"/>
          <w:lang w:eastAsia="pt-BR"/>
        </w:rPr>
      </w:pPr>
    </w:p>
    <w:p w14:paraId="79C433A1" w14:textId="77777777" w:rsidR="00E1764C" w:rsidRPr="00964873" w:rsidRDefault="00E1764C" w:rsidP="00964873">
      <w:pPr>
        <w:rPr>
          <w:rFonts w:cs="Times New Roman"/>
          <w:szCs w:val="24"/>
          <w:lang w:eastAsia="pt-BR"/>
        </w:rPr>
      </w:pPr>
    </w:p>
    <w:p w14:paraId="76FDB241" w14:textId="0C30CFB9" w:rsidR="005B59A0" w:rsidRDefault="00561E2F" w:rsidP="00E1764C">
      <w:pPr>
        <w:pStyle w:val="Ttulo2"/>
        <w:rPr>
          <w:lang w:eastAsia="pt-BR"/>
        </w:rPr>
      </w:pPr>
      <w:r>
        <w:rPr>
          <w:lang w:eastAsia="pt-BR"/>
        </w:rPr>
        <w:t>Definição das v</w:t>
      </w:r>
      <w:r w:rsidR="00E1764C">
        <w:rPr>
          <w:lang w:eastAsia="pt-BR"/>
        </w:rPr>
        <w:t>ariáveis</w:t>
      </w:r>
      <w:del w:id="716" w:author="revisor" w:date="2019-10-28T22:16:00Z">
        <w:r w:rsidR="00E1764C" w:rsidDel="00AB48BB">
          <w:rPr>
            <w:lang w:eastAsia="pt-BR"/>
          </w:rPr>
          <w:delText xml:space="preserve"> </w:delText>
        </w:r>
      </w:del>
      <w:r w:rsidR="00C76D1B">
        <w:rPr>
          <w:lang w:eastAsia="pt-BR"/>
        </w:rPr>
        <w:t xml:space="preserve"> lingu</w:t>
      </w:r>
      <w:ins w:id="717" w:author="revisor" w:date="2019-10-28T22:16:00Z">
        <w:r w:rsidR="00AB48BB">
          <w:rPr>
            <w:lang w:eastAsia="pt-BR"/>
          </w:rPr>
          <w:t>í</w:t>
        </w:r>
      </w:ins>
      <w:del w:id="718" w:author="revisor" w:date="2019-10-28T22:16:00Z">
        <w:r w:rsidR="00C76D1B" w:rsidDel="00AB48BB">
          <w:rPr>
            <w:lang w:eastAsia="pt-BR"/>
          </w:rPr>
          <w:delText>i</w:delText>
        </w:r>
      </w:del>
      <w:r w:rsidR="00C76D1B">
        <w:rPr>
          <w:lang w:eastAsia="pt-BR"/>
        </w:rPr>
        <w:t>sticas</w:t>
      </w:r>
    </w:p>
    <w:p w14:paraId="7DAC5C46" w14:textId="77777777" w:rsidR="00AB66DB" w:rsidRDefault="00AB66DB" w:rsidP="00AB66DB">
      <w:pPr>
        <w:ind w:firstLine="0"/>
        <w:rPr>
          <w:rFonts w:cs="Times New Roman"/>
          <w:i/>
          <w:iCs/>
          <w:sz w:val="20"/>
          <w:szCs w:val="20"/>
        </w:rPr>
      </w:pPr>
    </w:p>
    <w:p w14:paraId="585CE296" w14:textId="77777777" w:rsidR="000C299D" w:rsidRDefault="00AB66DB" w:rsidP="00AB66DB">
      <w:r>
        <w:t xml:space="preserve">Cada sistema </w:t>
      </w:r>
      <w:proofErr w:type="spellStart"/>
      <w:r w:rsidR="008C4351" w:rsidRPr="008C4351">
        <w:rPr>
          <w:i/>
        </w:rPr>
        <w:t>fuzzy</w:t>
      </w:r>
      <w:proofErr w:type="spellEnd"/>
      <w:r w:rsidR="00822144">
        <w:t xml:space="preserve"> possui cinco variáveis linguísticas: quatro</w:t>
      </w:r>
      <w:r>
        <w:t xml:space="preserve"> variáveis de entrada</w:t>
      </w:r>
      <w:r w:rsidR="00822144">
        <w:t xml:space="preserve"> e uma variável de saída</w:t>
      </w:r>
      <w:r>
        <w:t xml:space="preserve">, com exceção do sistema </w:t>
      </w:r>
      <w:proofErr w:type="spellStart"/>
      <w:r w:rsidR="008C4351" w:rsidRPr="008C4351">
        <w:rPr>
          <w:i/>
        </w:rPr>
        <w:t>fuzzy</w:t>
      </w:r>
      <w:proofErr w:type="spellEnd"/>
      <w:r>
        <w:t xml:space="preserve"> referente ao elemento Salas virtuais que possui seis</w:t>
      </w:r>
      <w:r w:rsidR="00822144">
        <w:t xml:space="preserve"> variáveis de entrada</w:t>
      </w:r>
      <w:r>
        <w:t xml:space="preserve">. </w:t>
      </w:r>
    </w:p>
    <w:p w14:paraId="7E6D89C0" w14:textId="194F6978"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w:t>
      </w:r>
      <w:ins w:id="719" w:author="revisor" w:date="2019-10-28T22:17:00Z">
        <w:r w:rsidR="00AB48BB">
          <w:t>“</w:t>
        </w:r>
      </w:ins>
      <w:r>
        <w:t>Baixo</w:t>
      </w:r>
      <w:ins w:id="720" w:author="revisor" w:date="2019-10-28T22:17:00Z">
        <w:r w:rsidR="00AB48BB">
          <w:t>”</w:t>
        </w:r>
      </w:ins>
      <w:r>
        <w:t xml:space="preserve">, </w:t>
      </w:r>
      <w:ins w:id="721" w:author="revisor" w:date="2019-10-28T22:17:00Z">
        <w:r w:rsidR="00AB48BB">
          <w:t>“</w:t>
        </w:r>
      </w:ins>
      <w:r>
        <w:t>Médio</w:t>
      </w:r>
      <w:ins w:id="722" w:author="revisor" w:date="2019-10-28T22:17:00Z">
        <w:r w:rsidR="00AB48BB">
          <w:t>”</w:t>
        </w:r>
      </w:ins>
      <w:r>
        <w:t xml:space="preserve"> e </w:t>
      </w:r>
      <w:ins w:id="723" w:author="revisor" w:date="2019-10-28T22:17:00Z">
        <w:r w:rsidR="00AB48BB">
          <w:t>“</w:t>
        </w:r>
      </w:ins>
      <w:r>
        <w:t>Alto</w:t>
      </w:r>
      <w:ins w:id="724" w:author="revisor" w:date="2019-10-28T22:17:00Z">
        <w:r w:rsidR="00AB48BB">
          <w:t>”</w:t>
        </w:r>
      </w:ins>
      <w:r>
        <w:t>.</w:t>
      </w:r>
    </w:p>
    <w:p w14:paraId="4B4A9538" w14:textId="77777777"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w:t>
      </w:r>
      <w:proofErr w:type="spellStart"/>
      <w:proofErr w:type="gramStart"/>
      <w:r w:rsidR="00C67C6F">
        <w:rPr>
          <w:rFonts w:cs="Times New Roman"/>
          <w:szCs w:val="24"/>
          <w:lang w:eastAsia="pt-BR"/>
        </w:rPr>
        <w:t>a,b</w:t>
      </w:r>
      <w:proofErr w:type="gramEnd"/>
      <w:r w:rsidR="00C67C6F">
        <w:rPr>
          <w:rFonts w:cs="Times New Roman"/>
          <w:szCs w:val="24"/>
          <w:lang w:eastAsia="pt-BR"/>
        </w:rPr>
        <w:t>,c</w:t>
      </w:r>
      <w:proofErr w:type="spellEnd"/>
      <w:r w:rsidR="00C67C6F">
        <w:rPr>
          <w:rFonts w:cs="Times New Roman"/>
          <w:szCs w:val="24"/>
          <w:lang w:eastAsia="pt-BR"/>
        </w:rPr>
        <w:t>]</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14:paraId="074B5299" w14:textId="134E701C" w:rsidR="00DA4F1B" w:rsidRDefault="00A377D5" w:rsidP="00DA4F1B">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 xml:space="preserve">apresenta os parâmetros que definem três funções de pertinência para </w:t>
      </w:r>
      <w:del w:id="725" w:author="revisor" w:date="2019-10-28T22:14:00Z">
        <w:r w:rsidR="00FA3DE8" w:rsidDel="00697EF9">
          <w:rPr>
            <w:rFonts w:cs="Times New Roman"/>
            <w:szCs w:val="24"/>
            <w:lang w:eastAsia="pt-BR"/>
          </w:rPr>
          <w:delText xml:space="preserve">nossas </w:delText>
        </w:r>
      </w:del>
      <w:ins w:id="726" w:author="revisor" w:date="2019-10-28T22:14:00Z">
        <w:r w:rsidR="00697EF9">
          <w:rPr>
            <w:rFonts w:cs="Times New Roman"/>
            <w:szCs w:val="24"/>
            <w:lang w:eastAsia="pt-BR"/>
          </w:rPr>
          <w:t xml:space="preserve">as </w:t>
        </w:r>
      </w:ins>
      <w:r w:rsidR="00FA3DE8">
        <w:rPr>
          <w:rFonts w:cs="Times New Roman"/>
          <w:szCs w:val="24"/>
          <w:lang w:eastAsia="pt-BR"/>
        </w:rPr>
        <w:t>variáveis de entrada.</w:t>
      </w:r>
    </w:p>
    <w:p w14:paraId="6FAC7578" w14:textId="77777777" w:rsidR="007917A1" w:rsidRDefault="007917A1" w:rsidP="00A377D5">
      <w:pPr>
        <w:pStyle w:val="Legenda"/>
        <w:spacing w:line="360" w:lineRule="auto"/>
        <w:jc w:val="both"/>
        <w:rPr>
          <w:rFonts w:cs="Times New Roman"/>
          <w:sz w:val="20"/>
          <w:szCs w:val="20"/>
        </w:rPr>
      </w:pPr>
    </w:p>
    <w:p w14:paraId="46237E25" w14:textId="77777777" w:rsidR="007917A1" w:rsidRPr="007917A1" w:rsidRDefault="00264725" w:rsidP="007917A1">
      <w:r>
        <w:rPr>
          <w:noProof/>
          <w:sz w:val="20"/>
          <w:szCs w:val="20"/>
          <w:lang w:eastAsia="pt-BR"/>
        </w:rPr>
        <w:pict w14:anchorId="16EF76A2">
          <v:shapetype id="_x0000_t202" coordsize="21600,21600" o:spt="202" path="m0,0l0,21600,21600,21600,21600,0xe">
            <v:stroke joinstyle="miter"/>
            <v:path gradientshapeok="t" o:connecttype="rect"/>
          </v:shapetype>
          <v:shape id="_x0000_s1050" type="#_x0000_t202" style="position:absolute;left:0;text-align:left;margin-left:.8pt;margin-top:3.5pt;width:454.25pt;height:75.3pt;z-index:251701248;mso-height-percent:200;mso-height-percent:200;mso-width-relative:margin;mso-height-relative:margin">
            <v:textbox style="mso-next-textbox:#_x0000_s1050;mso-fit-shape-to-text:t">
              <w:txbxContent>
                <w:p w14:paraId="7AE767B1" w14:textId="77777777" w:rsidR="00410569" w:rsidRDefault="00410569" w:rsidP="00700114">
                  <w:pPr>
                    <w:spacing w:line="276" w:lineRule="auto"/>
                    <w:jc w:val="left"/>
                    <w:rPr>
                      <w:rFonts w:ascii="Consolas" w:hAnsi="Consolas" w:cs="Courier New"/>
                      <w:sz w:val="20"/>
                      <w:szCs w:val="20"/>
                    </w:rPr>
                  </w:pPr>
                  <w:proofErr w:type="spellStart"/>
                  <w:proofErr w:type="gramStart"/>
                  <w:r>
                    <w:rPr>
                      <w:rFonts w:ascii="Consolas" w:hAnsi="Consolas" w:cs="Courier New"/>
                      <w:sz w:val="20"/>
                      <w:szCs w:val="20"/>
                    </w:rPr>
                    <w:t>variaveis</w:t>
                  </w:r>
                  <w:proofErr w:type="gramEnd"/>
                  <w:r>
                    <w:rPr>
                      <w:rFonts w:ascii="Consolas" w:hAnsi="Consolas" w:cs="Courier New"/>
                      <w:sz w:val="20"/>
                      <w:szCs w:val="20"/>
                    </w:rPr>
                    <w:t>_de_entrada</w:t>
                  </w:r>
                  <w:proofErr w:type="spellEnd"/>
                  <w:r>
                    <w:rPr>
                      <w:rFonts w:ascii="Consolas" w:hAnsi="Consolas" w:cs="Courier New"/>
                      <w:sz w:val="20"/>
                      <w:szCs w:val="20"/>
                    </w:rPr>
                    <w:t xml:space="preserve"> = [</w:t>
                  </w:r>
                </w:p>
                <w:p w14:paraId="1A81E42B" w14:textId="77777777" w:rsidR="00410569" w:rsidRDefault="00410569" w:rsidP="007917A1">
                  <w:pPr>
                    <w:spacing w:line="276" w:lineRule="auto"/>
                    <w:ind w:left="282"/>
                    <w:jc w:val="left"/>
                    <w:rPr>
                      <w:rFonts w:ascii="Consolas" w:hAnsi="Consolas" w:cs="Courier New"/>
                      <w:sz w:val="20"/>
                      <w:szCs w:val="20"/>
                    </w:rPr>
                  </w:pPr>
                  <w:r>
                    <w:rPr>
                      <w:rFonts w:ascii="Consolas" w:hAnsi="Consolas" w:cs="Courier New"/>
                      <w:sz w:val="20"/>
                      <w:szCs w:val="20"/>
                    </w:rPr>
                    <w:t>[1, 1, 3.5],</w:t>
                  </w:r>
                </w:p>
                <w:p w14:paraId="041B0AA2" w14:textId="77777777" w:rsidR="00410569" w:rsidRDefault="00410569" w:rsidP="007917A1">
                  <w:pPr>
                    <w:spacing w:line="276" w:lineRule="auto"/>
                    <w:ind w:left="282"/>
                    <w:jc w:val="left"/>
                    <w:rPr>
                      <w:rFonts w:ascii="Consolas" w:hAnsi="Consolas" w:cs="Courier New"/>
                      <w:sz w:val="20"/>
                      <w:szCs w:val="20"/>
                    </w:rPr>
                  </w:pPr>
                  <w:r>
                    <w:rPr>
                      <w:rFonts w:ascii="Consolas" w:hAnsi="Consolas" w:cs="Courier New"/>
                      <w:sz w:val="20"/>
                      <w:szCs w:val="20"/>
                    </w:rPr>
                    <w:t>[3, 3.5, 4],</w:t>
                  </w:r>
                </w:p>
                <w:p w14:paraId="1C73A77E" w14:textId="77777777" w:rsidR="00410569" w:rsidRPr="00683B17" w:rsidRDefault="00410569" w:rsidP="00F66086">
                  <w:pPr>
                    <w:spacing w:line="276" w:lineRule="auto"/>
                    <w:ind w:left="282"/>
                    <w:jc w:val="left"/>
                    <w:rPr>
                      <w:rFonts w:ascii="Consolas" w:hAnsi="Consolas" w:cs="Courier New"/>
                      <w:sz w:val="20"/>
                      <w:szCs w:val="20"/>
                    </w:rPr>
                  </w:pPr>
                  <w:r>
                    <w:rPr>
                      <w:rFonts w:ascii="Consolas" w:hAnsi="Consolas" w:cs="Courier New"/>
                      <w:sz w:val="20"/>
                      <w:szCs w:val="20"/>
                    </w:rPr>
                    <w:t>[3.5, 5, 5] ]</w:t>
                  </w:r>
                </w:p>
              </w:txbxContent>
            </v:textbox>
          </v:shape>
        </w:pict>
      </w:r>
    </w:p>
    <w:p w14:paraId="5AAB2D87" w14:textId="77777777" w:rsidR="007917A1" w:rsidRDefault="007917A1" w:rsidP="00DA4F1B">
      <w:pPr>
        <w:rPr>
          <w:szCs w:val="24"/>
          <w:lang w:eastAsia="pt-BR"/>
        </w:rPr>
      </w:pPr>
    </w:p>
    <w:p w14:paraId="73FE76F2" w14:textId="77777777" w:rsidR="007917A1" w:rsidRDefault="007917A1" w:rsidP="00DA4F1B">
      <w:pPr>
        <w:rPr>
          <w:szCs w:val="24"/>
          <w:lang w:eastAsia="pt-BR"/>
        </w:rPr>
      </w:pPr>
    </w:p>
    <w:p w14:paraId="04261921" w14:textId="77777777" w:rsidR="007917A1" w:rsidRDefault="007917A1" w:rsidP="00F66086">
      <w:pPr>
        <w:ind w:firstLine="0"/>
        <w:rPr>
          <w:szCs w:val="24"/>
          <w:lang w:eastAsia="pt-BR"/>
        </w:rPr>
      </w:pPr>
    </w:p>
    <w:p w14:paraId="449EBA2A" w14:textId="3BA9A89C" w:rsidR="00DD7158" w:rsidRDefault="00DA4F1B" w:rsidP="00DA4F1B">
      <w:pPr>
        <w:rPr>
          <w:szCs w:val="24"/>
          <w:lang w:eastAsia="pt-BR"/>
        </w:rPr>
      </w:pPr>
      <w:r>
        <w:rPr>
          <w:szCs w:val="24"/>
          <w:lang w:eastAsia="pt-BR"/>
        </w:rPr>
        <w:t xml:space="preserve">A primeira linha da </w:t>
      </w:r>
      <w:del w:id="727" w:author="revisor" w:date="2019-10-28T22:15:00Z">
        <w:r w:rsidDel="00AB48BB">
          <w:rPr>
            <w:szCs w:val="24"/>
            <w:lang w:eastAsia="pt-BR"/>
          </w:rPr>
          <w:delText xml:space="preserve">nossa </w:delText>
        </w:r>
      </w:del>
      <w:r>
        <w:rPr>
          <w:szCs w:val="24"/>
          <w:lang w:eastAsia="pt-BR"/>
        </w:rPr>
        <w:t xml:space="preserve">lista </w:t>
      </w:r>
      <w:proofErr w:type="spellStart"/>
      <w:r>
        <w:rPr>
          <w:szCs w:val="24"/>
          <w:lang w:eastAsia="pt-BR"/>
        </w:rPr>
        <w:t>variaveis_de_entrada</w:t>
      </w:r>
      <w:proofErr w:type="spellEnd"/>
      <w:ins w:id="728" w:author="revisor" w:date="2019-10-28T22:15:00Z">
        <w:r w:rsidR="00AB48BB">
          <w:rPr>
            <w:szCs w:val="24"/>
            <w:lang w:eastAsia="pt-BR"/>
          </w:rPr>
          <w:t>,</w:t>
        </w:r>
      </w:ins>
      <w:r>
        <w:rPr>
          <w:szCs w:val="24"/>
          <w:lang w:eastAsia="pt-BR"/>
        </w:rPr>
        <w:t xml:space="preserve"> </w:t>
      </w:r>
      <w:ins w:id="729" w:author="revisor" w:date="2019-10-28T22:16:00Z">
        <w:r w:rsidR="00AB48BB">
          <w:rPr>
            <w:szCs w:val="24"/>
            <w:lang w:eastAsia="pt-BR"/>
          </w:rPr>
          <w:t xml:space="preserve">onde estão presentes os valores </w:t>
        </w:r>
      </w:ins>
      <w:r>
        <w:rPr>
          <w:szCs w:val="24"/>
          <w:lang w:eastAsia="pt-BR"/>
        </w:rPr>
        <w:t>[1, 1, 3.5] define os parâmetros da função</w:t>
      </w:r>
      <w:ins w:id="730" w:author="revisor" w:date="2019-10-28T22:17:00Z">
        <w:r w:rsidR="00AB48BB">
          <w:rPr>
            <w:szCs w:val="24"/>
            <w:lang w:eastAsia="pt-BR"/>
          </w:rPr>
          <w:t xml:space="preserve"> de pertinência</w:t>
        </w:r>
      </w:ins>
      <w:r>
        <w:rPr>
          <w:szCs w:val="24"/>
          <w:lang w:eastAsia="pt-BR"/>
        </w:rPr>
        <w:t xml:space="preserve"> </w:t>
      </w:r>
      <w:ins w:id="731" w:author="revisor" w:date="2019-10-28T22:17:00Z">
        <w:r w:rsidR="00AB48BB">
          <w:rPr>
            <w:szCs w:val="24"/>
            <w:lang w:eastAsia="pt-BR"/>
          </w:rPr>
          <w:t>“</w:t>
        </w:r>
      </w:ins>
      <w:r>
        <w:rPr>
          <w:szCs w:val="24"/>
          <w:lang w:eastAsia="pt-BR"/>
        </w:rPr>
        <w:t>Baixo</w:t>
      </w:r>
      <w:ins w:id="732" w:author="revisor" w:date="2019-10-28T22:17:00Z">
        <w:r w:rsidR="00AB48BB">
          <w:rPr>
            <w:szCs w:val="24"/>
            <w:lang w:eastAsia="pt-BR"/>
          </w:rPr>
          <w:t>”. Estes valores indicam que a função triangular assumirá</w:t>
        </w:r>
      </w:ins>
      <w:ins w:id="733" w:author="revisor" w:date="2019-10-28T22:18:00Z">
        <w:r w:rsidR="00AB48BB">
          <w:rPr>
            <w:szCs w:val="24"/>
            <w:lang w:eastAsia="pt-BR"/>
          </w:rPr>
          <w:t xml:space="preserve"> valores decrescentes </w:t>
        </w:r>
      </w:ins>
      <w:ins w:id="734" w:author="revisor" w:date="2019-10-28T22:23:00Z">
        <w:r w:rsidR="00213274">
          <w:rPr>
            <w:szCs w:val="24"/>
            <w:lang w:eastAsia="pt-BR"/>
          </w:rPr>
          <w:t>de um até zero, correspondendo à</w:t>
        </w:r>
      </w:ins>
      <w:ins w:id="735" w:author="revisor" w:date="2019-10-28T22:18:00Z">
        <w:r w:rsidR="00AB48BB">
          <w:rPr>
            <w:szCs w:val="24"/>
            <w:lang w:eastAsia="pt-BR"/>
          </w:rPr>
          <w:t xml:space="preserve"> pertinência a este conjunto</w:t>
        </w:r>
      </w:ins>
      <w:ins w:id="736" w:author="revisor" w:date="2019-10-28T22:23:00Z">
        <w:r w:rsidR="00213274">
          <w:rPr>
            <w:szCs w:val="24"/>
            <w:lang w:eastAsia="pt-BR"/>
          </w:rPr>
          <w:t>,</w:t>
        </w:r>
      </w:ins>
      <w:ins w:id="737" w:author="revisor" w:date="2019-10-28T22:18:00Z">
        <w:r w:rsidR="00AB48BB">
          <w:rPr>
            <w:szCs w:val="24"/>
            <w:lang w:eastAsia="pt-BR"/>
          </w:rPr>
          <w:t xml:space="preserve"> à medida que a variável de entrada cresça de um at</w:t>
        </w:r>
      </w:ins>
      <w:ins w:id="738" w:author="revisor" w:date="2019-10-28T22:19:00Z">
        <w:r w:rsidR="00AB48BB">
          <w:rPr>
            <w:szCs w:val="24"/>
            <w:lang w:eastAsia="pt-BR"/>
          </w:rPr>
          <w:t>é três e meio. Já</w:t>
        </w:r>
      </w:ins>
      <w:del w:id="739" w:author="revisor" w:date="2019-10-28T22:17:00Z">
        <w:r w:rsidDel="00AB48BB">
          <w:rPr>
            <w:szCs w:val="24"/>
            <w:lang w:eastAsia="pt-BR"/>
          </w:rPr>
          <w:delText>,</w:delText>
        </w:r>
      </w:del>
      <w:r>
        <w:rPr>
          <w:szCs w:val="24"/>
          <w:lang w:eastAsia="pt-BR"/>
        </w:rPr>
        <w:t xml:space="preserve"> </w:t>
      </w:r>
      <w:ins w:id="740" w:author="revisor" w:date="2019-10-28T22:19:00Z">
        <w:r w:rsidR="00AB48BB">
          <w:rPr>
            <w:szCs w:val="24"/>
            <w:lang w:eastAsia="pt-BR"/>
          </w:rPr>
          <w:t>n</w:t>
        </w:r>
      </w:ins>
      <w:r>
        <w:rPr>
          <w:szCs w:val="24"/>
          <w:lang w:eastAsia="pt-BR"/>
        </w:rPr>
        <w:t>a segunda linha [3, 3.5, 4]</w:t>
      </w:r>
      <w:ins w:id="741" w:author="revisor" w:date="2019-10-28T22:19:00Z">
        <w:r w:rsidR="00AB48BB">
          <w:rPr>
            <w:szCs w:val="24"/>
            <w:lang w:eastAsia="pt-BR"/>
          </w:rPr>
          <w:t>,</w:t>
        </w:r>
      </w:ins>
      <w:r>
        <w:rPr>
          <w:szCs w:val="24"/>
          <w:lang w:eastAsia="pt-BR"/>
        </w:rPr>
        <w:t xml:space="preserve"> </w:t>
      </w:r>
      <w:ins w:id="742" w:author="revisor" w:date="2019-10-28T22:23:00Z">
        <w:r w:rsidR="00213274">
          <w:rPr>
            <w:szCs w:val="24"/>
            <w:lang w:eastAsia="pt-BR"/>
          </w:rPr>
          <w:t xml:space="preserve">que </w:t>
        </w:r>
      </w:ins>
      <w:r>
        <w:rPr>
          <w:szCs w:val="24"/>
          <w:lang w:eastAsia="pt-BR"/>
        </w:rPr>
        <w:t xml:space="preserve">define os parâmetros da função </w:t>
      </w:r>
      <w:ins w:id="743" w:author="revisor" w:date="2019-10-28T22:19:00Z">
        <w:r w:rsidR="00AB48BB">
          <w:rPr>
            <w:szCs w:val="24"/>
            <w:lang w:eastAsia="pt-BR"/>
          </w:rPr>
          <w:t>de pertinência “</w:t>
        </w:r>
      </w:ins>
      <w:r>
        <w:rPr>
          <w:szCs w:val="24"/>
          <w:lang w:eastAsia="pt-BR"/>
        </w:rPr>
        <w:t>Médio</w:t>
      </w:r>
      <w:ins w:id="744" w:author="revisor" w:date="2019-10-28T22:19:00Z">
        <w:r w:rsidR="00AB48BB">
          <w:rPr>
            <w:szCs w:val="24"/>
            <w:lang w:eastAsia="pt-BR"/>
          </w:rPr>
          <w:t>”, tem-se que os valores de pertinência irã</w:t>
        </w:r>
      </w:ins>
      <w:ins w:id="745" w:author="revisor" w:date="2019-10-28T22:20:00Z">
        <w:r w:rsidR="00AB48BB">
          <w:rPr>
            <w:szCs w:val="24"/>
            <w:lang w:eastAsia="pt-BR"/>
          </w:rPr>
          <w:t xml:space="preserve">o crescer de </w:t>
        </w:r>
      </w:ins>
      <w:ins w:id="746" w:author="revisor" w:date="2019-10-28T22:21:00Z">
        <w:r w:rsidR="00FD401E">
          <w:rPr>
            <w:szCs w:val="24"/>
            <w:lang w:eastAsia="pt-BR"/>
          </w:rPr>
          <w:t xml:space="preserve">zero até um para valores da variável de entrada variando de </w:t>
        </w:r>
      </w:ins>
      <w:ins w:id="747" w:author="revisor" w:date="2019-10-28T22:20:00Z">
        <w:r w:rsidR="00AB48BB">
          <w:rPr>
            <w:szCs w:val="24"/>
            <w:lang w:eastAsia="pt-BR"/>
          </w:rPr>
          <w:t>três até três e meio</w:t>
        </w:r>
      </w:ins>
      <w:ins w:id="748" w:author="revisor" w:date="2019-10-28T22:24:00Z">
        <w:r w:rsidR="00213274">
          <w:rPr>
            <w:szCs w:val="24"/>
            <w:lang w:eastAsia="pt-BR"/>
          </w:rPr>
          <w:t>,</w:t>
        </w:r>
      </w:ins>
      <w:ins w:id="749" w:author="revisor" w:date="2019-10-28T22:20:00Z">
        <w:r w:rsidR="00AB48BB">
          <w:rPr>
            <w:szCs w:val="24"/>
            <w:lang w:eastAsia="pt-BR"/>
          </w:rPr>
          <w:t xml:space="preserve"> e depois </w:t>
        </w:r>
      </w:ins>
      <w:ins w:id="750" w:author="revisor" w:date="2019-10-28T22:24:00Z">
        <w:r w:rsidR="00213274">
          <w:rPr>
            <w:szCs w:val="24"/>
            <w:lang w:eastAsia="pt-BR"/>
          </w:rPr>
          <w:t xml:space="preserve">estas pertinências irão </w:t>
        </w:r>
      </w:ins>
      <w:ins w:id="751" w:author="revisor" w:date="2019-10-28T22:20:00Z">
        <w:r w:rsidR="00AB48BB">
          <w:rPr>
            <w:szCs w:val="24"/>
            <w:lang w:eastAsia="pt-BR"/>
          </w:rPr>
          <w:t xml:space="preserve">decrescer </w:t>
        </w:r>
      </w:ins>
      <w:ins w:id="752" w:author="revisor" w:date="2019-10-28T22:21:00Z">
        <w:r w:rsidR="00FD401E">
          <w:rPr>
            <w:szCs w:val="24"/>
            <w:lang w:eastAsia="pt-BR"/>
          </w:rPr>
          <w:t xml:space="preserve">de um até zero para valores de entrada variando </w:t>
        </w:r>
      </w:ins>
      <w:ins w:id="753" w:author="revisor" w:date="2019-10-28T22:20:00Z">
        <w:r w:rsidR="00AB48BB">
          <w:rPr>
            <w:szCs w:val="24"/>
            <w:lang w:eastAsia="pt-BR"/>
          </w:rPr>
          <w:t xml:space="preserve">de três e meio até </w:t>
        </w:r>
        <w:r w:rsidR="00FD401E">
          <w:rPr>
            <w:szCs w:val="24"/>
            <w:lang w:eastAsia="pt-BR"/>
          </w:rPr>
          <w:t>quatro.</w:t>
        </w:r>
      </w:ins>
      <w:r>
        <w:rPr>
          <w:szCs w:val="24"/>
          <w:lang w:eastAsia="pt-BR"/>
        </w:rPr>
        <w:t xml:space="preserve"> </w:t>
      </w:r>
      <w:del w:id="754" w:author="revisor" w:date="2019-10-28T22:21:00Z">
        <w:r w:rsidDel="00FD401E">
          <w:rPr>
            <w:szCs w:val="24"/>
            <w:lang w:eastAsia="pt-BR"/>
          </w:rPr>
          <w:delText>e a</w:delText>
        </w:r>
      </w:del>
      <w:ins w:id="755" w:author="revisor" w:date="2019-10-28T22:21:00Z">
        <w:r w:rsidR="00FD401E">
          <w:rPr>
            <w:szCs w:val="24"/>
            <w:lang w:eastAsia="pt-BR"/>
          </w:rPr>
          <w:t>A</w:t>
        </w:r>
      </w:ins>
      <w:r>
        <w:rPr>
          <w:szCs w:val="24"/>
          <w:lang w:eastAsia="pt-BR"/>
        </w:rPr>
        <w:t xml:space="preserve"> terceira [3.5, 5,5]</w:t>
      </w:r>
      <w:ins w:id="756" w:author="revisor" w:date="2019-10-28T22:22:00Z">
        <w:r w:rsidR="00FD401E">
          <w:rPr>
            <w:szCs w:val="24"/>
            <w:lang w:eastAsia="pt-BR"/>
          </w:rPr>
          <w:t>, que</w:t>
        </w:r>
      </w:ins>
      <w:r>
        <w:rPr>
          <w:szCs w:val="24"/>
          <w:lang w:eastAsia="pt-BR"/>
        </w:rPr>
        <w:t xml:space="preserve"> define a função </w:t>
      </w:r>
      <w:ins w:id="757" w:author="revisor" w:date="2019-10-28T22:22:00Z">
        <w:r w:rsidR="00FD401E">
          <w:rPr>
            <w:szCs w:val="24"/>
            <w:lang w:eastAsia="pt-BR"/>
          </w:rPr>
          <w:t>de pertinência “</w:t>
        </w:r>
      </w:ins>
      <w:r>
        <w:rPr>
          <w:szCs w:val="24"/>
          <w:lang w:eastAsia="pt-BR"/>
        </w:rPr>
        <w:t>Alto</w:t>
      </w:r>
      <w:ins w:id="758" w:author="revisor" w:date="2019-10-28T22:22:00Z">
        <w:r w:rsidR="00FD401E">
          <w:rPr>
            <w:szCs w:val="24"/>
            <w:lang w:eastAsia="pt-BR"/>
          </w:rPr>
          <w:t>”</w:t>
        </w:r>
      </w:ins>
      <w:ins w:id="759" w:author="revisor" w:date="2019-10-28T22:24:00Z">
        <w:r w:rsidR="00213274">
          <w:rPr>
            <w:szCs w:val="24"/>
            <w:lang w:eastAsia="pt-BR"/>
          </w:rPr>
          <w:t>,</w:t>
        </w:r>
      </w:ins>
      <w:ins w:id="760" w:author="revisor" w:date="2019-10-28T22:22:00Z">
        <w:r w:rsidR="00FD401E">
          <w:rPr>
            <w:szCs w:val="24"/>
            <w:lang w:eastAsia="pt-BR"/>
          </w:rPr>
          <w:t xml:space="preserve"> tem raciocínio análogo ao da função baixo, porém invertido</w:t>
        </w:r>
      </w:ins>
      <w:r>
        <w:rPr>
          <w:szCs w:val="24"/>
          <w:lang w:eastAsia="pt-BR"/>
        </w:rPr>
        <w:t>.</w:t>
      </w:r>
      <w:r w:rsidR="007D0A50">
        <w:rPr>
          <w:szCs w:val="24"/>
          <w:lang w:eastAsia="pt-BR"/>
        </w:rPr>
        <w:t xml:space="preserve"> </w:t>
      </w:r>
    </w:p>
    <w:p w14:paraId="3B5500AC" w14:textId="4707AAD0" w:rsidR="00AB48BB" w:rsidRDefault="007D0A50" w:rsidP="00441584">
      <w:pPr>
        <w:rPr>
          <w:ins w:id="761" w:author="revisor" w:date="2019-10-28T22:22:00Z"/>
          <w:szCs w:val="24"/>
          <w:lang w:eastAsia="pt-BR"/>
        </w:rPr>
      </w:pPr>
      <w:r>
        <w:rPr>
          <w:szCs w:val="24"/>
          <w:lang w:eastAsia="pt-BR"/>
        </w:rPr>
        <w:t>Na Figura 6 é apresentada a representação gráfica das variáveis de entrada definidas.</w:t>
      </w:r>
    </w:p>
    <w:p w14:paraId="78C293E9" w14:textId="77777777" w:rsidR="00FD401E" w:rsidRPr="00441584" w:rsidRDefault="00FD401E" w:rsidP="00441584">
      <w:pPr>
        <w:rPr>
          <w:szCs w:val="24"/>
          <w:lang w:eastAsia="pt-BR"/>
        </w:rPr>
      </w:pPr>
    </w:p>
    <w:p w14:paraId="1ECE27BF" w14:textId="77777777" w:rsidR="0059424B" w:rsidRPr="00A377D5" w:rsidRDefault="0059424B" w:rsidP="0059424B">
      <w:pPr>
        <w:pStyle w:val="Legenda"/>
        <w:rPr>
          <w:rFonts w:cs="Times New Roman"/>
          <w:b/>
          <w:i w:val="0"/>
          <w:sz w:val="20"/>
          <w:szCs w:val="20"/>
        </w:rPr>
      </w:pPr>
      <w:r w:rsidRPr="00A377D5">
        <w:rPr>
          <w:rFonts w:cs="Times New Roman"/>
          <w:b/>
          <w:i w:val="0"/>
          <w:sz w:val="20"/>
          <w:szCs w:val="20"/>
        </w:rPr>
        <w:lastRenderedPageBreak/>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14:paraId="65D7971C" w14:textId="77777777"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14:anchorId="7BA6D7A6" wp14:editId="4AAC015A">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21"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proofErr w:type="spellStart"/>
      <w:r w:rsidR="00381410" w:rsidRPr="0066354C">
        <w:rPr>
          <w:sz w:val="20"/>
          <w:szCs w:val="20"/>
          <w:lang w:eastAsia="pt-BR"/>
        </w:rPr>
        <w:t>Matplotlib</w:t>
      </w:r>
      <w:proofErr w:type="spellEnd"/>
      <w:r w:rsidR="00662987">
        <w:rPr>
          <w:rFonts w:cs="Times New Roman"/>
          <w:sz w:val="20"/>
          <w:szCs w:val="20"/>
          <w:lang w:eastAsia="pt-BR"/>
        </w:rPr>
        <w:t xml:space="preserve"> 2.2.2.</w:t>
      </w:r>
    </w:p>
    <w:p w14:paraId="1ACD0D60" w14:textId="77777777" w:rsidR="00D21087" w:rsidRDefault="00D21087" w:rsidP="00D21087">
      <w:pPr>
        <w:ind w:firstLine="0"/>
        <w:jc w:val="center"/>
        <w:rPr>
          <w:rFonts w:cs="Times New Roman"/>
          <w:sz w:val="20"/>
          <w:szCs w:val="20"/>
          <w:lang w:eastAsia="pt-BR"/>
        </w:rPr>
      </w:pPr>
    </w:p>
    <w:p w14:paraId="4786ED8C" w14:textId="179938A7" w:rsidR="00E867AE" w:rsidRPr="005E6560" w:rsidRDefault="00FA3DE8" w:rsidP="005E6560">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w:t>
      </w:r>
      <w:ins w:id="762" w:author="revisor" w:date="2019-10-28T22:24:00Z">
        <w:r w:rsidR="00213274">
          <w:rPr>
            <w:rFonts w:cs="Times New Roman"/>
            <w:szCs w:val="24"/>
            <w:lang w:eastAsia="pt-BR"/>
          </w:rPr>
          <w:t>“</w:t>
        </w:r>
      </w:ins>
      <w:r w:rsidRPr="005E6560">
        <w:rPr>
          <w:rFonts w:cs="Times New Roman"/>
          <w:szCs w:val="24"/>
          <w:lang w:eastAsia="pt-BR"/>
        </w:rPr>
        <w:t>Baixo</w:t>
      </w:r>
      <w:ins w:id="763" w:author="revisor" w:date="2019-10-28T22:24:00Z">
        <w:r w:rsidR="00213274">
          <w:rPr>
            <w:rFonts w:cs="Times New Roman"/>
            <w:szCs w:val="24"/>
            <w:lang w:eastAsia="pt-BR"/>
          </w:rPr>
          <w:t>”</w:t>
        </w:r>
      </w:ins>
      <w:r w:rsidRPr="005E6560">
        <w:rPr>
          <w:rFonts w:cs="Times New Roman"/>
          <w:szCs w:val="24"/>
          <w:lang w:eastAsia="pt-BR"/>
        </w:rPr>
        <w:t xml:space="preserve"> é representada na cor azul no lado </w:t>
      </w:r>
      <w:del w:id="764" w:author="revisor" w:date="2019-10-28T22:24:00Z">
        <w:r w:rsidRPr="005E6560" w:rsidDel="00213274">
          <w:rPr>
            <w:rFonts w:cs="Times New Roman"/>
            <w:szCs w:val="24"/>
            <w:lang w:eastAsia="pt-BR"/>
          </w:rPr>
          <w:delText xml:space="preserve">esquerda </w:delText>
        </w:r>
      </w:del>
      <w:ins w:id="765" w:author="revisor" w:date="2019-10-28T22:24:00Z">
        <w:r w:rsidR="00213274" w:rsidRPr="005E6560">
          <w:rPr>
            <w:rFonts w:cs="Times New Roman"/>
            <w:szCs w:val="24"/>
            <w:lang w:eastAsia="pt-BR"/>
          </w:rPr>
          <w:t>esquerd</w:t>
        </w:r>
        <w:r w:rsidR="00213274">
          <w:rPr>
            <w:rFonts w:cs="Times New Roman"/>
            <w:szCs w:val="24"/>
            <w:lang w:eastAsia="pt-BR"/>
          </w:rPr>
          <w:t>o</w:t>
        </w:r>
        <w:r w:rsidR="00213274" w:rsidRPr="005E6560">
          <w:rPr>
            <w:rFonts w:cs="Times New Roman"/>
            <w:szCs w:val="24"/>
            <w:lang w:eastAsia="pt-BR"/>
          </w:rPr>
          <w:t xml:space="preserve"> </w:t>
        </w:r>
      </w:ins>
      <w:r w:rsidRPr="005E6560">
        <w:rPr>
          <w:rFonts w:cs="Times New Roman"/>
          <w:szCs w:val="24"/>
          <w:lang w:eastAsia="pt-BR"/>
        </w:rPr>
        <w:t>da Figura. Em seguida</w:t>
      </w:r>
      <w:ins w:id="766" w:author="revisor" w:date="2019-10-28T22:24:00Z">
        <w:r w:rsidR="00213274">
          <w:rPr>
            <w:rFonts w:cs="Times New Roman"/>
            <w:szCs w:val="24"/>
            <w:lang w:eastAsia="pt-BR"/>
          </w:rPr>
          <w:t>,</w:t>
        </w:r>
      </w:ins>
      <w:r w:rsidRPr="005E6560">
        <w:rPr>
          <w:rFonts w:cs="Times New Roman"/>
          <w:szCs w:val="24"/>
          <w:lang w:eastAsia="pt-BR"/>
        </w:rPr>
        <w:t xml:space="preserve"> em amarelo</w:t>
      </w:r>
      <w:ins w:id="767" w:author="revisor" w:date="2019-10-28T22:24:00Z">
        <w:r w:rsidR="00213274">
          <w:rPr>
            <w:rFonts w:cs="Times New Roman"/>
            <w:szCs w:val="24"/>
            <w:lang w:eastAsia="pt-BR"/>
          </w:rPr>
          <w:t>,</w:t>
        </w:r>
      </w:ins>
      <w:r w:rsidRPr="005E6560">
        <w:rPr>
          <w:rFonts w:cs="Times New Roman"/>
          <w:szCs w:val="24"/>
          <w:lang w:eastAsia="pt-BR"/>
        </w:rPr>
        <w:t xml:space="preserve"> está a representação da função de pertinência </w:t>
      </w:r>
      <w:ins w:id="768" w:author="revisor" w:date="2019-10-28T22:25:00Z">
        <w:r w:rsidR="00213274">
          <w:rPr>
            <w:rFonts w:cs="Times New Roman"/>
            <w:szCs w:val="24"/>
            <w:lang w:eastAsia="pt-BR"/>
          </w:rPr>
          <w:t>“</w:t>
        </w:r>
      </w:ins>
      <w:r w:rsidRPr="005E6560">
        <w:rPr>
          <w:rFonts w:cs="Times New Roman"/>
          <w:szCs w:val="24"/>
          <w:lang w:eastAsia="pt-BR"/>
        </w:rPr>
        <w:t>Médio</w:t>
      </w:r>
      <w:ins w:id="769" w:author="revisor" w:date="2019-10-28T22:25:00Z">
        <w:r w:rsidR="00213274">
          <w:rPr>
            <w:rFonts w:cs="Times New Roman"/>
            <w:szCs w:val="24"/>
            <w:lang w:eastAsia="pt-BR"/>
          </w:rPr>
          <w:t>”</w:t>
        </w:r>
      </w:ins>
      <w:r w:rsidRPr="005E6560">
        <w:rPr>
          <w:rFonts w:cs="Times New Roman"/>
          <w:szCs w:val="24"/>
          <w:lang w:eastAsia="pt-BR"/>
        </w:rPr>
        <w:t xml:space="preserve"> e</w:t>
      </w:r>
      <w:ins w:id="770" w:author="revisor" w:date="2019-10-28T22:25:00Z">
        <w:r w:rsidR="00213274">
          <w:rPr>
            <w:rFonts w:cs="Times New Roman"/>
            <w:szCs w:val="24"/>
            <w:lang w:eastAsia="pt-BR"/>
          </w:rPr>
          <w:t>,</w:t>
        </w:r>
      </w:ins>
      <w:r w:rsidRPr="005E6560">
        <w:rPr>
          <w:rFonts w:cs="Times New Roman"/>
          <w:szCs w:val="24"/>
          <w:lang w:eastAsia="pt-BR"/>
        </w:rPr>
        <w:t xml:space="preserve"> por</w:t>
      </w:r>
      <w:r w:rsidR="005E6560" w:rsidRPr="005E6560">
        <w:rPr>
          <w:rFonts w:cs="Times New Roman"/>
          <w:szCs w:val="24"/>
          <w:lang w:eastAsia="pt-BR"/>
        </w:rPr>
        <w:t xml:space="preserve"> fim</w:t>
      </w:r>
      <w:del w:id="771" w:author="revisor" w:date="2019-10-28T22:25:00Z">
        <w:r w:rsidR="005E6560" w:rsidRPr="005E6560" w:rsidDel="00213274">
          <w:rPr>
            <w:rFonts w:cs="Times New Roman"/>
            <w:szCs w:val="24"/>
            <w:lang w:eastAsia="pt-BR"/>
          </w:rPr>
          <w:delText xml:space="preserve"> </w:delText>
        </w:r>
      </w:del>
      <w:ins w:id="772" w:author="revisor" w:date="2019-10-28T22:25:00Z">
        <w:r w:rsidR="00213274">
          <w:rPr>
            <w:rFonts w:cs="Times New Roman"/>
            <w:szCs w:val="24"/>
            <w:lang w:eastAsia="pt-BR"/>
          </w:rPr>
          <w:t>,</w:t>
        </w:r>
      </w:ins>
      <w:r w:rsidR="005E6560" w:rsidRPr="005E6560">
        <w:rPr>
          <w:rFonts w:cs="Times New Roman"/>
          <w:szCs w:val="24"/>
          <w:lang w:eastAsia="pt-BR"/>
        </w:rPr>
        <w:t xml:space="preserve"> no lado direito da F</w:t>
      </w:r>
      <w:r w:rsidRPr="005E6560">
        <w:rPr>
          <w:rFonts w:cs="Times New Roman"/>
          <w:szCs w:val="24"/>
          <w:lang w:eastAsia="pt-BR"/>
        </w:rPr>
        <w:t>igura</w:t>
      </w:r>
      <w:ins w:id="773" w:author="revisor" w:date="2019-10-28T22:25:00Z">
        <w:r w:rsidR="00213274">
          <w:rPr>
            <w:rFonts w:cs="Times New Roman"/>
            <w:szCs w:val="24"/>
            <w:lang w:eastAsia="pt-BR"/>
          </w:rPr>
          <w:t xml:space="preserve"> tem-se</w:t>
        </w:r>
      </w:ins>
      <w:r w:rsidRPr="005E6560">
        <w:rPr>
          <w:rFonts w:cs="Times New Roman"/>
          <w:szCs w:val="24"/>
          <w:lang w:eastAsia="pt-BR"/>
        </w:rPr>
        <w:t xml:space="preserve"> a representação da função de pertinência </w:t>
      </w:r>
      <w:ins w:id="774" w:author="revisor" w:date="2019-10-28T22:25:00Z">
        <w:r w:rsidR="00213274">
          <w:rPr>
            <w:rFonts w:cs="Times New Roman"/>
            <w:szCs w:val="24"/>
            <w:lang w:eastAsia="pt-BR"/>
          </w:rPr>
          <w:t>“</w:t>
        </w:r>
      </w:ins>
      <w:r w:rsidRPr="005E6560">
        <w:rPr>
          <w:rFonts w:cs="Times New Roman"/>
          <w:szCs w:val="24"/>
          <w:lang w:eastAsia="pt-BR"/>
        </w:rPr>
        <w:t>Alto</w:t>
      </w:r>
      <w:ins w:id="775" w:author="revisor" w:date="2019-10-28T22:25:00Z">
        <w:r w:rsidR="00213274">
          <w:rPr>
            <w:rFonts w:cs="Times New Roman"/>
            <w:szCs w:val="24"/>
            <w:lang w:eastAsia="pt-BR"/>
          </w:rPr>
          <w:t>”</w:t>
        </w:r>
      </w:ins>
      <w:r w:rsidRPr="005E6560">
        <w:rPr>
          <w:rFonts w:cs="Times New Roman"/>
          <w:szCs w:val="24"/>
          <w:lang w:eastAsia="pt-BR"/>
        </w:rPr>
        <w:t xml:space="preserve"> na cor verde.</w:t>
      </w:r>
    </w:p>
    <w:p w14:paraId="1E53ED40" w14:textId="77777777" w:rsidR="00E867AE" w:rsidRDefault="00AB66DB" w:rsidP="00E867AE">
      <w:r>
        <w:t xml:space="preserve">Cada sistema </w:t>
      </w:r>
      <w:proofErr w:type="spellStart"/>
      <w:r w:rsidR="008C4351" w:rsidRPr="008C4351">
        <w:rPr>
          <w:i/>
        </w:rPr>
        <w:t>fuzzy</w:t>
      </w:r>
      <w:proofErr w:type="spellEnd"/>
      <w:r>
        <w:t xml:space="preserve"> possui uma variável de saída. </w:t>
      </w:r>
      <w:r w:rsidR="00E867AE">
        <w:t>A variável de saída foi definida em um intervalo de um a cinco com três funções de pertinência triangulares: Baixa, Média e Alta.</w:t>
      </w:r>
    </w:p>
    <w:p w14:paraId="14C17E7A" w14:textId="77777777" w:rsidR="00FA3DE8" w:rsidRPr="00A377D5" w:rsidRDefault="00A377D5" w:rsidP="00A377D5">
      <w:pPr>
        <w:jc w:val="left"/>
        <w:rPr>
          <w:rFonts w:cs="Times New Roman"/>
          <w:szCs w:val="24"/>
          <w:lang w:eastAsia="pt-BR"/>
        </w:rPr>
      </w:pPr>
      <w:r>
        <w:rPr>
          <w:rFonts w:cs="Times New Roman"/>
          <w:szCs w:val="24"/>
          <w:lang w:eastAsia="pt-BR"/>
        </w:rPr>
        <w:t xml:space="preserve">O trecho de código a seguir </w:t>
      </w:r>
      <w:r w:rsidR="00FA3DE8">
        <w:rPr>
          <w:rFonts w:cs="Times New Roman"/>
          <w:szCs w:val="24"/>
          <w:lang w:eastAsia="pt-BR"/>
        </w:rPr>
        <w:t>apresenta os parâmetros que definem três funções de pertinência para nossa variável de saída.</w:t>
      </w:r>
    </w:p>
    <w:p w14:paraId="5E1DDA12" w14:textId="77777777" w:rsidR="007917A1" w:rsidRDefault="00264725" w:rsidP="007917A1">
      <w:pPr>
        <w:pStyle w:val="Legenda"/>
        <w:spacing w:line="360" w:lineRule="auto"/>
        <w:rPr>
          <w:rFonts w:cs="Times New Roman"/>
          <w:sz w:val="20"/>
          <w:szCs w:val="20"/>
        </w:rPr>
      </w:pPr>
      <w:r>
        <w:rPr>
          <w:noProof/>
          <w:lang w:eastAsia="pt-BR"/>
        </w:rPr>
        <w:pict w14:anchorId="43BCB1E3">
          <v:shape id="_x0000_s1052" type="#_x0000_t202" style="position:absolute;left:0;text-align:left;margin-left:-1.25pt;margin-top:14.9pt;width:454.25pt;height:61.8pt;z-index:251702272;mso-height-percent:200;mso-height-percent:200;mso-width-relative:margin;mso-height-relative:margin">
            <v:textbox style="mso-next-textbox:#_x0000_s1052;mso-fit-shape-to-text:t">
              <w:txbxContent>
                <w:p w14:paraId="7CABF088" w14:textId="77777777" w:rsidR="00410569" w:rsidRDefault="00410569" w:rsidP="007917A1">
                  <w:pPr>
                    <w:spacing w:line="276" w:lineRule="auto"/>
                    <w:jc w:val="left"/>
                    <w:rPr>
                      <w:rFonts w:ascii="Consolas" w:hAnsi="Consolas" w:cs="Courier New"/>
                      <w:sz w:val="20"/>
                      <w:szCs w:val="20"/>
                    </w:rPr>
                  </w:pPr>
                  <w:proofErr w:type="spellStart"/>
                  <w:proofErr w:type="gramStart"/>
                  <w:r>
                    <w:rPr>
                      <w:rFonts w:ascii="Consolas" w:hAnsi="Consolas" w:cs="Courier New"/>
                      <w:sz w:val="20"/>
                      <w:szCs w:val="20"/>
                    </w:rPr>
                    <w:t>variavel</w:t>
                  </w:r>
                  <w:proofErr w:type="gramEnd"/>
                  <w:r>
                    <w:rPr>
                      <w:rFonts w:ascii="Consolas" w:hAnsi="Consolas" w:cs="Courier New"/>
                      <w:sz w:val="20"/>
                      <w:szCs w:val="20"/>
                    </w:rPr>
                    <w:t>_de_saida</w:t>
                  </w:r>
                  <w:proofErr w:type="spellEnd"/>
                  <w:r>
                    <w:rPr>
                      <w:rFonts w:ascii="Consolas" w:hAnsi="Consolas" w:cs="Courier New"/>
                      <w:sz w:val="20"/>
                      <w:szCs w:val="20"/>
                    </w:rPr>
                    <w:t xml:space="preserve"> = [</w:t>
                  </w:r>
                </w:p>
                <w:p w14:paraId="6B379773" w14:textId="77777777" w:rsidR="00410569" w:rsidRDefault="00410569" w:rsidP="007917A1">
                  <w:pPr>
                    <w:spacing w:line="276" w:lineRule="auto"/>
                    <w:jc w:val="left"/>
                    <w:rPr>
                      <w:rFonts w:ascii="Consolas" w:hAnsi="Consolas" w:cs="Courier New"/>
                      <w:sz w:val="20"/>
                      <w:szCs w:val="20"/>
                    </w:rPr>
                  </w:pPr>
                  <w:r>
                    <w:rPr>
                      <w:rFonts w:ascii="Consolas" w:hAnsi="Consolas" w:cs="Courier New"/>
                      <w:sz w:val="20"/>
                      <w:szCs w:val="20"/>
                    </w:rPr>
                    <w:t>[1, 1, 3.5],</w:t>
                  </w:r>
                </w:p>
                <w:p w14:paraId="4EBA1555" w14:textId="77777777" w:rsidR="00410569" w:rsidRDefault="00410569" w:rsidP="007917A1">
                  <w:pPr>
                    <w:spacing w:line="276" w:lineRule="auto"/>
                    <w:jc w:val="left"/>
                    <w:rPr>
                      <w:rFonts w:ascii="Consolas" w:hAnsi="Consolas" w:cs="Courier New"/>
                      <w:sz w:val="20"/>
                      <w:szCs w:val="20"/>
                    </w:rPr>
                  </w:pPr>
                  <w:r>
                    <w:rPr>
                      <w:rFonts w:ascii="Consolas" w:hAnsi="Consolas" w:cs="Courier New"/>
                      <w:sz w:val="20"/>
                      <w:szCs w:val="20"/>
                    </w:rPr>
                    <w:t>[3, 3.5, 4],</w:t>
                  </w:r>
                </w:p>
                <w:p w14:paraId="53D12FC6" w14:textId="77777777" w:rsidR="00410569" w:rsidRPr="00683B17" w:rsidRDefault="00410569" w:rsidP="00F66086">
                  <w:pPr>
                    <w:spacing w:line="276" w:lineRule="auto"/>
                    <w:jc w:val="left"/>
                    <w:rPr>
                      <w:rFonts w:ascii="Consolas" w:hAnsi="Consolas" w:cs="Courier New"/>
                      <w:sz w:val="20"/>
                      <w:szCs w:val="20"/>
                    </w:rPr>
                  </w:pPr>
                  <w:r>
                    <w:rPr>
                      <w:rFonts w:ascii="Consolas" w:hAnsi="Consolas" w:cs="Courier New"/>
                      <w:sz w:val="20"/>
                      <w:szCs w:val="20"/>
                    </w:rPr>
                    <w:t>[3.5, 5, 5] ]</w:t>
                  </w:r>
                </w:p>
              </w:txbxContent>
            </v:textbox>
          </v:shape>
        </w:pict>
      </w:r>
    </w:p>
    <w:p w14:paraId="3A43D6E1" w14:textId="77777777" w:rsidR="00FA3DE8" w:rsidRDefault="00FA3DE8" w:rsidP="00FA3DE8"/>
    <w:p w14:paraId="5797569F" w14:textId="77777777" w:rsidR="00FA3DE8" w:rsidRPr="00FA3DE8" w:rsidRDefault="00FA3DE8" w:rsidP="00FA3DE8"/>
    <w:p w14:paraId="63E2E647" w14:textId="77777777" w:rsidR="00700114" w:rsidRDefault="00700114" w:rsidP="007D0A50">
      <w:pPr>
        <w:ind w:firstLine="0"/>
        <w:jc w:val="center"/>
        <w:rPr>
          <w:noProof/>
          <w:sz w:val="20"/>
          <w:szCs w:val="20"/>
          <w:lang w:eastAsia="pt-BR"/>
        </w:rPr>
      </w:pPr>
    </w:p>
    <w:p w14:paraId="12A92DCD" w14:textId="77777777" w:rsidR="007D0A50" w:rsidRDefault="007D0A50" w:rsidP="007917A1">
      <w:pPr>
        <w:ind w:firstLine="0"/>
        <w:rPr>
          <w:sz w:val="20"/>
          <w:szCs w:val="20"/>
          <w:lang w:eastAsia="pt-BR"/>
        </w:rPr>
      </w:pPr>
    </w:p>
    <w:p w14:paraId="7F4EDC8C" w14:textId="232C0544" w:rsidR="00E867AE" w:rsidRDefault="007D0A50" w:rsidP="007D0A50">
      <w:pPr>
        <w:rPr>
          <w:szCs w:val="24"/>
          <w:lang w:eastAsia="pt-BR"/>
        </w:rPr>
      </w:pPr>
      <w:r>
        <w:rPr>
          <w:szCs w:val="24"/>
          <w:lang w:eastAsia="pt-BR"/>
        </w:rPr>
        <w:t xml:space="preserve">A primeira linha da nossa lista </w:t>
      </w:r>
      <w:proofErr w:type="spellStart"/>
      <w:r>
        <w:rPr>
          <w:szCs w:val="24"/>
          <w:lang w:eastAsia="pt-BR"/>
        </w:rPr>
        <w:t>variavel_de_saida</w:t>
      </w:r>
      <w:proofErr w:type="spellEnd"/>
      <w:r>
        <w:rPr>
          <w:szCs w:val="24"/>
          <w:lang w:eastAsia="pt-BR"/>
        </w:rPr>
        <w:t xml:space="preserve"> [1, 1, 3.5] define os parâmetros da função Baixa, a segunda linha [3, 3.5, 4] define os parâmetros da função Média e a terceira [3.5, 5,5] define a função Alta.</w:t>
      </w:r>
      <w:ins w:id="776" w:author="revisor" w:date="2019-10-28T22:25:00Z">
        <w:r w:rsidR="00213274">
          <w:rPr>
            <w:szCs w:val="24"/>
            <w:lang w:eastAsia="pt-BR"/>
          </w:rPr>
          <w:t xml:space="preserve"> As análises destas funções são similares </w:t>
        </w:r>
      </w:ins>
      <w:ins w:id="777" w:author="revisor" w:date="2019-10-28T22:26:00Z">
        <w:r w:rsidR="00213274">
          <w:rPr>
            <w:szCs w:val="24"/>
            <w:lang w:eastAsia="pt-BR"/>
          </w:rPr>
          <w:t>às das variáveis de entrada.</w:t>
        </w:r>
      </w:ins>
      <w:del w:id="778" w:author="revisor" w:date="2019-10-28T22:25:00Z">
        <w:r w:rsidDel="00213274">
          <w:rPr>
            <w:szCs w:val="24"/>
            <w:lang w:eastAsia="pt-BR"/>
          </w:rPr>
          <w:delText xml:space="preserve"> </w:delText>
        </w:r>
      </w:del>
    </w:p>
    <w:p w14:paraId="0F6FE737" w14:textId="77777777"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14:paraId="5305E24D" w14:textId="77777777" w:rsidR="00DA4F1B" w:rsidRDefault="00DA4F1B" w:rsidP="007D0A50">
      <w:pPr>
        <w:pStyle w:val="Legenda"/>
        <w:jc w:val="both"/>
        <w:rPr>
          <w:rFonts w:cs="Times New Roman"/>
          <w:sz w:val="20"/>
          <w:szCs w:val="20"/>
        </w:rPr>
      </w:pPr>
    </w:p>
    <w:p w14:paraId="23C77C17" w14:textId="77777777" w:rsidR="00DA4F1B" w:rsidRDefault="00DA4F1B" w:rsidP="00D21087">
      <w:pPr>
        <w:pStyle w:val="Legenda"/>
        <w:rPr>
          <w:rFonts w:cs="Times New Roman"/>
          <w:sz w:val="20"/>
          <w:szCs w:val="20"/>
        </w:rPr>
      </w:pPr>
    </w:p>
    <w:p w14:paraId="36F04936" w14:textId="77777777" w:rsidR="00E1764C" w:rsidRDefault="00E1764C" w:rsidP="00E1764C"/>
    <w:p w14:paraId="3B3561B4" w14:textId="77777777" w:rsidR="00E1764C" w:rsidRDefault="00E1764C" w:rsidP="00E1764C"/>
    <w:p w14:paraId="09F1FC01" w14:textId="77777777" w:rsidR="00E1764C" w:rsidRPr="00E1764C" w:rsidRDefault="00E1764C" w:rsidP="00E1764C"/>
    <w:p w14:paraId="235D5C07" w14:textId="77777777"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14:paraId="4FA02BB8" w14:textId="77777777"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14:anchorId="3901234A" wp14:editId="7BB38ED8">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2"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14:paraId="4EBA0E01" w14:textId="77777777"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proofErr w:type="spellStart"/>
      <w:r w:rsidR="0066354C" w:rsidRPr="0066354C">
        <w:rPr>
          <w:sz w:val="20"/>
          <w:szCs w:val="20"/>
          <w:lang w:eastAsia="pt-BR"/>
        </w:rPr>
        <w:t>Matplotlib</w:t>
      </w:r>
      <w:proofErr w:type="spellEnd"/>
      <w:r w:rsidR="0066354C">
        <w:rPr>
          <w:rFonts w:cs="Times New Roman"/>
          <w:sz w:val="20"/>
          <w:szCs w:val="20"/>
          <w:lang w:eastAsia="pt-BR"/>
        </w:rPr>
        <w:t xml:space="preserve"> 2.2.2</w:t>
      </w:r>
      <w:r>
        <w:rPr>
          <w:rFonts w:cs="Times New Roman"/>
          <w:sz w:val="20"/>
          <w:szCs w:val="20"/>
          <w:lang w:eastAsia="pt-BR"/>
        </w:rPr>
        <w:t>.</w:t>
      </w:r>
    </w:p>
    <w:p w14:paraId="52B8263C" w14:textId="77777777" w:rsidR="005E6560" w:rsidRDefault="005E6560" w:rsidP="00D21087">
      <w:pPr>
        <w:ind w:firstLine="0"/>
        <w:jc w:val="center"/>
        <w:rPr>
          <w:rFonts w:cs="Times New Roman"/>
          <w:sz w:val="20"/>
          <w:szCs w:val="20"/>
          <w:lang w:eastAsia="pt-BR"/>
        </w:rPr>
      </w:pPr>
    </w:p>
    <w:p w14:paraId="7D9FBEE2" w14:textId="48F5DA70" w:rsidR="005E6560" w:rsidRPr="005E6560" w:rsidRDefault="005E6560" w:rsidP="005E6560">
      <w:pPr>
        <w:rPr>
          <w:rFonts w:cs="Times New Roman"/>
          <w:szCs w:val="24"/>
          <w:lang w:eastAsia="pt-BR"/>
        </w:rPr>
      </w:pPr>
      <w:r w:rsidRPr="005E6560">
        <w:rPr>
          <w:rFonts w:cs="Times New Roman"/>
          <w:szCs w:val="24"/>
          <w:lang w:eastAsia="pt-BR"/>
        </w:rPr>
        <w:t>Cada uma das funções de pertinência é representada e</w:t>
      </w:r>
      <w:r>
        <w:rPr>
          <w:rFonts w:cs="Times New Roman"/>
          <w:szCs w:val="24"/>
          <w:lang w:eastAsia="pt-BR"/>
        </w:rPr>
        <w:t xml:space="preserve">m uma cor especifica na Figura 7. A função de pertinência </w:t>
      </w:r>
      <w:ins w:id="779" w:author="revisor" w:date="2019-10-28T22:26:00Z">
        <w:r w:rsidR="00213274">
          <w:rPr>
            <w:rFonts w:cs="Times New Roman"/>
            <w:szCs w:val="24"/>
            <w:lang w:eastAsia="pt-BR"/>
          </w:rPr>
          <w:t>“</w:t>
        </w:r>
      </w:ins>
      <w:r>
        <w:rPr>
          <w:rFonts w:cs="Times New Roman"/>
          <w:szCs w:val="24"/>
          <w:lang w:eastAsia="pt-BR"/>
        </w:rPr>
        <w:t>Baixa</w:t>
      </w:r>
      <w:ins w:id="780" w:author="revisor" w:date="2019-10-28T22:26:00Z">
        <w:r w:rsidR="00213274">
          <w:rPr>
            <w:rFonts w:cs="Times New Roman"/>
            <w:szCs w:val="24"/>
            <w:lang w:eastAsia="pt-BR"/>
          </w:rPr>
          <w:t>”</w:t>
        </w:r>
      </w:ins>
      <w:r w:rsidRPr="005E6560">
        <w:rPr>
          <w:rFonts w:cs="Times New Roman"/>
          <w:szCs w:val="24"/>
          <w:lang w:eastAsia="pt-BR"/>
        </w:rPr>
        <w:t xml:space="preserve"> é r</w:t>
      </w:r>
      <w:r w:rsidR="00483335">
        <w:rPr>
          <w:rFonts w:cs="Times New Roman"/>
          <w:szCs w:val="24"/>
          <w:lang w:eastAsia="pt-BR"/>
        </w:rPr>
        <w:t>epresentada na cor azul no lado esquerdo</w:t>
      </w:r>
      <w:r w:rsidRPr="005E6560">
        <w:rPr>
          <w:rFonts w:cs="Times New Roman"/>
          <w:szCs w:val="24"/>
          <w:lang w:eastAsia="pt-BR"/>
        </w:rPr>
        <w:t xml:space="preserve"> da Figura. Em seguida</w:t>
      </w:r>
      <w:ins w:id="781" w:author="revisor" w:date="2019-10-28T22:26:00Z">
        <w:r w:rsidR="00213274">
          <w:rPr>
            <w:rFonts w:cs="Times New Roman"/>
            <w:szCs w:val="24"/>
            <w:lang w:eastAsia="pt-BR"/>
          </w:rPr>
          <w:t>,</w:t>
        </w:r>
      </w:ins>
      <w:r w:rsidRPr="005E6560">
        <w:rPr>
          <w:rFonts w:cs="Times New Roman"/>
          <w:szCs w:val="24"/>
          <w:lang w:eastAsia="pt-BR"/>
        </w:rPr>
        <w:t xml:space="preserve"> em amarelo</w:t>
      </w:r>
      <w:ins w:id="782" w:author="revisor" w:date="2019-10-28T22:26:00Z">
        <w:r w:rsidR="00213274">
          <w:rPr>
            <w:rFonts w:cs="Times New Roman"/>
            <w:szCs w:val="24"/>
            <w:lang w:eastAsia="pt-BR"/>
          </w:rPr>
          <w:t>,</w:t>
        </w:r>
      </w:ins>
      <w:r w:rsidRPr="005E6560">
        <w:rPr>
          <w:rFonts w:cs="Times New Roman"/>
          <w:szCs w:val="24"/>
          <w:lang w:eastAsia="pt-BR"/>
        </w:rPr>
        <w:t xml:space="preserve"> está a representaçã</w:t>
      </w:r>
      <w:r>
        <w:rPr>
          <w:rFonts w:cs="Times New Roman"/>
          <w:szCs w:val="24"/>
          <w:lang w:eastAsia="pt-BR"/>
        </w:rPr>
        <w:t xml:space="preserve">o da função de pertinência </w:t>
      </w:r>
      <w:ins w:id="783" w:author="revisor" w:date="2019-10-28T22:26:00Z">
        <w:r w:rsidR="00213274">
          <w:rPr>
            <w:rFonts w:cs="Times New Roman"/>
            <w:szCs w:val="24"/>
            <w:lang w:eastAsia="pt-BR"/>
          </w:rPr>
          <w:t>“</w:t>
        </w:r>
      </w:ins>
      <w:r>
        <w:rPr>
          <w:rFonts w:cs="Times New Roman"/>
          <w:szCs w:val="24"/>
          <w:lang w:eastAsia="pt-BR"/>
        </w:rPr>
        <w:t>Média</w:t>
      </w:r>
      <w:ins w:id="784" w:author="revisor" w:date="2019-10-28T22:26:00Z">
        <w:r w:rsidR="00213274">
          <w:rPr>
            <w:rFonts w:cs="Times New Roman"/>
            <w:szCs w:val="24"/>
            <w:lang w:eastAsia="pt-BR"/>
          </w:rPr>
          <w:t>”</w:t>
        </w:r>
      </w:ins>
      <w:r w:rsidRPr="005E6560">
        <w:rPr>
          <w:rFonts w:cs="Times New Roman"/>
          <w:szCs w:val="24"/>
          <w:lang w:eastAsia="pt-BR"/>
        </w:rPr>
        <w:t xml:space="preserve"> e</w:t>
      </w:r>
      <w:ins w:id="785" w:author="revisor" w:date="2019-10-28T22:26:00Z">
        <w:r w:rsidR="00213274">
          <w:rPr>
            <w:rFonts w:cs="Times New Roman"/>
            <w:szCs w:val="24"/>
            <w:lang w:eastAsia="pt-BR"/>
          </w:rPr>
          <w:t>,</w:t>
        </w:r>
      </w:ins>
      <w:r w:rsidRPr="005E6560">
        <w:rPr>
          <w:rFonts w:cs="Times New Roman"/>
          <w:szCs w:val="24"/>
          <w:lang w:eastAsia="pt-BR"/>
        </w:rPr>
        <w:t xml:space="preserve"> por fim</w:t>
      </w:r>
      <w:ins w:id="786" w:author="revisor" w:date="2019-10-28T22:26:00Z">
        <w:r w:rsidR="00213274">
          <w:rPr>
            <w:rFonts w:cs="Times New Roman"/>
            <w:szCs w:val="24"/>
            <w:lang w:eastAsia="pt-BR"/>
          </w:rPr>
          <w:t>,</w:t>
        </w:r>
      </w:ins>
      <w:r w:rsidRPr="005E6560">
        <w:rPr>
          <w:rFonts w:cs="Times New Roman"/>
          <w:szCs w:val="24"/>
          <w:lang w:eastAsia="pt-BR"/>
        </w:rPr>
        <w:t xml:space="preserve"> </w:t>
      </w:r>
      <w:del w:id="787" w:author="revisor" w:date="2019-10-28T22:26:00Z">
        <w:r w:rsidRPr="005E6560" w:rsidDel="00213274">
          <w:rPr>
            <w:rFonts w:cs="Times New Roman"/>
            <w:szCs w:val="24"/>
            <w:lang w:eastAsia="pt-BR"/>
          </w:rPr>
          <w:delText xml:space="preserve"> </w:delText>
        </w:r>
      </w:del>
      <w:r w:rsidRPr="005E6560">
        <w:rPr>
          <w:rFonts w:cs="Times New Roman"/>
          <w:szCs w:val="24"/>
          <w:lang w:eastAsia="pt-BR"/>
        </w:rPr>
        <w:t>no lado direito da Figura</w:t>
      </w:r>
      <w:ins w:id="788" w:author="revisor" w:date="2019-10-28T22:27:00Z">
        <w:r w:rsidR="00213274">
          <w:rPr>
            <w:rFonts w:cs="Times New Roman"/>
            <w:szCs w:val="24"/>
            <w:lang w:eastAsia="pt-BR"/>
          </w:rPr>
          <w:t>,</w:t>
        </w:r>
      </w:ins>
      <w:r w:rsidRPr="005E6560">
        <w:rPr>
          <w:rFonts w:cs="Times New Roman"/>
          <w:szCs w:val="24"/>
          <w:lang w:eastAsia="pt-BR"/>
        </w:rPr>
        <w:t xml:space="preserve"> </w:t>
      </w:r>
      <w:ins w:id="789" w:author="revisor" w:date="2019-10-28T22:26:00Z">
        <w:r w:rsidR="00213274">
          <w:rPr>
            <w:rFonts w:cs="Times New Roman"/>
            <w:szCs w:val="24"/>
            <w:lang w:eastAsia="pt-BR"/>
          </w:rPr>
          <w:t xml:space="preserve">tem-se </w:t>
        </w:r>
      </w:ins>
      <w:r w:rsidRPr="005E6560">
        <w:rPr>
          <w:rFonts w:cs="Times New Roman"/>
          <w:szCs w:val="24"/>
          <w:lang w:eastAsia="pt-BR"/>
        </w:rPr>
        <w:t>a representaç</w:t>
      </w:r>
      <w:r>
        <w:rPr>
          <w:rFonts w:cs="Times New Roman"/>
          <w:szCs w:val="24"/>
          <w:lang w:eastAsia="pt-BR"/>
        </w:rPr>
        <w:t xml:space="preserve">ão da função de pertinência </w:t>
      </w:r>
      <w:ins w:id="790" w:author="revisor" w:date="2019-10-28T22:26:00Z">
        <w:r w:rsidR="00213274">
          <w:rPr>
            <w:rFonts w:cs="Times New Roman"/>
            <w:szCs w:val="24"/>
            <w:lang w:eastAsia="pt-BR"/>
          </w:rPr>
          <w:t>“</w:t>
        </w:r>
      </w:ins>
      <w:r>
        <w:rPr>
          <w:rFonts w:cs="Times New Roman"/>
          <w:szCs w:val="24"/>
          <w:lang w:eastAsia="pt-BR"/>
        </w:rPr>
        <w:t>Alta</w:t>
      </w:r>
      <w:ins w:id="791" w:author="revisor" w:date="2019-10-28T22:26:00Z">
        <w:r w:rsidR="00213274">
          <w:rPr>
            <w:rFonts w:cs="Times New Roman"/>
            <w:szCs w:val="24"/>
            <w:lang w:eastAsia="pt-BR"/>
          </w:rPr>
          <w:t>”,</w:t>
        </w:r>
      </w:ins>
      <w:r w:rsidRPr="005E6560">
        <w:rPr>
          <w:rFonts w:cs="Times New Roman"/>
          <w:szCs w:val="24"/>
          <w:lang w:eastAsia="pt-BR"/>
        </w:rPr>
        <w:t xml:space="preserve"> na cor verde.</w:t>
      </w:r>
    </w:p>
    <w:p w14:paraId="746AE44D" w14:textId="77777777" w:rsidR="00D21087" w:rsidRPr="00D21087" w:rsidRDefault="00D21087" w:rsidP="00D21087">
      <w:pPr>
        <w:ind w:firstLine="0"/>
        <w:jc w:val="center"/>
        <w:rPr>
          <w:rFonts w:cs="Times New Roman"/>
          <w:sz w:val="20"/>
          <w:szCs w:val="20"/>
          <w:lang w:eastAsia="pt-BR"/>
        </w:rPr>
      </w:pPr>
    </w:p>
    <w:p w14:paraId="43C55615" w14:textId="77777777" w:rsidR="00BE3906" w:rsidRPr="005D7EA6" w:rsidRDefault="000B0852" w:rsidP="00E1764C">
      <w:pPr>
        <w:pStyle w:val="Ttulo2"/>
        <w:rPr>
          <w:lang w:eastAsia="pt-BR"/>
        </w:rPr>
      </w:pPr>
      <w:r>
        <w:rPr>
          <w:lang w:eastAsia="pt-BR"/>
        </w:rPr>
        <w:t>Construção das b</w:t>
      </w:r>
      <w:r w:rsidR="00F12CE1">
        <w:rPr>
          <w:lang w:eastAsia="pt-BR"/>
        </w:rPr>
        <w:t>ase</w:t>
      </w:r>
      <w:r w:rsidR="004604BA">
        <w:rPr>
          <w:lang w:eastAsia="pt-BR"/>
        </w:rPr>
        <w:t>s</w:t>
      </w:r>
      <w:r w:rsidR="00BE3906" w:rsidRPr="005D7EA6">
        <w:rPr>
          <w:lang w:eastAsia="pt-BR"/>
        </w:rPr>
        <w:t xml:space="preserve"> de regras</w:t>
      </w:r>
    </w:p>
    <w:p w14:paraId="04844411" w14:textId="77777777" w:rsidR="0018333D" w:rsidRPr="005D7EA6" w:rsidRDefault="0018333D" w:rsidP="0018333D">
      <w:pPr>
        <w:rPr>
          <w:rFonts w:cs="Times New Roman"/>
          <w:szCs w:val="24"/>
          <w:lang w:eastAsia="pt-BR"/>
        </w:rPr>
      </w:pPr>
    </w:p>
    <w:p w14:paraId="6133EAE2" w14:textId="01352ED7"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w:t>
      </w:r>
      <w:del w:id="792" w:author="revisor" w:date="2019-10-28T22:27:00Z">
        <w:r w:rsidR="00CC27D9" w:rsidDel="00213274">
          <w:rPr>
            <w:rFonts w:cs="Times New Roman"/>
            <w:szCs w:val="24"/>
            <w:lang w:eastAsia="pt-BR"/>
          </w:rPr>
          <w:delText xml:space="preserve">é </w:delText>
        </w:r>
      </w:del>
      <w:ins w:id="793" w:author="revisor" w:date="2019-10-28T22:27:00Z">
        <w:r w:rsidR="00213274">
          <w:rPr>
            <w:rFonts w:cs="Times New Roman"/>
            <w:szCs w:val="24"/>
            <w:lang w:eastAsia="pt-BR"/>
          </w:rPr>
          <w:t xml:space="preserve">foi </w:t>
        </w:r>
      </w:ins>
      <w:r w:rsidR="001822FC">
        <w:rPr>
          <w:rFonts w:cs="Times New Roman"/>
          <w:szCs w:val="24"/>
          <w:lang w:eastAsia="pt-BR"/>
        </w:rPr>
        <w:t xml:space="preserve">o </w:t>
      </w:r>
      <w:del w:id="794" w:author="revisor" w:date="2019-10-28T22:27:00Z">
        <w:r w:rsidR="00483335" w:rsidDel="00213274">
          <w:rPr>
            <w:rFonts w:cs="Times New Roman"/>
            <w:szCs w:val="24"/>
            <w:lang w:eastAsia="pt-BR"/>
          </w:rPr>
          <w:delText>mamdan</w:delText>
        </w:r>
        <w:r w:rsidR="00CC27D9" w:rsidDel="00213274">
          <w:rPr>
            <w:rFonts w:cs="Times New Roman"/>
            <w:szCs w:val="24"/>
            <w:lang w:eastAsia="pt-BR"/>
          </w:rPr>
          <w:delText>i</w:delText>
        </w:r>
      </w:del>
      <w:proofErr w:type="spellStart"/>
      <w:ins w:id="795" w:author="revisor" w:date="2019-10-28T22:27:00Z">
        <w:r w:rsidR="00213274">
          <w:rPr>
            <w:rFonts w:cs="Times New Roman"/>
            <w:szCs w:val="24"/>
            <w:lang w:eastAsia="pt-BR"/>
          </w:rPr>
          <w:t>Mamdani</w:t>
        </w:r>
      </w:ins>
      <w:proofErr w:type="spellEnd"/>
      <w:r w:rsidR="00CC27D9">
        <w:rPr>
          <w:rFonts w:cs="Times New Roman"/>
          <w:szCs w:val="24"/>
          <w:lang w:eastAsia="pt-BR"/>
        </w:rPr>
        <w:t xml:space="preserve">,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proofErr w:type="spellStart"/>
      <w:r w:rsidR="008C4351" w:rsidRPr="008C4351">
        <w:rPr>
          <w:i/>
          <w:szCs w:val="24"/>
          <w:lang w:eastAsia="pt-BR"/>
        </w:rPr>
        <w:t>fuzzy</w:t>
      </w:r>
      <w:proofErr w:type="spellEnd"/>
      <w:r w:rsidR="00B01678">
        <w:rPr>
          <w:szCs w:val="24"/>
          <w:lang w:eastAsia="pt-BR"/>
        </w:rPr>
        <w:t xml:space="preserve"> está associada a uma questão do questionário n</w:t>
      </w:r>
      <w:ins w:id="796" w:author="revisor" w:date="2019-10-28T22:27:00Z">
        <w:r w:rsidR="00213274">
          <w:rPr>
            <w:szCs w:val="24"/>
            <w:lang w:eastAsia="pt-BR"/>
          </w:rPr>
          <w:t xml:space="preserve">o elemento </w:t>
        </w:r>
      </w:ins>
      <w:del w:id="797" w:author="revisor" w:date="2019-10-28T22:27:00Z">
        <w:r w:rsidR="00B01678" w:rsidDel="00213274">
          <w:rPr>
            <w:szCs w:val="24"/>
            <w:lang w:eastAsia="pt-BR"/>
          </w:rPr>
          <w:delText xml:space="preserve">a dimensão </w:delText>
        </w:r>
      </w:del>
      <w:r w:rsidR="00B01678">
        <w:rPr>
          <w:szCs w:val="24"/>
          <w:lang w:eastAsia="pt-BR"/>
        </w:rPr>
        <w:t>avaliad</w:t>
      </w:r>
      <w:del w:id="798" w:author="revisor" w:date="2019-10-28T22:27:00Z">
        <w:r w:rsidR="00B01678" w:rsidDel="00213274">
          <w:rPr>
            <w:szCs w:val="24"/>
            <w:lang w:eastAsia="pt-BR"/>
          </w:rPr>
          <w:delText>a</w:delText>
        </w:r>
      </w:del>
      <w:ins w:id="799" w:author="revisor" w:date="2019-10-28T22:27:00Z">
        <w:r w:rsidR="00213274">
          <w:rPr>
            <w:szCs w:val="24"/>
            <w:lang w:eastAsia="pt-BR"/>
          </w:rPr>
          <w:t>o</w:t>
        </w:r>
      </w:ins>
      <w:r w:rsidR="00B01678">
        <w:rPr>
          <w:szCs w:val="24"/>
          <w:lang w:eastAsia="pt-BR"/>
        </w:rPr>
        <w:t>.</w:t>
      </w:r>
    </w:p>
    <w:p w14:paraId="5AAF2767" w14:textId="5559B443" w:rsidR="00160A93" w:rsidRDefault="00D4685C" w:rsidP="00160A93">
      <w:pPr>
        <w:spacing w:after="160"/>
        <w:outlineLvl w:val="9"/>
        <w:rPr>
          <w:lang w:eastAsia="pt-BR"/>
        </w:rPr>
      </w:pPr>
      <w:r>
        <w:rPr>
          <w:szCs w:val="24"/>
          <w:lang w:eastAsia="pt-BR"/>
        </w:rPr>
        <w:t>Ao todo foram necessárias sete base</w:t>
      </w:r>
      <w:ins w:id="800" w:author="revisor" w:date="2019-10-28T22:27:00Z">
        <w:r w:rsidR="00213274">
          <w:rPr>
            <w:szCs w:val="24"/>
            <w:lang w:eastAsia="pt-BR"/>
          </w:rPr>
          <w:t>s</w:t>
        </w:r>
      </w:ins>
      <w:r>
        <w:rPr>
          <w:szCs w:val="24"/>
          <w:lang w:eastAsia="pt-BR"/>
        </w:rPr>
        <w:t xml:space="preserve"> de regras</w:t>
      </w:r>
      <w:ins w:id="801" w:author="revisor" w:date="2019-10-28T22:27:00Z">
        <w:r w:rsidR="00213274">
          <w:rPr>
            <w:szCs w:val="24"/>
            <w:lang w:eastAsia="pt-BR"/>
          </w:rPr>
          <w:t>, u</w:t>
        </w:r>
      </w:ins>
      <w:del w:id="802" w:author="revisor" w:date="2019-10-28T22:27:00Z">
        <w:r w:rsidDel="00213274">
          <w:rPr>
            <w:szCs w:val="24"/>
            <w:lang w:eastAsia="pt-BR"/>
          </w:rPr>
          <w:delText>. U</w:delText>
        </w:r>
      </w:del>
      <w:r>
        <w:rPr>
          <w:szCs w:val="24"/>
          <w:lang w:eastAsia="pt-BR"/>
        </w:rPr>
        <w:t xml:space="preserve">ma para cada sistema </w:t>
      </w:r>
      <w:proofErr w:type="spellStart"/>
      <w:r w:rsidRPr="00517ADD">
        <w:rPr>
          <w:i/>
          <w:szCs w:val="24"/>
          <w:lang w:eastAsia="pt-BR"/>
        </w:rPr>
        <w:t>fuzzy</w:t>
      </w:r>
      <w:proofErr w:type="spellEnd"/>
      <w:r w:rsidRPr="00517ADD">
        <w:rPr>
          <w:i/>
          <w:szCs w:val="24"/>
          <w:lang w:eastAsia="pt-BR"/>
        </w:rPr>
        <w:t xml:space="preserve"> </w:t>
      </w:r>
      <w:r>
        <w:rPr>
          <w:szCs w:val="24"/>
          <w:lang w:eastAsia="pt-BR"/>
        </w:rPr>
        <w:t>desenvolvido</w:t>
      </w:r>
      <w:r w:rsidR="00247797">
        <w:rPr>
          <w:szCs w:val="24"/>
          <w:lang w:eastAsia="pt-BR"/>
        </w:rPr>
        <w:t xml:space="preserve">. </w:t>
      </w:r>
      <w:r>
        <w:rPr>
          <w:szCs w:val="24"/>
          <w:lang w:eastAsia="pt-BR"/>
        </w:rPr>
        <w:t>Na representação das regras utilizadas, cada coluna</w:t>
      </w:r>
      <w:r w:rsidR="00247797">
        <w:rPr>
          <w:szCs w:val="24"/>
          <w:lang w:eastAsia="pt-BR"/>
        </w:rPr>
        <w:t xml:space="preserve">, com exceção da </w:t>
      </w:r>
      <w:ins w:id="803" w:author="revisor" w:date="2019-10-28T22:27:00Z">
        <w:r w:rsidR="00213274">
          <w:rPr>
            <w:szCs w:val="24"/>
            <w:lang w:eastAsia="pt-BR"/>
          </w:rPr>
          <w:t>ú</w:t>
        </w:r>
      </w:ins>
      <w:del w:id="804" w:author="revisor" w:date="2019-10-28T22:27:00Z">
        <w:r w:rsidR="00247797" w:rsidDel="00213274">
          <w:rPr>
            <w:szCs w:val="24"/>
            <w:lang w:eastAsia="pt-BR"/>
          </w:rPr>
          <w:delText>u</w:delText>
        </w:r>
      </w:del>
      <w:r w:rsidR="00247797">
        <w:rPr>
          <w:szCs w:val="24"/>
          <w:lang w:eastAsia="pt-BR"/>
        </w:rPr>
        <w:t>ltima</w:t>
      </w:r>
      <w:r>
        <w:rPr>
          <w:szCs w:val="24"/>
          <w:lang w:eastAsia="pt-BR"/>
        </w:rPr>
        <w:t xml:space="preserve"> é referente a uma variável de entrada do sistema</w:t>
      </w:r>
      <w:r w:rsidR="00247797">
        <w:rPr>
          <w:szCs w:val="24"/>
          <w:lang w:eastAsia="pt-BR"/>
        </w:rPr>
        <w:t xml:space="preserve">, sendo a </w:t>
      </w:r>
      <w:ins w:id="805" w:author="revisor" w:date="2019-10-28T22:27:00Z">
        <w:r w:rsidR="00213274">
          <w:rPr>
            <w:szCs w:val="24"/>
            <w:lang w:eastAsia="pt-BR"/>
          </w:rPr>
          <w:t>ú</w:t>
        </w:r>
      </w:ins>
      <w:del w:id="806" w:author="revisor" w:date="2019-10-28T22:27:00Z">
        <w:r w:rsidR="00247797" w:rsidDel="00213274">
          <w:rPr>
            <w:szCs w:val="24"/>
            <w:lang w:eastAsia="pt-BR"/>
          </w:rPr>
          <w:delText>u</w:delText>
        </w:r>
      </w:del>
      <w:r w:rsidR="00247797">
        <w:rPr>
          <w:szCs w:val="24"/>
          <w:lang w:eastAsia="pt-BR"/>
        </w:rPr>
        <w:t xml:space="preserve">ltima </w:t>
      </w:r>
      <w:ins w:id="807" w:author="revisor" w:date="2019-10-28T22:28:00Z">
        <w:r w:rsidR="00213274">
          <w:rPr>
            <w:szCs w:val="24"/>
            <w:lang w:eastAsia="pt-BR"/>
          </w:rPr>
          <w:t xml:space="preserve">coluna referente ao </w:t>
        </w:r>
      </w:ins>
      <w:r w:rsidR="00247797">
        <w:rPr>
          <w:szCs w:val="24"/>
          <w:lang w:eastAsia="pt-BR"/>
        </w:rPr>
        <w:t xml:space="preserve">valor </w:t>
      </w:r>
      <w:ins w:id="808" w:author="revisor" w:date="2019-10-28T22:28:00Z">
        <w:r w:rsidR="00837536">
          <w:rPr>
            <w:szCs w:val="24"/>
            <w:lang w:eastAsia="pt-BR"/>
          </w:rPr>
          <w:t xml:space="preserve">linguístico </w:t>
        </w:r>
      </w:ins>
      <w:r w:rsidR="00247797">
        <w:rPr>
          <w:szCs w:val="24"/>
          <w:lang w:eastAsia="pt-BR"/>
        </w:rPr>
        <w:t>definido para a variável de saída</w:t>
      </w:r>
      <w:r>
        <w:rPr>
          <w:szCs w:val="24"/>
          <w:lang w:eastAsia="pt-BR"/>
        </w:rPr>
        <w:t>.</w:t>
      </w:r>
      <w:ins w:id="809" w:author="revisor" w:date="2019-10-28T22:33:00Z">
        <w:r w:rsidR="00160A93">
          <w:rPr>
            <w:szCs w:val="24"/>
            <w:lang w:eastAsia="pt-BR"/>
          </w:rPr>
          <w:t xml:space="preserve"> </w:t>
        </w:r>
      </w:ins>
      <w:moveToRangeStart w:id="810" w:author="revisor" w:date="2019-10-28T22:33:00Z" w:name="move23194419"/>
      <w:moveTo w:id="811" w:author="revisor" w:date="2019-10-28T22:33:00Z">
        <w:r w:rsidR="00160A93">
          <w:rPr>
            <w:lang w:eastAsia="pt-BR"/>
          </w:rPr>
          <w:t>Como o</w:t>
        </w:r>
      </w:moveTo>
      <w:ins w:id="812" w:author="revisor" w:date="2019-10-28T22:33:00Z">
        <w:r w:rsidR="00160A93">
          <w:rPr>
            <w:lang w:eastAsia="pt-BR"/>
          </w:rPr>
          <w:t>s</w:t>
        </w:r>
      </w:ins>
      <w:moveTo w:id="813" w:author="revisor" w:date="2019-10-28T22:33:00Z">
        <w:r w:rsidR="00160A93">
          <w:rPr>
            <w:lang w:eastAsia="pt-BR"/>
          </w:rPr>
          <w:t xml:space="preserve"> sistema</w:t>
        </w:r>
      </w:moveTo>
      <w:ins w:id="814" w:author="revisor" w:date="2019-10-28T22:33:00Z">
        <w:r w:rsidR="00160A93">
          <w:rPr>
            <w:lang w:eastAsia="pt-BR"/>
          </w:rPr>
          <w:t>s</w:t>
        </w:r>
      </w:ins>
      <w:moveTo w:id="815" w:author="revisor" w:date="2019-10-28T22:33:00Z">
        <w:r w:rsidR="00160A93">
          <w:rPr>
            <w:lang w:eastAsia="pt-BR"/>
          </w:rPr>
          <w:t xml:space="preserve"> </w:t>
        </w:r>
        <w:proofErr w:type="spellStart"/>
        <w:r w:rsidR="00160A93" w:rsidRPr="00517ADD">
          <w:rPr>
            <w:i/>
            <w:lang w:eastAsia="pt-BR"/>
          </w:rPr>
          <w:t>fuzzy</w:t>
        </w:r>
        <w:proofErr w:type="spellEnd"/>
        <w:r w:rsidR="00160A93">
          <w:rPr>
            <w:lang w:eastAsia="pt-BR"/>
          </w:rPr>
          <w:t xml:space="preserve"> responsáve</w:t>
        </w:r>
      </w:moveTo>
      <w:ins w:id="816" w:author="revisor" w:date="2019-10-28T22:33:00Z">
        <w:r w:rsidR="00160A93">
          <w:rPr>
            <w:lang w:eastAsia="pt-BR"/>
          </w:rPr>
          <w:t>is</w:t>
        </w:r>
      </w:ins>
      <w:moveTo w:id="817" w:author="revisor" w:date="2019-10-28T22:33:00Z">
        <w:del w:id="818" w:author="revisor" w:date="2019-10-28T22:33:00Z">
          <w:r w:rsidR="00160A93" w:rsidDel="00160A93">
            <w:rPr>
              <w:lang w:eastAsia="pt-BR"/>
            </w:rPr>
            <w:delText>l</w:delText>
          </w:r>
        </w:del>
        <w:r w:rsidR="00160A93">
          <w:rPr>
            <w:lang w:eastAsia="pt-BR"/>
          </w:rPr>
          <w:t xml:space="preserve"> por avaliar o</w:t>
        </w:r>
      </w:moveTo>
      <w:ins w:id="819" w:author="revisor" w:date="2019-10-28T22:33:00Z">
        <w:r w:rsidR="00160A93">
          <w:rPr>
            <w:lang w:eastAsia="pt-BR"/>
          </w:rPr>
          <w:t>s</w:t>
        </w:r>
      </w:ins>
      <w:moveTo w:id="820" w:author="revisor" w:date="2019-10-28T22:33:00Z">
        <w:r w:rsidR="00160A93">
          <w:rPr>
            <w:lang w:eastAsia="pt-BR"/>
          </w:rPr>
          <w:t xml:space="preserve"> </w:t>
        </w:r>
      </w:moveTo>
      <w:ins w:id="821" w:author="revisor" w:date="2019-10-28T22:33:00Z">
        <w:r w:rsidR="00160A93">
          <w:rPr>
            <w:lang w:eastAsia="pt-BR"/>
          </w:rPr>
          <w:t xml:space="preserve">seis primeiros </w:t>
        </w:r>
      </w:ins>
      <w:moveTo w:id="822" w:author="revisor" w:date="2019-10-28T22:33:00Z">
        <w:r w:rsidR="00160A93">
          <w:rPr>
            <w:lang w:eastAsia="pt-BR"/>
          </w:rPr>
          <w:t>elemento</w:t>
        </w:r>
      </w:moveTo>
      <w:ins w:id="823" w:author="revisor" w:date="2019-10-28T22:33:00Z">
        <w:r w:rsidR="00160A93">
          <w:rPr>
            <w:lang w:eastAsia="pt-BR"/>
          </w:rPr>
          <w:t>s</w:t>
        </w:r>
      </w:ins>
      <w:moveTo w:id="824" w:author="revisor" w:date="2019-10-28T22:33:00Z">
        <w:r w:rsidR="00160A93">
          <w:rPr>
            <w:lang w:eastAsia="pt-BR"/>
          </w:rPr>
          <w:t xml:space="preserve"> </w:t>
        </w:r>
        <w:del w:id="825" w:author="revisor" w:date="2019-10-28T22:33:00Z">
          <w:r w:rsidR="00160A93" w:rsidDel="00160A93">
            <w:rPr>
              <w:lang w:eastAsia="pt-BR"/>
            </w:rPr>
            <w:delText xml:space="preserve">atividades colaborativas </w:delText>
          </w:r>
        </w:del>
        <w:r w:rsidR="00160A93">
          <w:rPr>
            <w:lang w:eastAsia="pt-BR"/>
          </w:rPr>
          <w:t>possu</w:t>
        </w:r>
        <w:del w:id="826" w:author="revisor" w:date="2019-10-28T22:33:00Z">
          <w:r w:rsidR="00160A93" w:rsidDel="00160A93">
            <w:rPr>
              <w:lang w:eastAsia="pt-BR"/>
            </w:rPr>
            <w:delText>i</w:delText>
          </w:r>
        </w:del>
      </w:moveTo>
      <w:ins w:id="827" w:author="revisor" w:date="2019-10-28T22:33:00Z">
        <w:r w:rsidR="00160A93">
          <w:rPr>
            <w:lang w:eastAsia="pt-BR"/>
          </w:rPr>
          <w:t>em</w:t>
        </w:r>
      </w:ins>
      <w:moveTo w:id="828" w:author="revisor" w:date="2019-10-28T22:33:00Z">
        <w:r w:rsidR="00160A93">
          <w:rPr>
            <w:lang w:eastAsia="pt-BR"/>
          </w:rPr>
          <w:t xml:space="preserve"> quatro variáveis de entrada, a base de regras é apresentada com cinco colunas. </w:t>
        </w:r>
      </w:moveTo>
    </w:p>
    <w:moveToRangeEnd w:id="810"/>
    <w:p w14:paraId="1FC6CE79" w14:textId="032FC542" w:rsidR="00E1764C" w:rsidRDefault="00E1764C" w:rsidP="007917A1">
      <w:pPr>
        <w:rPr>
          <w:ins w:id="829" w:author="revisor" w:date="2019-10-28T22:28:00Z"/>
          <w:szCs w:val="24"/>
          <w:lang w:eastAsia="pt-BR"/>
        </w:rPr>
      </w:pPr>
    </w:p>
    <w:p w14:paraId="006B35CB" w14:textId="05FCE958" w:rsidR="00837536" w:rsidRDefault="00837536" w:rsidP="007917A1">
      <w:pPr>
        <w:rPr>
          <w:ins w:id="830" w:author="revisor" w:date="2019-10-28T22:41:00Z"/>
          <w:szCs w:val="24"/>
          <w:lang w:eastAsia="pt-BR"/>
        </w:rPr>
      </w:pPr>
      <w:ins w:id="831" w:author="revisor" w:date="2019-10-28T22:28:00Z">
        <w:r>
          <w:rPr>
            <w:szCs w:val="24"/>
            <w:lang w:eastAsia="pt-BR"/>
          </w:rPr>
          <w:t xml:space="preserve">A seguir, </w:t>
        </w:r>
      </w:ins>
      <w:ins w:id="832" w:author="revisor" w:date="2019-10-28T22:29:00Z">
        <w:r>
          <w:rPr>
            <w:szCs w:val="24"/>
            <w:lang w:eastAsia="pt-BR"/>
          </w:rPr>
          <w:t>um fragmento de uma das bases de regras que ilustram esta etapa da construção</w:t>
        </w:r>
      </w:ins>
      <w:ins w:id="833" w:author="revisor" w:date="2019-10-28T22:28:00Z">
        <w:r>
          <w:rPr>
            <w:szCs w:val="24"/>
            <w:lang w:eastAsia="pt-BR"/>
          </w:rPr>
          <w:t xml:space="preserve"> </w:t>
        </w:r>
      </w:ins>
      <w:ins w:id="834" w:author="revisor" w:date="2019-10-28T22:29:00Z">
        <w:r>
          <w:rPr>
            <w:szCs w:val="24"/>
            <w:lang w:eastAsia="pt-BR"/>
          </w:rPr>
          <w:t xml:space="preserve">dos sistemas </w:t>
        </w:r>
        <w:proofErr w:type="spellStart"/>
        <w:r>
          <w:rPr>
            <w:szCs w:val="24"/>
            <w:lang w:eastAsia="pt-BR"/>
          </w:rPr>
          <w:t>fuzzy</w:t>
        </w:r>
        <w:proofErr w:type="spellEnd"/>
        <w:r>
          <w:rPr>
            <w:szCs w:val="24"/>
            <w:lang w:eastAsia="pt-BR"/>
          </w:rPr>
          <w:t xml:space="preserve">. </w:t>
        </w:r>
      </w:ins>
    </w:p>
    <w:p w14:paraId="395DC8E4" w14:textId="77777777" w:rsidR="00783646" w:rsidRDefault="00783646" w:rsidP="007917A1">
      <w:pPr>
        <w:rPr>
          <w:ins w:id="835" w:author="revisor" w:date="2019-10-28T22:41:00Z"/>
          <w:szCs w:val="24"/>
          <w:lang w:eastAsia="pt-BR"/>
        </w:rPr>
      </w:pPr>
    </w:p>
    <w:p w14:paraId="3FE27D6F" w14:textId="77777777" w:rsidR="00783646"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36" w:author="revisor" w:date="2019-10-28T22:43:00Z"/>
          <w:rFonts w:ascii="Consolas" w:hAnsi="Consolas" w:cs="Courier New"/>
          <w:sz w:val="20"/>
          <w:szCs w:val="20"/>
        </w:rPr>
        <w:pPrChange w:id="837" w:author="revisor" w:date="2019-10-28T22:44:00Z">
          <w:pPr>
            <w:spacing w:line="276" w:lineRule="auto"/>
          </w:pPr>
        </w:pPrChange>
      </w:pPr>
      <w:ins w:id="838" w:author="revisor" w:date="2019-10-28T22:43:00Z">
        <w:r>
          <w:rPr>
            <w:rFonts w:ascii="Consolas" w:hAnsi="Consolas" w:cs="Courier New"/>
            <w:sz w:val="20"/>
            <w:szCs w:val="20"/>
          </w:rPr>
          <w:t>[</w:t>
        </w:r>
      </w:ins>
    </w:p>
    <w:p w14:paraId="78433D2C" w14:textId="6EF2D2E1"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39" w:author="revisor" w:date="2019-10-28T22:41:00Z"/>
          <w:rFonts w:ascii="Consolas" w:hAnsi="Consolas" w:cs="Courier New"/>
          <w:sz w:val="20"/>
          <w:szCs w:val="20"/>
        </w:rPr>
        <w:pPrChange w:id="840" w:author="revisor" w:date="2019-10-28T22:44:00Z">
          <w:pPr>
            <w:spacing w:line="276" w:lineRule="auto"/>
          </w:pPr>
        </w:pPrChange>
      </w:pPr>
      <w:ins w:id="841" w:author="revisor" w:date="2019-10-28T22:41:00Z">
        <w:r w:rsidRPr="00E25ABE">
          <w:rPr>
            <w:rFonts w:ascii="Consolas" w:hAnsi="Consolas" w:cs="Courier New"/>
            <w:sz w:val="20"/>
            <w:szCs w:val="20"/>
          </w:rPr>
          <w:t>[BAIXO, BAIXO, BAIXO, BAIXO, BAIXA],</w:t>
        </w:r>
      </w:ins>
    </w:p>
    <w:p w14:paraId="09F778D0" w14:textId="7CD11AE8"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42" w:author="revisor" w:date="2019-10-28T22:41:00Z"/>
          <w:rFonts w:ascii="Consolas" w:hAnsi="Consolas" w:cs="Courier New"/>
          <w:sz w:val="20"/>
          <w:szCs w:val="20"/>
        </w:rPr>
        <w:pPrChange w:id="843" w:author="revisor" w:date="2019-10-28T22:44:00Z">
          <w:pPr>
            <w:spacing w:line="276" w:lineRule="auto"/>
          </w:pPr>
        </w:pPrChange>
      </w:pPr>
      <w:ins w:id="844" w:author="revisor" w:date="2019-10-28T22:41:00Z">
        <w:r w:rsidRPr="00E25ABE">
          <w:rPr>
            <w:rFonts w:ascii="Consolas" w:hAnsi="Consolas" w:cs="Courier New"/>
            <w:sz w:val="20"/>
            <w:szCs w:val="20"/>
          </w:rPr>
          <w:t>[MEDIO, BAIXO, BAIXO, BAIXO, BAIXA],</w:t>
        </w:r>
      </w:ins>
    </w:p>
    <w:p w14:paraId="4FE8273A" w14:textId="77777777" w:rsidR="00783646"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45" w:author="revisor" w:date="2019-10-28T22:42:00Z"/>
          <w:rFonts w:ascii="Consolas" w:hAnsi="Consolas" w:cs="Courier New"/>
          <w:sz w:val="20"/>
          <w:szCs w:val="20"/>
        </w:rPr>
        <w:pPrChange w:id="846" w:author="revisor" w:date="2019-10-28T22:44:00Z">
          <w:pPr>
            <w:spacing w:line="276" w:lineRule="auto"/>
          </w:pPr>
        </w:pPrChange>
      </w:pPr>
      <w:ins w:id="847" w:author="revisor" w:date="2019-10-28T22:41:00Z">
        <w:r w:rsidRPr="00E25ABE">
          <w:rPr>
            <w:rFonts w:ascii="Consolas" w:hAnsi="Consolas" w:cs="Courier New"/>
            <w:sz w:val="20"/>
            <w:szCs w:val="20"/>
          </w:rPr>
          <w:t>[BAIXO, BAIXO, MEDIO, MEDIO, BAIXA],</w:t>
        </w:r>
      </w:ins>
    </w:p>
    <w:p w14:paraId="30C7FF80" w14:textId="1835C6B2"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48" w:author="revisor" w:date="2019-10-28T22:41:00Z"/>
          <w:rFonts w:ascii="Consolas" w:hAnsi="Consolas" w:cs="Courier New"/>
          <w:sz w:val="20"/>
          <w:szCs w:val="20"/>
        </w:rPr>
        <w:pPrChange w:id="849" w:author="revisor" w:date="2019-10-28T22:44:00Z">
          <w:pPr>
            <w:spacing w:line="276" w:lineRule="auto"/>
          </w:pPr>
        </w:pPrChange>
      </w:pPr>
      <w:ins w:id="850" w:author="revisor" w:date="2019-10-28T22:41:00Z">
        <w:r w:rsidRPr="00E25ABE">
          <w:rPr>
            <w:rFonts w:ascii="Consolas" w:hAnsi="Consolas" w:cs="Courier New"/>
            <w:sz w:val="20"/>
            <w:szCs w:val="20"/>
          </w:rPr>
          <w:t>[MEDIO, MEDIO, BAIXO, BAIXO, MEDIA],</w:t>
        </w:r>
      </w:ins>
    </w:p>
    <w:p w14:paraId="65AD21E6" w14:textId="6024C797"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51" w:author="revisor" w:date="2019-10-28T22:41:00Z"/>
          <w:rFonts w:ascii="Consolas" w:hAnsi="Consolas" w:cs="Courier New"/>
          <w:sz w:val="20"/>
          <w:szCs w:val="20"/>
        </w:rPr>
        <w:pPrChange w:id="852" w:author="revisor" w:date="2019-10-28T22:44:00Z">
          <w:pPr>
            <w:spacing w:line="276" w:lineRule="auto"/>
          </w:pPr>
        </w:pPrChange>
      </w:pPr>
      <w:ins w:id="853" w:author="revisor" w:date="2019-10-28T22:41:00Z">
        <w:r w:rsidRPr="00E25ABE">
          <w:rPr>
            <w:rFonts w:ascii="Consolas" w:hAnsi="Consolas" w:cs="Courier New"/>
            <w:sz w:val="20"/>
            <w:szCs w:val="20"/>
          </w:rPr>
          <w:t>[MEDIO, MEDIO, ALTO, BAIXO, MEDIA],</w:t>
        </w:r>
      </w:ins>
    </w:p>
    <w:p w14:paraId="5374DDA3" w14:textId="238A9A0B" w:rsidR="00783646" w:rsidRPr="00683B17"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54" w:author="revisor" w:date="2019-10-28T22:43:00Z"/>
          <w:rFonts w:ascii="Consolas" w:hAnsi="Consolas" w:cs="Courier New"/>
          <w:sz w:val="20"/>
          <w:szCs w:val="20"/>
        </w:rPr>
        <w:pPrChange w:id="855" w:author="revisor" w:date="2019-10-28T22:44:00Z">
          <w:pPr>
            <w:spacing w:line="276" w:lineRule="auto"/>
          </w:pPr>
        </w:pPrChange>
      </w:pPr>
      <w:ins w:id="856" w:author="revisor" w:date="2019-10-28T22:43:00Z">
        <w:r w:rsidRPr="00E25ABE">
          <w:rPr>
            <w:rFonts w:ascii="Consolas" w:hAnsi="Consolas" w:cs="Courier New"/>
            <w:sz w:val="20"/>
            <w:szCs w:val="20"/>
          </w:rPr>
          <w:t>[MED</w:t>
        </w:r>
        <w:r>
          <w:rPr>
            <w:rFonts w:ascii="Consolas" w:hAnsi="Consolas" w:cs="Courier New"/>
            <w:sz w:val="20"/>
            <w:szCs w:val="20"/>
          </w:rPr>
          <w:t>IO, MEDIO, MEDIO, MEDIO, MEDIA]</w:t>
        </w:r>
      </w:ins>
    </w:p>
    <w:p w14:paraId="3DFA695E" w14:textId="09F0FDDF"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57" w:author="revisor" w:date="2019-10-28T22:41:00Z"/>
          <w:rFonts w:ascii="Consolas" w:hAnsi="Consolas" w:cs="Courier New"/>
          <w:sz w:val="20"/>
          <w:szCs w:val="20"/>
        </w:rPr>
        <w:pPrChange w:id="858" w:author="revisor" w:date="2019-10-28T22:44:00Z">
          <w:pPr>
            <w:spacing w:line="276" w:lineRule="auto"/>
          </w:pPr>
        </w:pPrChange>
      </w:pPr>
      <w:ins w:id="859" w:author="revisor" w:date="2019-10-28T22:41:00Z">
        <w:r w:rsidRPr="00E25ABE">
          <w:rPr>
            <w:rFonts w:ascii="Consolas" w:hAnsi="Consolas" w:cs="Courier New"/>
            <w:sz w:val="20"/>
            <w:szCs w:val="20"/>
          </w:rPr>
          <w:t>[BAIXO, MEDIO, ALTO, MEDIO, MEDIA],</w:t>
        </w:r>
      </w:ins>
    </w:p>
    <w:p w14:paraId="4AA91BCE" w14:textId="6943FD05"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60" w:author="revisor" w:date="2019-10-28T22:41:00Z"/>
          <w:rFonts w:ascii="Consolas" w:hAnsi="Consolas" w:cs="Courier New"/>
          <w:sz w:val="20"/>
          <w:szCs w:val="20"/>
        </w:rPr>
        <w:pPrChange w:id="861" w:author="revisor" w:date="2019-10-28T22:44:00Z">
          <w:pPr>
            <w:spacing w:line="276" w:lineRule="auto"/>
          </w:pPr>
        </w:pPrChange>
      </w:pPr>
      <w:ins w:id="862" w:author="revisor" w:date="2019-10-28T22:41:00Z">
        <w:r w:rsidRPr="00E25ABE">
          <w:rPr>
            <w:rFonts w:ascii="Consolas" w:hAnsi="Consolas" w:cs="Courier New"/>
            <w:sz w:val="20"/>
            <w:szCs w:val="20"/>
          </w:rPr>
          <w:t>[ALTO, BAIXO, MEDIO, MEDIO, MEDIA],</w:t>
        </w:r>
      </w:ins>
    </w:p>
    <w:p w14:paraId="15DF7492" w14:textId="2E6FCFA7"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63" w:author="revisor" w:date="2019-10-28T22:41:00Z"/>
          <w:rFonts w:ascii="Consolas" w:hAnsi="Consolas" w:cs="Courier New"/>
          <w:sz w:val="20"/>
          <w:szCs w:val="20"/>
        </w:rPr>
        <w:pPrChange w:id="864" w:author="revisor" w:date="2019-10-28T22:44:00Z">
          <w:pPr>
            <w:spacing w:line="276" w:lineRule="auto"/>
          </w:pPr>
        </w:pPrChange>
      </w:pPr>
      <w:ins w:id="865" w:author="revisor" w:date="2019-10-28T22:41:00Z">
        <w:r w:rsidRPr="00E25ABE">
          <w:rPr>
            <w:rFonts w:ascii="Consolas" w:hAnsi="Consolas" w:cs="Courier New"/>
            <w:sz w:val="20"/>
            <w:szCs w:val="20"/>
          </w:rPr>
          <w:t>[ALTO, ALTO, ALTO, ALTO, ALTA],</w:t>
        </w:r>
      </w:ins>
    </w:p>
    <w:p w14:paraId="649DF7B6" w14:textId="3DB8D17B"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66" w:author="revisor" w:date="2019-10-28T22:41:00Z"/>
          <w:rFonts w:ascii="Consolas" w:hAnsi="Consolas" w:cs="Courier New"/>
          <w:sz w:val="20"/>
          <w:szCs w:val="20"/>
        </w:rPr>
        <w:pPrChange w:id="867" w:author="revisor" w:date="2019-10-28T22:44:00Z">
          <w:pPr>
            <w:spacing w:line="276" w:lineRule="auto"/>
          </w:pPr>
        </w:pPrChange>
      </w:pPr>
      <w:ins w:id="868" w:author="revisor" w:date="2019-10-28T22:41:00Z">
        <w:r w:rsidRPr="00E25ABE">
          <w:rPr>
            <w:rFonts w:ascii="Consolas" w:hAnsi="Consolas" w:cs="Courier New"/>
            <w:sz w:val="20"/>
            <w:szCs w:val="20"/>
          </w:rPr>
          <w:t>[ALTO, MEDIO, ALTO, ALTO, ALTA],</w:t>
        </w:r>
      </w:ins>
    </w:p>
    <w:p w14:paraId="1B34F303" w14:textId="721B6166"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69" w:author="revisor" w:date="2019-10-28T22:41:00Z"/>
          <w:rFonts w:ascii="Consolas" w:hAnsi="Consolas" w:cs="Courier New"/>
          <w:sz w:val="20"/>
          <w:szCs w:val="20"/>
        </w:rPr>
        <w:pPrChange w:id="870" w:author="revisor" w:date="2019-10-28T22:44:00Z">
          <w:pPr>
            <w:spacing w:line="276" w:lineRule="auto"/>
          </w:pPr>
        </w:pPrChange>
      </w:pPr>
      <w:ins w:id="871" w:author="revisor" w:date="2019-10-28T22:41:00Z">
        <w:r w:rsidRPr="00E25ABE">
          <w:rPr>
            <w:rFonts w:ascii="Consolas" w:hAnsi="Consolas" w:cs="Courier New"/>
            <w:sz w:val="20"/>
            <w:szCs w:val="20"/>
          </w:rPr>
          <w:t>[MEDIO, ALTO, ALTO, ALTO, ALTA],</w:t>
        </w:r>
      </w:ins>
    </w:p>
    <w:p w14:paraId="595B7129" w14:textId="1F74880F" w:rsidR="00783646" w:rsidRPr="00E25ABE" w:rsidRDefault="00783646" w:rsidP="00F52C1E">
      <w:pPr>
        <w:pBdr>
          <w:top w:val="single" w:sz="4" w:space="1" w:color="auto"/>
          <w:left w:val="single" w:sz="4" w:space="4" w:color="auto"/>
          <w:bottom w:val="single" w:sz="4" w:space="1" w:color="auto"/>
          <w:right w:val="single" w:sz="4" w:space="4" w:color="auto"/>
        </w:pBdr>
        <w:spacing w:line="276" w:lineRule="auto"/>
        <w:ind w:left="1134" w:right="1558"/>
        <w:rPr>
          <w:ins w:id="872" w:author="revisor" w:date="2019-10-28T22:41:00Z"/>
          <w:rFonts w:ascii="Consolas" w:hAnsi="Consolas" w:cs="Courier New"/>
          <w:sz w:val="20"/>
          <w:szCs w:val="20"/>
        </w:rPr>
        <w:pPrChange w:id="873" w:author="revisor" w:date="2019-10-28T22:44:00Z">
          <w:pPr>
            <w:spacing w:line="276" w:lineRule="auto"/>
          </w:pPr>
        </w:pPrChange>
      </w:pPr>
      <w:ins w:id="874" w:author="revisor" w:date="2019-10-28T22:41:00Z">
        <w:r w:rsidRPr="00E25ABE">
          <w:rPr>
            <w:rFonts w:ascii="Consolas" w:hAnsi="Consolas" w:cs="Courier New"/>
            <w:sz w:val="20"/>
            <w:szCs w:val="20"/>
          </w:rPr>
          <w:t>[ALTO, ALTO, MEDIO, MEDIO, ALTA],</w:t>
        </w:r>
      </w:ins>
    </w:p>
    <w:p w14:paraId="74C67E1A" w14:textId="5B4B7DF0" w:rsidR="00783646" w:rsidRDefault="0051250B" w:rsidP="00F52C1E">
      <w:pPr>
        <w:pBdr>
          <w:top w:val="single" w:sz="4" w:space="1" w:color="auto"/>
          <w:left w:val="single" w:sz="4" w:space="4" w:color="auto"/>
          <w:bottom w:val="single" w:sz="4" w:space="1" w:color="auto"/>
          <w:right w:val="single" w:sz="4" w:space="4" w:color="auto"/>
        </w:pBdr>
        <w:ind w:left="1134" w:right="1558"/>
        <w:rPr>
          <w:ins w:id="875" w:author="revisor" w:date="2019-10-28T22:41:00Z"/>
          <w:szCs w:val="24"/>
          <w:lang w:eastAsia="pt-BR"/>
        </w:rPr>
        <w:pPrChange w:id="876" w:author="revisor" w:date="2019-10-28T22:44:00Z">
          <w:pPr/>
        </w:pPrChange>
      </w:pPr>
      <w:ins w:id="877" w:author="revisor" w:date="2019-10-28T22:44:00Z">
        <w:r>
          <w:rPr>
            <w:szCs w:val="24"/>
            <w:lang w:eastAsia="pt-BR"/>
          </w:rPr>
          <w:t>]</w:t>
        </w:r>
      </w:ins>
    </w:p>
    <w:p w14:paraId="452BE6DC" w14:textId="77777777" w:rsidR="00783646" w:rsidRDefault="00783646" w:rsidP="007917A1">
      <w:pPr>
        <w:rPr>
          <w:ins w:id="878" w:author="revisor" w:date="2019-10-28T22:41:00Z"/>
          <w:szCs w:val="24"/>
          <w:lang w:eastAsia="pt-BR"/>
        </w:rPr>
      </w:pPr>
    </w:p>
    <w:p w14:paraId="404455B9" w14:textId="77777777" w:rsidR="00783646" w:rsidRDefault="00783646" w:rsidP="007917A1">
      <w:pPr>
        <w:rPr>
          <w:szCs w:val="24"/>
          <w:lang w:eastAsia="pt-BR"/>
        </w:rPr>
      </w:pPr>
    </w:p>
    <w:p w14:paraId="3A7D9AFB" w14:textId="2BF60F91" w:rsidR="00E858C5" w:rsidRDefault="00D4685C" w:rsidP="00E858C5">
      <w:pPr>
        <w:jc w:val="left"/>
        <w:rPr>
          <w:ins w:id="879" w:author="revisor" w:date="2019-10-28T22:32:00Z"/>
          <w:szCs w:val="24"/>
          <w:lang w:eastAsia="pt-BR"/>
        </w:rPr>
      </w:pPr>
      <w:del w:id="880" w:author="revisor" w:date="2019-10-28T22:32:00Z">
        <w:r w:rsidDel="00E858C5">
          <w:rPr>
            <w:szCs w:val="24"/>
            <w:lang w:eastAsia="pt-BR"/>
          </w:rPr>
          <w:tab/>
        </w:r>
      </w:del>
      <w:ins w:id="881" w:author="revisor" w:date="2019-10-28T22:30:00Z">
        <w:r w:rsidR="00837536">
          <w:rPr>
            <w:szCs w:val="24"/>
            <w:lang w:eastAsia="pt-BR"/>
          </w:rPr>
          <w:t xml:space="preserve">As sete bases de regras </w:t>
        </w:r>
      </w:ins>
      <w:ins w:id="882" w:author="revisor" w:date="2019-10-28T22:32:00Z">
        <w:r w:rsidR="00E858C5">
          <w:rPr>
            <w:szCs w:val="24"/>
            <w:lang w:eastAsia="pt-BR"/>
          </w:rPr>
          <w:t xml:space="preserve">desenvolvidas </w:t>
        </w:r>
      </w:ins>
      <w:ins w:id="883" w:author="revisor" w:date="2019-10-28T22:30:00Z">
        <w:r w:rsidR="00837536">
          <w:rPr>
            <w:szCs w:val="24"/>
            <w:lang w:eastAsia="pt-BR"/>
          </w:rPr>
          <w:t xml:space="preserve">estão </w:t>
        </w:r>
      </w:ins>
      <w:ins w:id="884" w:author="revisor" w:date="2019-10-28T22:47:00Z">
        <w:r w:rsidR="00F52C1E">
          <w:rPr>
            <w:szCs w:val="24"/>
            <w:lang w:eastAsia="pt-BR"/>
          </w:rPr>
          <w:t xml:space="preserve">reunidas </w:t>
        </w:r>
      </w:ins>
      <w:ins w:id="885" w:author="revisor" w:date="2019-10-28T22:30:00Z">
        <w:r w:rsidR="00837536">
          <w:rPr>
            <w:szCs w:val="24"/>
            <w:lang w:eastAsia="pt-BR"/>
          </w:rPr>
          <w:t xml:space="preserve">no Apêndice I. </w:t>
        </w:r>
      </w:ins>
    </w:p>
    <w:p w14:paraId="28EBC0CA" w14:textId="5A0BCE8B" w:rsidR="00CA3343" w:rsidRPr="00783646" w:rsidDel="00160A93" w:rsidRDefault="00D4685C" w:rsidP="00783646">
      <w:pPr>
        <w:rPr>
          <w:del w:id="886" w:author="revisor" w:date="2019-10-28T22:35:00Z"/>
          <w:rFonts w:cs="Times New Roman"/>
          <w:szCs w:val="24"/>
          <w:lang w:eastAsia="pt-BR"/>
        </w:rPr>
        <w:pPrChange w:id="887" w:author="revisor" w:date="2019-10-28T22:40:00Z">
          <w:pPr>
            <w:jc w:val="left"/>
          </w:pPr>
        </w:pPrChange>
      </w:pPr>
      <w:r w:rsidRPr="00783646">
        <w:rPr>
          <w:rFonts w:cs="Times New Roman"/>
          <w:szCs w:val="24"/>
          <w:lang w:eastAsia="pt-BR"/>
        </w:rPr>
        <w:t>A primeira base de regras definida é referente ao elemento videoaulas</w:t>
      </w:r>
      <w:r w:rsidR="00247797" w:rsidRPr="00783646">
        <w:rPr>
          <w:rFonts w:cs="Times New Roman"/>
          <w:szCs w:val="24"/>
          <w:lang w:eastAsia="pt-BR"/>
        </w:rPr>
        <w:t xml:space="preserve">. </w:t>
      </w:r>
      <w:del w:id="888" w:author="revisor" w:date="2019-10-28T22:35:00Z">
        <w:r w:rsidR="00247797" w:rsidRPr="00783646" w:rsidDel="00160A93">
          <w:rPr>
            <w:rFonts w:cs="Times New Roman"/>
            <w:szCs w:val="24"/>
            <w:lang w:eastAsia="pt-BR"/>
          </w:rPr>
          <w:delText xml:space="preserve">A </w:delText>
        </w:r>
      </w:del>
      <w:ins w:id="889" w:author="revisor" w:date="2019-10-28T22:35:00Z">
        <w:r w:rsidR="00160A93" w:rsidRPr="00783646">
          <w:rPr>
            <w:rFonts w:cs="Times New Roman"/>
            <w:szCs w:val="24"/>
            <w:lang w:eastAsia="pt-BR"/>
          </w:rPr>
          <w:t xml:space="preserve">Esta </w:t>
        </w:r>
      </w:ins>
      <w:r w:rsidR="00247797" w:rsidRPr="00783646">
        <w:rPr>
          <w:rFonts w:cs="Times New Roman"/>
          <w:szCs w:val="24"/>
          <w:lang w:eastAsia="pt-BR"/>
        </w:rPr>
        <w:t>base de regras é composta por 26 regras.</w:t>
      </w:r>
      <w:ins w:id="890" w:author="revisor" w:date="2019-10-28T22:30:00Z">
        <w:r w:rsidR="00837536" w:rsidRPr="00783646">
          <w:rPr>
            <w:rFonts w:cs="Times New Roman"/>
            <w:szCs w:val="24"/>
            <w:lang w:eastAsia="pt-BR"/>
          </w:rPr>
          <w:t xml:space="preserve"> </w:t>
        </w:r>
      </w:ins>
    </w:p>
    <w:p w14:paraId="774FCE23" w14:textId="624ED5ED" w:rsidR="00A3327C" w:rsidRPr="00783646" w:rsidDel="00E858C5" w:rsidRDefault="005667DB" w:rsidP="00783646">
      <w:pPr>
        <w:pStyle w:val="PargrafodaLista"/>
        <w:numPr>
          <w:ilvl w:val="0"/>
          <w:numId w:val="14"/>
        </w:numPr>
        <w:rPr>
          <w:del w:id="891" w:author="revisor" w:date="2019-10-28T22:31:00Z"/>
          <w:rFonts w:cs="Times New Roman"/>
          <w:szCs w:val="24"/>
          <w:lang w:eastAsia="pt-BR"/>
        </w:rPr>
        <w:pPrChange w:id="892" w:author="revisor" w:date="2019-10-28T22:40:00Z">
          <w:pPr>
            <w:pStyle w:val="PargrafodaLista"/>
            <w:numPr>
              <w:numId w:val="14"/>
            </w:numPr>
            <w:ind w:left="1854" w:hanging="360"/>
            <w:jc w:val="left"/>
          </w:pPr>
        </w:pPrChange>
      </w:pPr>
      <w:del w:id="893" w:author="revisor" w:date="2019-10-28T22:31:00Z">
        <w:r w:rsidRPr="00783646" w:rsidDel="00E858C5">
          <w:rPr>
            <w:rFonts w:cs="Times New Roman"/>
            <w:szCs w:val="24"/>
            <w:lang w:eastAsia="pt-BR"/>
          </w:rPr>
          <w:delText>Elemento</w:delText>
        </w:r>
        <w:r w:rsidR="00FE22A9" w:rsidRPr="00783646" w:rsidDel="00E858C5">
          <w:rPr>
            <w:rFonts w:cs="Times New Roman"/>
            <w:szCs w:val="24"/>
            <w:lang w:eastAsia="pt-BR"/>
          </w:rPr>
          <w:delText xml:space="preserve"> vídeoaulas </w:delText>
        </w:r>
      </w:del>
    </w:p>
    <w:p w14:paraId="4BA3FCDD" w14:textId="0571D4AB" w:rsidR="008426D3" w:rsidRPr="00783646" w:rsidDel="00E858C5" w:rsidRDefault="008426D3" w:rsidP="00783646">
      <w:pPr>
        <w:pStyle w:val="PargrafodaLista"/>
        <w:ind w:left="1854" w:firstLine="0"/>
        <w:rPr>
          <w:del w:id="894" w:author="revisor" w:date="2019-10-28T22:31:00Z"/>
          <w:rFonts w:cs="Times New Roman"/>
          <w:szCs w:val="24"/>
          <w:lang w:eastAsia="pt-BR"/>
        </w:rPr>
        <w:pPrChange w:id="895" w:author="revisor" w:date="2019-10-28T22:40:00Z">
          <w:pPr>
            <w:pStyle w:val="PargrafodaLista"/>
            <w:ind w:left="1854" w:firstLine="0"/>
            <w:jc w:val="left"/>
          </w:pPr>
        </w:pPrChange>
      </w:pPr>
    </w:p>
    <w:p w14:paraId="6D2896B4" w14:textId="2AD4512B" w:rsidR="00A3327C" w:rsidRPr="00783646" w:rsidDel="00E858C5" w:rsidRDefault="00264725" w:rsidP="00783646">
      <w:pPr>
        <w:rPr>
          <w:del w:id="896" w:author="revisor" w:date="2019-10-28T22:31:00Z"/>
          <w:rFonts w:cs="Times New Roman"/>
          <w:szCs w:val="24"/>
          <w:lang w:eastAsia="pt-BR"/>
          <w:rPrChange w:id="897" w:author="revisor" w:date="2019-10-28T22:40:00Z">
            <w:rPr>
              <w:del w:id="898" w:author="revisor" w:date="2019-10-28T22:31:00Z"/>
              <w:rFonts w:ascii="Courier New" w:hAnsi="Courier New" w:cs="Courier New"/>
              <w:sz w:val="20"/>
              <w:szCs w:val="20"/>
            </w:rPr>
          </w:rPrChange>
        </w:rPr>
        <w:pPrChange w:id="899" w:author="revisor" w:date="2019-10-28T22:40:00Z">
          <w:pPr/>
        </w:pPrChange>
      </w:pPr>
      <w:del w:id="900" w:author="revisor" w:date="2019-10-28T22:31:00Z">
        <w:r w:rsidRPr="00783646" w:rsidDel="00E858C5">
          <w:rPr>
            <w:rFonts w:cs="Times New Roman"/>
            <w:szCs w:val="24"/>
            <w:lang w:eastAsia="pt-BR"/>
            <w:rPrChange w:id="901" w:author="revisor" w:date="2019-10-28T22:40:00Z">
              <w:rPr>
                <w:rFonts w:ascii="Courier New" w:hAnsi="Courier New" w:cs="Courier New"/>
                <w:noProof/>
                <w:sz w:val="20"/>
                <w:szCs w:val="20"/>
              </w:rPr>
            </w:rPrChange>
          </w:rPr>
          <w:pict w14:anchorId="327BE0D1">
            <v:shape id="_x0000_s1033" type="#_x0000_t202" style="position:absolute;left:0;text-align:left;margin-left:5.95pt;margin-top:6.1pt;width:437.55pt;height:371.5pt;z-index:251689984;mso-height-percent:200;mso-height-percent:200;mso-width-relative:margin;mso-height-relative:margin">
              <v:textbox style="mso-next-textbox:#_x0000_s1033;mso-fit-shape-to-text:t">
                <w:txbxContent>
                  <w:p w14:paraId="1C5C4BEF" w14:textId="77777777" w:rsidR="00410569" w:rsidRPr="00E25ABE" w:rsidRDefault="00410569" w:rsidP="00683B17">
                    <w:pPr>
                      <w:spacing w:line="276" w:lineRule="auto"/>
                      <w:ind w:left="708" w:firstLine="708"/>
                      <w:rPr>
                        <w:rFonts w:ascii="Consolas" w:hAnsi="Consolas" w:cs="Courier New"/>
                        <w:sz w:val="20"/>
                        <w:szCs w:val="20"/>
                      </w:rPr>
                    </w:pPr>
                    <w:bookmarkStart w:id="902" w:name="_Toc23010315"/>
                    <w:bookmarkStart w:id="903" w:name="_Toc23099026"/>
                    <w:bookmarkStart w:id="904" w:name="_Toc23099725"/>
                    <w:proofErr w:type="spellStart"/>
                    <w:proofErr w:type="gramStart"/>
                    <w:r>
                      <w:rPr>
                        <w:rFonts w:ascii="Consolas" w:hAnsi="Consolas" w:cs="Courier New"/>
                        <w:sz w:val="20"/>
                        <w:szCs w:val="20"/>
                      </w:rPr>
                      <w:t>regras</w:t>
                    </w:r>
                    <w:proofErr w:type="gramEnd"/>
                    <w:r>
                      <w:rPr>
                        <w:rFonts w:ascii="Consolas" w:hAnsi="Consolas" w:cs="Courier New"/>
                        <w:sz w:val="20"/>
                        <w:szCs w:val="20"/>
                      </w:rPr>
                      <w:t>_do_elemento_video</w:t>
                    </w:r>
                    <w:r w:rsidRPr="00E25ABE">
                      <w:rPr>
                        <w:rFonts w:ascii="Consolas" w:hAnsi="Consolas" w:cs="Courier New"/>
                        <w:sz w:val="20"/>
                        <w:szCs w:val="20"/>
                      </w:rPr>
                      <w:t>aulas</w:t>
                    </w:r>
                    <w:proofErr w:type="spellEnd"/>
                    <w:r w:rsidRPr="00E25ABE">
                      <w:rPr>
                        <w:rFonts w:ascii="Consolas" w:hAnsi="Consolas" w:cs="Courier New"/>
                        <w:sz w:val="20"/>
                        <w:szCs w:val="20"/>
                      </w:rPr>
                      <w:t xml:space="preserve"> = [</w:t>
                    </w:r>
                    <w:bookmarkEnd w:id="902"/>
                    <w:bookmarkEnd w:id="903"/>
                    <w:bookmarkEnd w:id="904"/>
                  </w:p>
                  <w:p w14:paraId="1BD9DCB4"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05" w:name="_Toc23010316"/>
                    <w:bookmarkStart w:id="906" w:name="_Toc23099027"/>
                    <w:bookmarkStart w:id="907" w:name="_Toc23099726"/>
                    <w:r w:rsidRPr="00E25ABE">
                      <w:rPr>
                        <w:rFonts w:ascii="Consolas" w:hAnsi="Consolas" w:cs="Courier New"/>
                        <w:sz w:val="20"/>
                        <w:szCs w:val="20"/>
                      </w:rPr>
                      <w:t>[BAIXO, BAIXO, BAIXO, BAIXO, BAIXA],</w:t>
                    </w:r>
                    <w:bookmarkEnd w:id="905"/>
                    <w:bookmarkEnd w:id="906"/>
                    <w:bookmarkEnd w:id="907"/>
                  </w:p>
                  <w:p w14:paraId="0FF4A6CE"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08" w:name="_Toc23010317"/>
                    <w:bookmarkStart w:id="909" w:name="_Toc23099028"/>
                    <w:bookmarkStart w:id="910" w:name="_Toc23099727"/>
                    <w:r w:rsidRPr="00E25ABE">
                      <w:rPr>
                        <w:rFonts w:ascii="Consolas" w:hAnsi="Consolas" w:cs="Courier New"/>
                        <w:sz w:val="20"/>
                        <w:szCs w:val="20"/>
                      </w:rPr>
                      <w:t>[BAIXO, BAIXO, BAIXO, MEDIO, BAIXA],</w:t>
                    </w:r>
                    <w:bookmarkEnd w:id="908"/>
                    <w:bookmarkEnd w:id="909"/>
                    <w:bookmarkEnd w:id="910"/>
                  </w:p>
                  <w:p w14:paraId="37AFF644"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11" w:name="_Toc23010318"/>
                    <w:bookmarkStart w:id="912" w:name="_Toc23099029"/>
                    <w:bookmarkStart w:id="913" w:name="_Toc23099728"/>
                    <w:r w:rsidRPr="00E25ABE">
                      <w:rPr>
                        <w:rFonts w:ascii="Consolas" w:hAnsi="Consolas" w:cs="Courier New"/>
                        <w:sz w:val="20"/>
                        <w:szCs w:val="20"/>
                      </w:rPr>
                      <w:t>[BAIXO, BAIXO, MEDIO, BAIXO, BAIXA],</w:t>
                    </w:r>
                    <w:bookmarkEnd w:id="911"/>
                    <w:bookmarkEnd w:id="912"/>
                    <w:bookmarkEnd w:id="913"/>
                  </w:p>
                  <w:p w14:paraId="748768D7" w14:textId="77777777" w:rsidR="00410569" w:rsidRPr="00E25ABE" w:rsidRDefault="00410569"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14" w:name="_Toc23010319"/>
                    <w:bookmarkStart w:id="915" w:name="_Toc23099030"/>
                    <w:bookmarkStart w:id="916" w:name="_Toc23099729"/>
                    <w:r w:rsidRPr="00E25ABE">
                      <w:rPr>
                        <w:rFonts w:ascii="Consolas" w:hAnsi="Consolas" w:cs="Courier New"/>
                        <w:sz w:val="20"/>
                        <w:szCs w:val="20"/>
                      </w:rPr>
                      <w:t>[MEDIO, BAIXO, BAIXO, BAIXO, BAIXA],</w:t>
                    </w:r>
                    <w:bookmarkEnd w:id="914"/>
                    <w:bookmarkEnd w:id="915"/>
                    <w:bookmarkEnd w:id="916"/>
                  </w:p>
                  <w:p w14:paraId="09CDEDA7"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17" w:name="_Toc23010320"/>
                    <w:bookmarkStart w:id="918" w:name="_Toc23099031"/>
                    <w:bookmarkStart w:id="919" w:name="_Toc23099730"/>
                    <w:r w:rsidRPr="00E25ABE">
                      <w:rPr>
                        <w:rFonts w:ascii="Consolas" w:hAnsi="Consolas" w:cs="Courier New"/>
                        <w:sz w:val="20"/>
                        <w:szCs w:val="20"/>
                      </w:rPr>
                      <w:t>[BAIXO, MEDIO, BAIXO, BAIXO, BAIXA],</w:t>
                    </w:r>
                    <w:bookmarkEnd w:id="917"/>
                    <w:bookmarkEnd w:id="918"/>
                    <w:bookmarkEnd w:id="919"/>
                  </w:p>
                  <w:p w14:paraId="3C22E8B9"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20" w:name="_Toc23010321"/>
                    <w:bookmarkStart w:id="921" w:name="_Toc23099032"/>
                    <w:bookmarkStart w:id="922" w:name="_Toc23099731"/>
                    <w:r w:rsidRPr="00E25ABE">
                      <w:rPr>
                        <w:rFonts w:ascii="Consolas" w:hAnsi="Consolas" w:cs="Courier New"/>
                        <w:sz w:val="20"/>
                        <w:szCs w:val="20"/>
                      </w:rPr>
                      <w:t>[BAIXO, BAIXO, MEDIO, MEDIO, BAIXA],</w:t>
                    </w:r>
                    <w:bookmarkEnd w:id="920"/>
                    <w:bookmarkEnd w:id="921"/>
                    <w:bookmarkEnd w:id="922"/>
                  </w:p>
                  <w:p w14:paraId="2246DEDF"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23" w:name="_Toc23010322"/>
                    <w:bookmarkStart w:id="924" w:name="_Toc23099033"/>
                    <w:bookmarkStart w:id="925" w:name="_Toc23099732"/>
                    <w:r w:rsidRPr="00E25ABE">
                      <w:rPr>
                        <w:rFonts w:ascii="Consolas" w:hAnsi="Consolas" w:cs="Courier New"/>
                        <w:sz w:val="20"/>
                        <w:szCs w:val="20"/>
                      </w:rPr>
                      <w:t>[MEDIO, MEDIO, BAIXO, BAIXO, MEDIA],</w:t>
                    </w:r>
                    <w:bookmarkEnd w:id="923"/>
                    <w:bookmarkEnd w:id="924"/>
                    <w:bookmarkEnd w:id="925"/>
                  </w:p>
                  <w:p w14:paraId="13E0C670" w14:textId="77777777" w:rsidR="00410569" w:rsidRPr="00E25ABE" w:rsidRDefault="00410569"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26" w:name="_Toc23010323"/>
                    <w:bookmarkStart w:id="927" w:name="_Toc23099034"/>
                    <w:bookmarkStart w:id="928" w:name="_Toc23099733"/>
                    <w:r w:rsidRPr="00E25ABE">
                      <w:rPr>
                        <w:rFonts w:ascii="Consolas" w:hAnsi="Consolas" w:cs="Courier New"/>
                        <w:sz w:val="20"/>
                        <w:szCs w:val="20"/>
                      </w:rPr>
                      <w:t>[MEDIO, MEDIO, BAIXO, MEDIO, MEDIA],</w:t>
                    </w:r>
                    <w:bookmarkEnd w:id="926"/>
                    <w:bookmarkEnd w:id="927"/>
                    <w:bookmarkEnd w:id="928"/>
                  </w:p>
                  <w:p w14:paraId="31297DB9"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29" w:name="_Toc23010324"/>
                    <w:bookmarkStart w:id="930" w:name="_Toc23099035"/>
                    <w:bookmarkStart w:id="931" w:name="_Toc23099734"/>
                    <w:r w:rsidRPr="00E25ABE">
                      <w:rPr>
                        <w:rFonts w:ascii="Consolas" w:hAnsi="Consolas" w:cs="Courier New"/>
                        <w:sz w:val="20"/>
                        <w:szCs w:val="20"/>
                      </w:rPr>
                      <w:t>[BAIXO, MEDIO, MEDIO, MEDIO, MEDIA],</w:t>
                    </w:r>
                    <w:bookmarkEnd w:id="929"/>
                    <w:bookmarkEnd w:id="930"/>
                    <w:bookmarkEnd w:id="931"/>
                  </w:p>
                  <w:p w14:paraId="1FC8DD2E"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32" w:name="_Toc23010325"/>
                    <w:bookmarkStart w:id="933" w:name="_Toc23099036"/>
                    <w:bookmarkStart w:id="934" w:name="_Toc23099735"/>
                    <w:r w:rsidRPr="00E25ABE">
                      <w:rPr>
                        <w:rFonts w:ascii="Consolas" w:hAnsi="Consolas" w:cs="Courier New"/>
                        <w:sz w:val="20"/>
                        <w:szCs w:val="20"/>
                      </w:rPr>
                      <w:t>[MEDIO, MEDIO, ALTO, BAIXO, MEDIA],</w:t>
                    </w:r>
                    <w:bookmarkEnd w:id="932"/>
                    <w:bookmarkEnd w:id="933"/>
                    <w:bookmarkEnd w:id="934"/>
                  </w:p>
                  <w:p w14:paraId="77D9DF4F"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35" w:name="_Toc23010326"/>
                    <w:bookmarkStart w:id="936" w:name="_Toc23099037"/>
                    <w:bookmarkStart w:id="937" w:name="_Toc23099736"/>
                    <w:r w:rsidRPr="00E25ABE">
                      <w:rPr>
                        <w:rFonts w:ascii="Consolas" w:hAnsi="Consolas" w:cs="Courier New"/>
                        <w:sz w:val="20"/>
                        <w:szCs w:val="20"/>
                      </w:rPr>
                      <w:t>[BAIXO, MEDIO, ALTO, MEDIO, MEDIA],</w:t>
                    </w:r>
                    <w:bookmarkEnd w:id="935"/>
                    <w:bookmarkEnd w:id="936"/>
                    <w:bookmarkEnd w:id="937"/>
                  </w:p>
                  <w:p w14:paraId="7C58E357" w14:textId="77777777" w:rsidR="00410569" w:rsidRPr="00E25ABE" w:rsidRDefault="00410569"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38" w:name="_Toc23010327"/>
                    <w:bookmarkStart w:id="939" w:name="_Toc23099038"/>
                    <w:bookmarkStart w:id="940" w:name="_Toc23099737"/>
                    <w:r w:rsidRPr="00E25ABE">
                      <w:rPr>
                        <w:rFonts w:ascii="Consolas" w:hAnsi="Consolas" w:cs="Courier New"/>
                        <w:sz w:val="20"/>
                        <w:szCs w:val="20"/>
                      </w:rPr>
                      <w:t>[ALTO, BAIXO, MEDIO, MEDIO, MEDIA],</w:t>
                    </w:r>
                    <w:bookmarkEnd w:id="938"/>
                    <w:bookmarkEnd w:id="939"/>
                    <w:bookmarkEnd w:id="940"/>
                  </w:p>
                  <w:p w14:paraId="7916745E"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41" w:name="_Toc23010328"/>
                    <w:bookmarkStart w:id="942" w:name="_Toc23099039"/>
                    <w:bookmarkStart w:id="943" w:name="_Toc23099738"/>
                    <w:r w:rsidRPr="00E25ABE">
                      <w:rPr>
                        <w:rFonts w:ascii="Consolas" w:hAnsi="Consolas" w:cs="Courier New"/>
                        <w:sz w:val="20"/>
                        <w:szCs w:val="20"/>
                      </w:rPr>
                      <w:t>[BAIXO, ALTO, MEDIO, BAIXO, MEDIA],</w:t>
                    </w:r>
                    <w:bookmarkEnd w:id="941"/>
                    <w:bookmarkEnd w:id="942"/>
                    <w:bookmarkEnd w:id="943"/>
                  </w:p>
                  <w:p w14:paraId="6D7B2C69"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44" w:name="_Toc23010329"/>
                    <w:bookmarkStart w:id="945" w:name="_Toc23099040"/>
                    <w:bookmarkStart w:id="946" w:name="_Toc23099739"/>
                    <w:r w:rsidRPr="00E25ABE">
                      <w:rPr>
                        <w:rFonts w:ascii="Consolas" w:hAnsi="Consolas" w:cs="Courier New"/>
                        <w:sz w:val="20"/>
                        <w:szCs w:val="20"/>
                      </w:rPr>
                      <w:t>[ALTO, ALTO, ALTO, ALTO, ALTA],</w:t>
                    </w:r>
                    <w:bookmarkEnd w:id="944"/>
                    <w:bookmarkEnd w:id="945"/>
                    <w:bookmarkEnd w:id="946"/>
                  </w:p>
                  <w:p w14:paraId="2963B880"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47" w:name="_Toc23010330"/>
                    <w:bookmarkStart w:id="948" w:name="_Toc23099041"/>
                    <w:bookmarkStart w:id="949" w:name="_Toc23099740"/>
                    <w:r w:rsidRPr="00E25ABE">
                      <w:rPr>
                        <w:rFonts w:ascii="Consolas" w:hAnsi="Consolas" w:cs="Courier New"/>
                        <w:sz w:val="20"/>
                        <w:szCs w:val="20"/>
                      </w:rPr>
                      <w:t>[ALTO, ALTO, ALTO, MEDIO, ALTA],</w:t>
                    </w:r>
                    <w:bookmarkEnd w:id="947"/>
                    <w:bookmarkEnd w:id="948"/>
                    <w:bookmarkEnd w:id="949"/>
                  </w:p>
                  <w:p w14:paraId="71A9BFD1" w14:textId="77777777" w:rsidR="00410569" w:rsidRPr="00E25ABE" w:rsidRDefault="00410569"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50" w:name="_Toc23010331"/>
                    <w:bookmarkStart w:id="951" w:name="_Toc23099042"/>
                    <w:bookmarkStart w:id="952" w:name="_Toc23099741"/>
                    <w:r w:rsidRPr="00E25ABE">
                      <w:rPr>
                        <w:rFonts w:ascii="Consolas" w:hAnsi="Consolas" w:cs="Courier New"/>
                        <w:sz w:val="20"/>
                        <w:szCs w:val="20"/>
                      </w:rPr>
                      <w:t>[ALTO, ALTO, MEDIO, ALTO, ALTA],</w:t>
                    </w:r>
                    <w:bookmarkEnd w:id="950"/>
                    <w:bookmarkEnd w:id="951"/>
                    <w:bookmarkEnd w:id="952"/>
                    <w:r w:rsidRPr="00E25ABE">
                      <w:rPr>
                        <w:rFonts w:ascii="Consolas" w:hAnsi="Consolas" w:cs="Courier New"/>
                        <w:sz w:val="20"/>
                        <w:szCs w:val="20"/>
                      </w:rPr>
                      <w:t xml:space="preserve"> </w:t>
                    </w:r>
                  </w:p>
                  <w:p w14:paraId="1830B368"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53" w:name="_Toc23010332"/>
                    <w:bookmarkStart w:id="954" w:name="_Toc23099043"/>
                    <w:bookmarkStart w:id="955" w:name="_Toc23099742"/>
                    <w:r w:rsidRPr="00E25ABE">
                      <w:rPr>
                        <w:rFonts w:ascii="Consolas" w:hAnsi="Consolas" w:cs="Courier New"/>
                        <w:sz w:val="20"/>
                        <w:szCs w:val="20"/>
                      </w:rPr>
                      <w:t>[ALTO, MEDIO, ALTO, ALTO, ALTA],</w:t>
                    </w:r>
                    <w:bookmarkEnd w:id="953"/>
                    <w:bookmarkEnd w:id="954"/>
                    <w:bookmarkEnd w:id="955"/>
                  </w:p>
                  <w:p w14:paraId="1F5F67A3"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56" w:name="_Toc23010333"/>
                    <w:bookmarkStart w:id="957" w:name="_Toc23099044"/>
                    <w:bookmarkStart w:id="958" w:name="_Toc23099743"/>
                    <w:r w:rsidRPr="00E25ABE">
                      <w:rPr>
                        <w:rFonts w:ascii="Consolas" w:hAnsi="Consolas" w:cs="Courier New"/>
                        <w:sz w:val="20"/>
                        <w:szCs w:val="20"/>
                      </w:rPr>
                      <w:t>[MEDIO, ALTO, ALTO, ALTO, ALTA],</w:t>
                    </w:r>
                    <w:bookmarkEnd w:id="956"/>
                    <w:bookmarkEnd w:id="957"/>
                    <w:bookmarkEnd w:id="958"/>
                  </w:p>
                  <w:p w14:paraId="2A179D4D"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59" w:name="_Toc23010334"/>
                    <w:bookmarkStart w:id="960" w:name="_Toc23099045"/>
                    <w:bookmarkStart w:id="961" w:name="_Toc23099744"/>
                    <w:r w:rsidRPr="00E25ABE">
                      <w:rPr>
                        <w:rFonts w:ascii="Consolas" w:hAnsi="Consolas" w:cs="Courier New"/>
                        <w:sz w:val="20"/>
                        <w:szCs w:val="20"/>
                      </w:rPr>
                      <w:t>[ALTO, ALTO, MEDIO, MEDIO, ALTA],</w:t>
                    </w:r>
                    <w:bookmarkEnd w:id="959"/>
                    <w:bookmarkEnd w:id="960"/>
                    <w:bookmarkEnd w:id="961"/>
                  </w:p>
                  <w:p w14:paraId="66FA5894" w14:textId="77777777" w:rsidR="00410569" w:rsidRPr="00E25ABE" w:rsidRDefault="00410569"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62" w:name="_Toc23010335"/>
                    <w:bookmarkStart w:id="963" w:name="_Toc23099046"/>
                    <w:bookmarkStart w:id="964" w:name="_Toc23099745"/>
                    <w:r w:rsidRPr="00E25ABE">
                      <w:rPr>
                        <w:rFonts w:ascii="Consolas" w:hAnsi="Consolas" w:cs="Courier New"/>
                        <w:sz w:val="20"/>
                        <w:szCs w:val="20"/>
                      </w:rPr>
                      <w:t>[MEDIO, MEDIO, ALTO, ALTO, MEDIA],</w:t>
                    </w:r>
                    <w:bookmarkEnd w:id="962"/>
                    <w:bookmarkEnd w:id="963"/>
                    <w:bookmarkEnd w:id="964"/>
                  </w:p>
                  <w:p w14:paraId="2D251C27"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65" w:name="_Toc23010336"/>
                    <w:bookmarkStart w:id="966" w:name="_Toc23099047"/>
                    <w:bookmarkStart w:id="967" w:name="_Toc23099746"/>
                    <w:r w:rsidRPr="00E25ABE">
                      <w:rPr>
                        <w:rFonts w:ascii="Consolas" w:hAnsi="Consolas" w:cs="Courier New"/>
                        <w:sz w:val="20"/>
                        <w:szCs w:val="20"/>
                      </w:rPr>
                      <w:t>[ALTO, BAIXO, BAIXO, MEDIO, MEDIA],</w:t>
                    </w:r>
                    <w:bookmarkEnd w:id="965"/>
                    <w:bookmarkEnd w:id="966"/>
                    <w:bookmarkEnd w:id="967"/>
                  </w:p>
                  <w:p w14:paraId="03B5DDB6"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68" w:name="_Toc23010337"/>
                    <w:bookmarkStart w:id="969" w:name="_Toc23099048"/>
                    <w:bookmarkStart w:id="970" w:name="_Toc23099747"/>
                    <w:r w:rsidRPr="00E25ABE">
                      <w:rPr>
                        <w:rFonts w:ascii="Consolas" w:hAnsi="Consolas" w:cs="Courier New"/>
                        <w:sz w:val="20"/>
                        <w:szCs w:val="20"/>
                      </w:rPr>
                      <w:t>[MEDIO, ALTO, BAIXO, MEDIO, MEDIA],</w:t>
                    </w:r>
                    <w:bookmarkEnd w:id="968"/>
                    <w:bookmarkEnd w:id="969"/>
                    <w:bookmarkEnd w:id="970"/>
                  </w:p>
                  <w:p w14:paraId="730744EA"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71" w:name="_Toc23010338"/>
                    <w:bookmarkStart w:id="972" w:name="_Toc23099049"/>
                    <w:bookmarkStart w:id="973" w:name="_Toc23099748"/>
                    <w:r w:rsidRPr="00E25ABE">
                      <w:rPr>
                        <w:rFonts w:ascii="Consolas" w:hAnsi="Consolas" w:cs="Courier New"/>
                        <w:sz w:val="20"/>
                        <w:szCs w:val="20"/>
                      </w:rPr>
                      <w:t>[ALTO, MEDIO, MEDIO, BAIXO, MEDIA],</w:t>
                    </w:r>
                    <w:bookmarkEnd w:id="971"/>
                    <w:bookmarkEnd w:id="972"/>
                    <w:bookmarkEnd w:id="973"/>
                  </w:p>
                  <w:p w14:paraId="78EBAEE1" w14:textId="77777777" w:rsidR="00410569" w:rsidRPr="00E25ABE" w:rsidRDefault="00410569" w:rsidP="00E25ABE">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74" w:name="_Toc23010339"/>
                    <w:bookmarkStart w:id="975" w:name="_Toc23099050"/>
                    <w:bookmarkStart w:id="976" w:name="_Toc23099749"/>
                    <w:r w:rsidRPr="00E25ABE">
                      <w:rPr>
                        <w:rFonts w:ascii="Consolas" w:hAnsi="Consolas" w:cs="Courier New"/>
                        <w:sz w:val="20"/>
                        <w:szCs w:val="20"/>
                      </w:rPr>
                      <w:t>[MEDIO, MEDIO, ALTO, ALTO, MEDIA],</w:t>
                    </w:r>
                    <w:bookmarkEnd w:id="974"/>
                    <w:bookmarkEnd w:id="975"/>
                    <w:bookmarkEnd w:id="976"/>
                  </w:p>
                  <w:p w14:paraId="04A0E0E8" w14:textId="77777777" w:rsidR="00410569" w:rsidRPr="00E25ABE" w:rsidRDefault="00410569" w:rsidP="00A3327C">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77" w:name="_Toc23010340"/>
                    <w:bookmarkStart w:id="978" w:name="_Toc23099051"/>
                    <w:bookmarkStart w:id="979" w:name="_Toc23099750"/>
                    <w:r w:rsidRPr="00E25ABE">
                      <w:rPr>
                        <w:rFonts w:ascii="Consolas" w:hAnsi="Consolas" w:cs="Courier New"/>
                        <w:sz w:val="20"/>
                        <w:szCs w:val="20"/>
                      </w:rPr>
                      <w:t>[ALTO, MEDIO, BAIXO, MEDIO, MEDIA],</w:t>
                    </w:r>
                    <w:bookmarkEnd w:id="977"/>
                    <w:bookmarkEnd w:id="978"/>
                    <w:bookmarkEnd w:id="979"/>
                  </w:p>
                  <w:p w14:paraId="2AE0DECD" w14:textId="77777777" w:rsidR="00410569" w:rsidRPr="00683B17" w:rsidRDefault="00410569" w:rsidP="00683B17">
                    <w:pPr>
                      <w:spacing w:line="276" w:lineRule="auto"/>
                      <w:rPr>
                        <w:rFonts w:ascii="Consolas" w:hAnsi="Consolas" w:cs="Courier New"/>
                        <w:sz w:val="20"/>
                        <w:szCs w:val="20"/>
                      </w:rPr>
                    </w:pPr>
                    <w:r w:rsidRPr="00E25ABE">
                      <w:rPr>
                        <w:rFonts w:ascii="Consolas" w:hAnsi="Consolas" w:cs="Courier New"/>
                        <w:sz w:val="20"/>
                        <w:szCs w:val="20"/>
                      </w:rPr>
                      <w:t xml:space="preserve">    </w:t>
                    </w:r>
                    <w:bookmarkStart w:id="980" w:name="_Toc23010341"/>
                    <w:bookmarkStart w:id="981" w:name="_Toc23099052"/>
                    <w:bookmarkStart w:id="982" w:name="_Toc23099751"/>
                    <w:r w:rsidRPr="00E25ABE">
                      <w:rPr>
                        <w:rFonts w:ascii="Consolas" w:hAnsi="Consolas" w:cs="Courier New"/>
                        <w:sz w:val="20"/>
                        <w:szCs w:val="20"/>
                      </w:rPr>
                      <w:t xml:space="preserve">[MEDIO, MEDIO, MEDIO, MEDIO, MEDIA] </w:t>
                    </w:r>
                    <w:r>
                      <w:rPr>
                        <w:rFonts w:ascii="Consolas" w:hAnsi="Consolas" w:cs="Courier New"/>
                        <w:sz w:val="20"/>
                        <w:szCs w:val="20"/>
                      </w:rPr>
                      <w:t>]</w:t>
                    </w:r>
                    <w:bookmarkEnd w:id="980"/>
                    <w:bookmarkEnd w:id="981"/>
                    <w:bookmarkEnd w:id="982"/>
                  </w:p>
                </w:txbxContent>
              </v:textbox>
            </v:shape>
          </w:pict>
        </w:r>
      </w:del>
    </w:p>
    <w:p w14:paraId="492A7139" w14:textId="2E3A9984" w:rsidR="00A3327C" w:rsidRPr="00783646" w:rsidDel="00E858C5" w:rsidRDefault="00A3327C" w:rsidP="00783646">
      <w:pPr>
        <w:rPr>
          <w:del w:id="983" w:author="revisor" w:date="2019-10-28T22:31:00Z"/>
          <w:rFonts w:cs="Times New Roman"/>
          <w:szCs w:val="24"/>
          <w:lang w:eastAsia="pt-BR"/>
          <w:rPrChange w:id="984" w:author="revisor" w:date="2019-10-28T22:40:00Z">
            <w:rPr>
              <w:del w:id="985" w:author="revisor" w:date="2019-10-28T22:31:00Z"/>
              <w:rFonts w:ascii="Courier New" w:hAnsi="Courier New" w:cs="Courier New"/>
              <w:sz w:val="20"/>
              <w:szCs w:val="20"/>
            </w:rPr>
          </w:rPrChange>
        </w:rPr>
        <w:pPrChange w:id="986" w:author="revisor" w:date="2019-10-28T22:40:00Z">
          <w:pPr/>
        </w:pPrChange>
      </w:pPr>
    </w:p>
    <w:p w14:paraId="7C467F08" w14:textId="19202DF4" w:rsidR="00700114" w:rsidRPr="00783646" w:rsidDel="00E858C5" w:rsidRDefault="00700114" w:rsidP="00783646">
      <w:pPr>
        <w:spacing w:line="259" w:lineRule="auto"/>
        <w:ind w:firstLine="0"/>
        <w:rPr>
          <w:del w:id="987" w:author="revisor" w:date="2019-10-28T22:31:00Z"/>
          <w:rFonts w:cs="Times New Roman"/>
          <w:szCs w:val="24"/>
          <w:lang w:eastAsia="pt-BR"/>
        </w:rPr>
        <w:pPrChange w:id="988" w:author="revisor" w:date="2019-10-28T22:40:00Z">
          <w:pPr>
            <w:spacing w:after="160" w:line="259" w:lineRule="auto"/>
            <w:ind w:firstLine="0"/>
            <w:jc w:val="left"/>
            <w:outlineLvl w:val="9"/>
          </w:pPr>
        </w:pPrChange>
      </w:pPr>
    </w:p>
    <w:p w14:paraId="37844241" w14:textId="028FAAAF" w:rsidR="007917A1" w:rsidRPr="00783646" w:rsidDel="00E858C5" w:rsidRDefault="007917A1" w:rsidP="00783646">
      <w:pPr>
        <w:spacing w:line="259" w:lineRule="auto"/>
        <w:ind w:firstLine="0"/>
        <w:rPr>
          <w:del w:id="989" w:author="revisor" w:date="2019-10-28T22:31:00Z"/>
          <w:rFonts w:cs="Times New Roman"/>
          <w:szCs w:val="24"/>
          <w:lang w:eastAsia="pt-BR"/>
        </w:rPr>
        <w:pPrChange w:id="990" w:author="revisor" w:date="2019-10-28T22:40:00Z">
          <w:pPr>
            <w:spacing w:after="160" w:line="259" w:lineRule="auto"/>
            <w:ind w:firstLine="0"/>
            <w:jc w:val="left"/>
            <w:outlineLvl w:val="9"/>
          </w:pPr>
        </w:pPrChange>
      </w:pPr>
    </w:p>
    <w:p w14:paraId="67EE8443" w14:textId="5C93A229" w:rsidR="007917A1" w:rsidRPr="00783646" w:rsidDel="00E858C5" w:rsidRDefault="007917A1" w:rsidP="00783646">
      <w:pPr>
        <w:spacing w:line="259" w:lineRule="auto"/>
        <w:ind w:firstLine="0"/>
        <w:rPr>
          <w:del w:id="991" w:author="revisor" w:date="2019-10-28T22:31:00Z"/>
          <w:rFonts w:cs="Times New Roman"/>
          <w:szCs w:val="24"/>
          <w:lang w:eastAsia="pt-BR"/>
        </w:rPr>
        <w:pPrChange w:id="992" w:author="revisor" w:date="2019-10-28T22:40:00Z">
          <w:pPr>
            <w:spacing w:after="160" w:line="259" w:lineRule="auto"/>
            <w:ind w:firstLine="0"/>
            <w:jc w:val="left"/>
            <w:outlineLvl w:val="9"/>
          </w:pPr>
        </w:pPrChange>
      </w:pPr>
    </w:p>
    <w:p w14:paraId="4454F793" w14:textId="26C0EDA5" w:rsidR="007917A1" w:rsidRPr="00783646" w:rsidDel="00E858C5" w:rsidRDefault="007917A1" w:rsidP="00783646">
      <w:pPr>
        <w:spacing w:line="259" w:lineRule="auto"/>
        <w:ind w:firstLine="0"/>
        <w:rPr>
          <w:del w:id="993" w:author="revisor" w:date="2019-10-28T22:31:00Z"/>
          <w:rFonts w:cs="Times New Roman"/>
          <w:szCs w:val="24"/>
          <w:lang w:eastAsia="pt-BR"/>
        </w:rPr>
        <w:pPrChange w:id="994" w:author="revisor" w:date="2019-10-28T22:40:00Z">
          <w:pPr>
            <w:spacing w:after="160" w:line="259" w:lineRule="auto"/>
            <w:ind w:firstLine="0"/>
            <w:jc w:val="left"/>
            <w:outlineLvl w:val="9"/>
          </w:pPr>
        </w:pPrChange>
      </w:pPr>
    </w:p>
    <w:p w14:paraId="0AAA9833" w14:textId="526988E4" w:rsidR="007917A1" w:rsidRPr="00783646" w:rsidDel="00E858C5" w:rsidRDefault="007917A1" w:rsidP="00783646">
      <w:pPr>
        <w:spacing w:line="259" w:lineRule="auto"/>
        <w:ind w:firstLine="0"/>
        <w:rPr>
          <w:del w:id="995" w:author="revisor" w:date="2019-10-28T22:31:00Z"/>
          <w:rFonts w:cs="Times New Roman"/>
          <w:szCs w:val="24"/>
          <w:lang w:eastAsia="pt-BR"/>
        </w:rPr>
        <w:pPrChange w:id="996" w:author="revisor" w:date="2019-10-28T22:40:00Z">
          <w:pPr>
            <w:spacing w:after="160" w:line="259" w:lineRule="auto"/>
            <w:ind w:firstLine="0"/>
            <w:jc w:val="left"/>
            <w:outlineLvl w:val="9"/>
          </w:pPr>
        </w:pPrChange>
      </w:pPr>
    </w:p>
    <w:p w14:paraId="4D9D8F2E" w14:textId="35B56447" w:rsidR="007917A1" w:rsidRPr="00783646" w:rsidDel="00E858C5" w:rsidRDefault="007917A1" w:rsidP="00783646">
      <w:pPr>
        <w:spacing w:line="259" w:lineRule="auto"/>
        <w:ind w:firstLine="0"/>
        <w:rPr>
          <w:del w:id="997" w:author="revisor" w:date="2019-10-28T22:31:00Z"/>
          <w:rFonts w:cs="Times New Roman"/>
          <w:szCs w:val="24"/>
          <w:lang w:eastAsia="pt-BR"/>
        </w:rPr>
        <w:pPrChange w:id="998" w:author="revisor" w:date="2019-10-28T22:40:00Z">
          <w:pPr>
            <w:spacing w:after="160" w:line="259" w:lineRule="auto"/>
            <w:ind w:firstLine="0"/>
            <w:jc w:val="left"/>
            <w:outlineLvl w:val="9"/>
          </w:pPr>
        </w:pPrChange>
      </w:pPr>
    </w:p>
    <w:p w14:paraId="308AA975" w14:textId="0AD4BC48" w:rsidR="007917A1" w:rsidRPr="00783646" w:rsidDel="00E858C5" w:rsidRDefault="007917A1" w:rsidP="00783646">
      <w:pPr>
        <w:spacing w:line="259" w:lineRule="auto"/>
        <w:ind w:firstLine="0"/>
        <w:rPr>
          <w:del w:id="999" w:author="revisor" w:date="2019-10-28T22:31:00Z"/>
          <w:rFonts w:cs="Times New Roman"/>
          <w:szCs w:val="24"/>
          <w:lang w:eastAsia="pt-BR"/>
        </w:rPr>
        <w:pPrChange w:id="1000" w:author="revisor" w:date="2019-10-28T22:40:00Z">
          <w:pPr>
            <w:spacing w:after="160" w:line="259" w:lineRule="auto"/>
            <w:ind w:firstLine="0"/>
            <w:jc w:val="left"/>
            <w:outlineLvl w:val="9"/>
          </w:pPr>
        </w:pPrChange>
      </w:pPr>
    </w:p>
    <w:p w14:paraId="5293CDDC" w14:textId="1E47CA62" w:rsidR="00E1764C" w:rsidRPr="00783646" w:rsidDel="00E858C5" w:rsidRDefault="00E1764C" w:rsidP="00783646">
      <w:pPr>
        <w:spacing w:line="259" w:lineRule="auto"/>
        <w:ind w:firstLine="0"/>
        <w:rPr>
          <w:del w:id="1001" w:author="revisor" w:date="2019-10-28T22:31:00Z"/>
          <w:rFonts w:cs="Times New Roman"/>
          <w:szCs w:val="24"/>
          <w:lang w:eastAsia="pt-BR"/>
        </w:rPr>
        <w:pPrChange w:id="1002" w:author="revisor" w:date="2019-10-28T22:40:00Z">
          <w:pPr>
            <w:spacing w:after="160" w:line="259" w:lineRule="auto"/>
            <w:ind w:firstLine="0"/>
            <w:jc w:val="left"/>
            <w:outlineLvl w:val="9"/>
          </w:pPr>
        </w:pPrChange>
      </w:pPr>
    </w:p>
    <w:p w14:paraId="0B4D6165" w14:textId="432BDC3B" w:rsidR="00E1764C" w:rsidRPr="00783646" w:rsidDel="00E858C5" w:rsidRDefault="00E1764C" w:rsidP="00783646">
      <w:pPr>
        <w:spacing w:line="259" w:lineRule="auto"/>
        <w:ind w:firstLine="0"/>
        <w:rPr>
          <w:del w:id="1003" w:author="revisor" w:date="2019-10-28T22:31:00Z"/>
          <w:rFonts w:cs="Times New Roman"/>
          <w:szCs w:val="24"/>
          <w:lang w:eastAsia="pt-BR"/>
        </w:rPr>
        <w:pPrChange w:id="1004" w:author="revisor" w:date="2019-10-28T22:40:00Z">
          <w:pPr>
            <w:spacing w:after="160" w:line="259" w:lineRule="auto"/>
            <w:ind w:firstLine="0"/>
            <w:jc w:val="left"/>
            <w:outlineLvl w:val="9"/>
          </w:pPr>
        </w:pPrChange>
      </w:pPr>
    </w:p>
    <w:p w14:paraId="329E0575" w14:textId="04AC99FB" w:rsidR="007917A1" w:rsidRPr="00783646" w:rsidDel="00E858C5" w:rsidRDefault="007917A1" w:rsidP="00783646">
      <w:pPr>
        <w:spacing w:line="259" w:lineRule="auto"/>
        <w:ind w:firstLine="0"/>
        <w:rPr>
          <w:del w:id="1005" w:author="revisor" w:date="2019-10-28T22:31:00Z"/>
          <w:rFonts w:cs="Times New Roman"/>
          <w:szCs w:val="24"/>
          <w:lang w:eastAsia="pt-BR"/>
        </w:rPr>
        <w:pPrChange w:id="1006" w:author="revisor" w:date="2019-10-28T22:40:00Z">
          <w:pPr>
            <w:spacing w:after="160" w:line="259" w:lineRule="auto"/>
            <w:ind w:firstLine="0"/>
            <w:jc w:val="left"/>
            <w:outlineLvl w:val="9"/>
          </w:pPr>
        </w:pPrChange>
      </w:pPr>
    </w:p>
    <w:p w14:paraId="734421F5" w14:textId="1B5CB00B" w:rsidR="00E1764C" w:rsidRPr="00783646" w:rsidDel="00E858C5" w:rsidRDefault="00247797" w:rsidP="00783646">
      <w:pPr>
        <w:rPr>
          <w:del w:id="1007" w:author="revisor" w:date="2019-10-28T22:31:00Z"/>
          <w:rFonts w:cs="Times New Roman"/>
          <w:szCs w:val="24"/>
          <w:lang w:eastAsia="pt-BR"/>
        </w:rPr>
        <w:pPrChange w:id="1008" w:author="revisor" w:date="2019-10-28T22:40:00Z">
          <w:pPr>
            <w:spacing w:after="160"/>
            <w:jc w:val="left"/>
            <w:outlineLvl w:val="9"/>
          </w:pPr>
        </w:pPrChange>
      </w:pPr>
      <w:del w:id="1009" w:author="revisor" w:date="2019-10-28T22:31:00Z">
        <w:r w:rsidRPr="00783646" w:rsidDel="00E858C5">
          <w:rPr>
            <w:rFonts w:cs="Times New Roman"/>
            <w:szCs w:val="24"/>
            <w:lang w:eastAsia="pt-BR"/>
          </w:rPr>
          <w:delText xml:space="preserve">No conjunto de regras </w:delText>
        </w:r>
        <w:r w:rsidR="00DA3914" w:rsidRPr="00783646" w:rsidDel="00E858C5">
          <w:rPr>
            <w:rFonts w:cs="Times New Roman"/>
            <w:szCs w:val="24"/>
            <w:lang w:eastAsia="pt-BR"/>
          </w:rPr>
          <w:delText>do elemento videoaulas</w:delText>
        </w:r>
        <w:r w:rsidR="005667DB" w:rsidRPr="00783646" w:rsidDel="00E858C5">
          <w:rPr>
            <w:rFonts w:cs="Times New Roman"/>
            <w:szCs w:val="24"/>
            <w:lang w:eastAsia="pt-BR"/>
          </w:rPr>
          <w:delText>,</w:delText>
        </w:r>
        <w:r w:rsidRPr="00783646" w:rsidDel="00E858C5">
          <w:rPr>
            <w:rFonts w:cs="Times New Roman"/>
            <w:szCs w:val="24"/>
            <w:lang w:eastAsia="pt-BR"/>
          </w:rPr>
          <w:delText xml:space="preserve"> em cada coluna temos um valor para uma das variáveis de entrada do sistema, sendo a ultima coluna valor </w:delText>
        </w:r>
        <w:r w:rsidRPr="00783646" w:rsidDel="00E858C5">
          <w:rPr>
            <w:rFonts w:cs="Times New Roman"/>
            <w:szCs w:val="24"/>
            <w:lang w:eastAsia="pt-BR"/>
            <w:rPrChange w:id="1010" w:author="revisor" w:date="2019-10-28T22:40:00Z">
              <w:rPr>
                <w:i/>
                <w:lang w:eastAsia="pt-BR"/>
              </w:rPr>
            </w:rPrChange>
          </w:rPr>
          <w:delText xml:space="preserve">fuzzy </w:delText>
        </w:r>
        <w:r w:rsidRPr="00783646" w:rsidDel="00E858C5">
          <w:rPr>
            <w:rFonts w:cs="Times New Roman"/>
            <w:szCs w:val="24"/>
            <w:lang w:eastAsia="pt-BR"/>
          </w:rPr>
          <w:delText>da variável de saída.</w:delText>
        </w:r>
        <w:r w:rsidR="00DA3914" w:rsidRPr="00783646" w:rsidDel="00E858C5">
          <w:rPr>
            <w:rFonts w:cs="Times New Roman"/>
            <w:szCs w:val="24"/>
            <w:lang w:eastAsia="pt-BR"/>
          </w:rPr>
          <w:delText xml:space="preserve"> Como o sistema </w:delText>
        </w:r>
        <w:r w:rsidR="00DA3914" w:rsidRPr="00783646" w:rsidDel="00E858C5">
          <w:rPr>
            <w:rFonts w:cs="Times New Roman"/>
            <w:szCs w:val="24"/>
            <w:lang w:eastAsia="pt-BR"/>
            <w:rPrChange w:id="1011" w:author="revisor" w:date="2019-10-28T22:40:00Z">
              <w:rPr>
                <w:i/>
                <w:lang w:eastAsia="pt-BR"/>
              </w:rPr>
            </w:rPrChange>
          </w:rPr>
          <w:delText xml:space="preserve">fuzzy </w:delText>
        </w:r>
        <w:r w:rsidR="00DA3914" w:rsidRPr="00783646" w:rsidDel="00E858C5">
          <w:rPr>
            <w:rFonts w:cs="Times New Roman"/>
            <w:szCs w:val="24"/>
            <w:lang w:eastAsia="pt-BR"/>
          </w:rPr>
          <w:delText xml:space="preserve">responsável por avaliar o elemento </w:delText>
        </w:r>
        <w:r w:rsidR="008C4351" w:rsidRPr="00783646" w:rsidDel="00E858C5">
          <w:rPr>
            <w:rFonts w:cs="Times New Roman"/>
            <w:szCs w:val="24"/>
            <w:lang w:eastAsia="pt-BR"/>
          </w:rPr>
          <w:delText>videoaulas</w:delText>
        </w:r>
        <w:r w:rsidR="00DA3914" w:rsidRPr="00783646" w:rsidDel="00E858C5">
          <w:rPr>
            <w:rFonts w:cs="Times New Roman"/>
            <w:szCs w:val="24"/>
            <w:lang w:eastAsia="pt-BR"/>
          </w:rPr>
          <w:delText xml:space="preserve"> possui quatro variáveis de entrada, nossa base de regras é apresentada com cinco colunas. </w:delText>
        </w:r>
      </w:del>
    </w:p>
    <w:p w14:paraId="17D7A6A6" w14:textId="54DD3F06" w:rsidR="005667DB" w:rsidRPr="00783646" w:rsidDel="00E858C5" w:rsidRDefault="005667DB" w:rsidP="00783646">
      <w:pPr>
        <w:rPr>
          <w:del w:id="1012" w:author="revisor" w:date="2019-10-28T22:31:00Z"/>
          <w:rFonts w:cs="Times New Roman"/>
          <w:szCs w:val="24"/>
          <w:lang w:eastAsia="pt-BR"/>
        </w:rPr>
        <w:pPrChange w:id="1013" w:author="revisor" w:date="2019-10-28T22:40:00Z">
          <w:pPr/>
        </w:pPrChange>
      </w:pPr>
      <w:del w:id="1014" w:author="revisor" w:date="2019-10-28T22:31:00Z">
        <w:r w:rsidRPr="00783646" w:rsidDel="00E858C5">
          <w:rPr>
            <w:rFonts w:cs="Times New Roman"/>
            <w:szCs w:val="24"/>
            <w:lang w:eastAsia="pt-BR"/>
          </w:rPr>
          <w:delText xml:space="preserve">A segunda base de regras </w:delText>
        </w:r>
        <w:r w:rsidR="008C4351" w:rsidRPr="00783646" w:rsidDel="00E858C5">
          <w:rPr>
            <w:rFonts w:cs="Times New Roman"/>
            <w:szCs w:val="24"/>
            <w:lang w:eastAsia="pt-BR"/>
          </w:rPr>
          <w:delText xml:space="preserve">abaixo </w:delText>
        </w:r>
        <w:r w:rsidRPr="00783646" w:rsidDel="00E858C5">
          <w:rPr>
            <w:rFonts w:cs="Times New Roman"/>
            <w:szCs w:val="24"/>
            <w:lang w:eastAsia="pt-BR"/>
          </w:rPr>
          <w:delText xml:space="preserve">é referente ao elemento atividades colaborativas. </w:delText>
        </w:r>
        <w:r w:rsidR="008C4351" w:rsidRPr="00783646" w:rsidDel="00E858C5">
          <w:rPr>
            <w:rFonts w:cs="Times New Roman"/>
            <w:szCs w:val="24"/>
            <w:lang w:eastAsia="pt-BR"/>
          </w:rPr>
          <w:delText>Esta</w:delText>
        </w:r>
        <w:r w:rsidRPr="00783646" w:rsidDel="00E858C5">
          <w:rPr>
            <w:rFonts w:cs="Times New Roman"/>
            <w:szCs w:val="24"/>
            <w:lang w:eastAsia="pt-BR"/>
          </w:rPr>
          <w:delText xml:space="preserve"> base de regras é composta por 34 regras.</w:delText>
        </w:r>
      </w:del>
    </w:p>
    <w:p w14:paraId="4720DE7C" w14:textId="46C7ACFC" w:rsidR="0036133D" w:rsidRPr="00783646" w:rsidDel="00E858C5" w:rsidRDefault="0036133D" w:rsidP="00783646">
      <w:pPr>
        <w:rPr>
          <w:del w:id="1015" w:author="revisor" w:date="2019-10-28T22:31:00Z"/>
          <w:rFonts w:cs="Times New Roman"/>
          <w:szCs w:val="24"/>
          <w:lang w:eastAsia="pt-BR"/>
        </w:rPr>
        <w:pPrChange w:id="1016" w:author="revisor" w:date="2019-10-28T22:40:00Z">
          <w:pPr/>
        </w:pPrChange>
      </w:pPr>
    </w:p>
    <w:p w14:paraId="53040D05" w14:textId="089D0C9A" w:rsidR="008426D3" w:rsidRPr="00783646" w:rsidDel="00E858C5" w:rsidRDefault="00D65D45" w:rsidP="00783646">
      <w:pPr>
        <w:pStyle w:val="PargrafodaLista"/>
        <w:numPr>
          <w:ilvl w:val="0"/>
          <w:numId w:val="14"/>
        </w:numPr>
        <w:rPr>
          <w:del w:id="1017" w:author="revisor" w:date="2019-10-28T22:31:00Z"/>
          <w:rFonts w:cs="Times New Roman"/>
          <w:szCs w:val="24"/>
          <w:lang w:eastAsia="pt-BR"/>
        </w:rPr>
        <w:pPrChange w:id="1018" w:author="revisor" w:date="2019-10-28T22:40:00Z">
          <w:pPr>
            <w:pStyle w:val="PargrafodaLista"/>
            <w:numPr>
              <w:numId w:val="14"/>
            </w:numPr>
            <w:ind w:left="1854" w:hanging="360"/>
            <w:jc w:val="left"/>
          </w:pPr>
        </w:pPrChange>
      </w:pPr>
      <w:del w:id="1019" w:author="revisor" w:date="2019-10-28T22:31:00Z">
        <w:r w:rsidRPr="00783646" w:rsidDel="00E858C5">
          <w:rPr>
            <w:rFonts w:cs="Times New Roman"/>
            <w:szCs w:val="24"/>
            <w:lang w:eastAsia="pt-BR"/>
          </w:rPr>
          <w:delText>Elemento</w:delText>
        </w:r>
        <w:r w:rsidR="00683B17" w:rsidRPr="00783646" w:rsidDel="00E858C5">
          <w:rPr>
            <w:rFonts w:cs="Times New Roman"/>
            <w:szCs w:val="24"/>
            <w:lang w:eastAsia="pt-BR"/>
          </w:rPr>
          <w:delText xml:space="preserve"> atividades colaborativas</w:delText>
        </w:r>
        <w:r w:rsidR="008C4351" w:rsidRPr="00783646" w:rsidDel="00E858C5">
          <w:rPr>
            <w:rFonts w:cs="Times New Roman"/>
            <w:szCs w:val="24"/>
            <w:lang w:eastAsia="pt-BR"/>
          </w:rPr>
          <w:delText>:</w:delText>
        </w:r>
      </w:del>
    </w:p>
    <w:p w14:paraId="5D7447B7" w14:textId="6FC5386C" w:rsidR="00AA5F81" w:rsidRPr="00783646" w:rsidDel="00E858C5" w:rsidRDefault="00264725" w:rsidP="00783646">
      <w:pPr>
        <w:pStyle w:val="PargrafodaLista"/>
        <w:ind w:left="1854" w:firstLine="0"/>
        <w:rPr>
          <w:del w:id="1020" w:author="revisor" w:date="2019-10-28T22:31:00Z"/>
          <w:rFonts w:cs="Times New Roman"/>
          <w:szCs w:val="24"/>
          <w:lang w:eastAsia="pt-BR"/>
        </w:rPr>
        <w:pPrChange w:id="1021" w:author="revisor" w:date="2019-10-28T22:40:00Z">
          <w:pPr>
            <w:pStyle w:val="PargrafodaLista"/>
            <w:ind w:left="1854" w:firstLine="0"/>
            <w:jc w:val="left"/>
          </w:pPr>
        </w:pPrChange>
      </w:pPr>
      <w:del w:id="1022" w:author="revisor" w:date="2019-10-28T22:31:00Z">
        <w:r w:rsidRPr="00783646" w:rsidDel="00E858C5">
          <w:rPr>
            <w:rFonts w:cs="Times New Roman"/>
            <w:szCs w:val="24"/>
            <w:lang w:eastAsia="pt-BR"/>
            <w:rPrChange w:id="1023" w:author="revisor" w:date="2019-10-28T22:40:00Z">
              <w:rPr>
                <w:noProof/>
                <w:lang w:eastAsia="pt-BR"/>
              </w:rPr>
            </w:rPrChange>
          </w:rPr>
          <w:pict w14:anchorId="556C7E94">
            <v:shape id="_x0000_s1041" type="#_x0000_t202" style="position:absolute;left:0;text-align:left;margin-left:0;margin-top:15.9pt;width:437.55pt;height:492.8pt;z-index:251691008;mso-position-horizontal:center;mso-width-relative:margin;mso-height-relative:margin">
              <v:textbox style="mso-next-textbox:#_x0000_s1041">
                <w:txbxContent>
                  <w:p w14:paraId="41410FEB" w14:textId="77777777" w:rsidR="00410569" w:rsidRPr="00834697" w:rsidRDefault="00410569" w:rsidP="008C4351">
                    <w:pPr>
                      <w:jc w:val="left"/>
                      <w:rPr>
                        <w:rFonts w:ascii="Consolas" w:hAnsi="Consolas"/>
                        <w:sz w:val="20"/>
                        <w:szCs w:val="20"/>
                      </w:rPr>
                    </w:pPr>
                    <w:bookmarkStart w:id="1024" w:name="_Toc23010345"/>
                    <w:bookmarkStart w:id="1025" w:name="_Toc23099056"/>
                    <w:bookmarkStart w:id="1026" w:name="_Toc23099755"/>
                    <w:proofErr w:type="spellStart"/>
                    <w:proofErr w:type="gramStart"/>
                    <w:r>
                      <w:rPr>
                        <w:rFonts w:ascii="Consolas" w:hAnsi="Consolas"/>
                        <w:sz w:val="20"/>
                        <w:szCs w:val="20"/>
                      </w:rPr>
                      <w:t>regras</w:t>
                    </w:r>
                    <w:proofErr w:type="gramEnd"/>
                    <w:r>
                      <w:rPr>
                        <w:rFonts w:ascii="Consolas" w:hAnsi="Consolas"/>
                        <w:sz w:val="20"/>
                        <w:szCs w:val="20"/>
                      </w:rPr>
                      <w:t>_do_elemento</w:t>
                    </w:r>
                    <w:r w:rsidRPr="00834697">
                      <w:rPr>
                        <w:rFonts w:ascii="Consolas" w:hAnsi="Consolas"/>
                        <w:sz w:val="20"/>
                        <w:szCs w:val="20"/>
                      </w:rPr>
                      <w:t>_atividades_colaborativas</w:t>
                    </w:r>
                    <w:proofErr w:type="spellEnd"/>
                    <w:r w:rsidRPr="00834697">
                      <w:rPr>
                        <w:rFonts w:ascii="Consolas" w:hAnsi="Consolas"/>
                        <w:sz w:val="20"/>
                        <w:szCs w:val="20"/>
                      </w:rPr>
                      <w:t xml:space="preserve"> = [</w:t>
                    </w:r>
                    <w:bookmarkEnd w:id="1024"/>
                    <w:bookmarkEnd w:id="1025"/>
                    <w:bookmarkEnd w:id="1026"/>
                  </w:p>
                  <w:p w14:paraId="780C7572"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27" w:name="_Toc23010346"/>
                    <w:bookmarkStart w:id="1028" w:name="_Toc23099057"/>
                    <w:bookmarkStart w:id="1029" w:name="_Toc23099756"/>
                    <w:r w:rsidRPr="00834697">
                      <w:rPr>
                        <w:rFonts w:ascii="Consolas" w:hAnsi="Consolas"/>
                        <w:sz w:val="20"/>
                        <w:szCs w:val="20"/>
                      </w:rPr>
                      <w:t>[BAIXO, BAIXO, BAIXO, BAIXO, BAIXA],</w:t>
                    </w:r>
                    <w:bookmarkEnd w:id="1027"/>
                    <w:bookmarkEnd w:id="1028"/>
                    <w:bookmarkEnd w:id="1029"/>
                  </w:p>
                  <w:p w14:paraId="110296C5"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30" w:name="_Toc23010347"/>
                    <w:bookmarkStart w:id="1031" w:name="_Toc23099058"/>
                    <w:bookmarkStart w:id="1032" w:name="_Toc23099757"/>
                    <w:r w:rsidRPr="00834697">
                      <w:rPr>
                        <w:rFonts w:ascii="Consolas" w:hAnsi="Consolas"/>
                        <w:sz w:val="20"/>
                        <w:szCs w:val="20"/>
                      </w:rPr>
                      <w:t>[MEDIO, BAIXO, BAIXO, BAIXO, BAIXA],</w:t>
                    </w:r>
                    <w:bookmarkEnd w:id="1030"/>
                    <w:bookmarkEnd w:id="1031"/>
                    <w:bookmarkEnd w:id="1032"/>
                  </w:p>
                  <w:p w14:paraId="2B5EBCE3"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33" w:name="_Toc23010348"/>
                    <w:bookmarkStart w:id="1034" w:name="_Toc23099059"/>
                    <w:bookmarkStart w:id="1035" w:name="_Toc23099758"/>
                    <w:r w:rsidRPr="00834697">
                      <w:rPr>
                        <w:rFonts w:ascii="Consolas" w:hAnsi="Consolas"/>
                        <w:sz w:val="20"/>
                        <w:szCs w:val="20"/>
                      </w:rPr>
                      <w:t>[BAIXO, MEDIO, BAIXO, BAIXO, BAIXA],</w:t>
                    </w:r>
                    <w:bookmarkEnd w:id="1033"/>
                    <w:bookmarkEnd w:id="1034"/>
                    <w:bookmarkEnd w:id="1035"/>
                  </w:p>
                  <w:p w14:paraId="6C812894"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36" w:name="_Toc23010349"/>
                    <w:bookmarkStart w:id="1037" w:name="_Toc23099060"/>
                    <w:bookmarkStart w:id="1038" w:name="_Toc23099759"/>
                    <w:r w:rsidRPr="00834697">
                      <w:rPr>
                        <w:rFonts w:ascii="Consolas" w:hAnsi="Consolas"/>
                        <w:sz w:val="20"/>
                        <w:szCs w:val="20"/>
                      </w:rPr>
                      <w:t>[BAIXO, BAIXO, MEDIO, BAIXO, BAIXA],</w:t>
                    </w:r>
                    <w:bookmarkEnd w:id="1036"/>
                    <w:bookmarkEnd w:id="1037"/>
                    <w:bookmarkEnd w:id="1038"/>
                  </w:p>
                  <w:p w14:paraId="31FEA6FC"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39" w:name="_Toc23010350"/>
                    <w:bookmarkStart w:id="1040" w:name="_Toc23099061"/>
                    <w:bookmarkStart w:id="1041" w:name="_Toc23099760"/>
                    <w:r w:rsidRPr="00834697">
                      <w:rPr>
                        <w:rFonts w:ascii="Consolas" w:hAnsi="Consolas"/>
                        <w:sz w:val="20"/>
                        <w:szCs w:val="20"/>
                      </w:rPr>
                      <w:t>[BAIXO, BAIXO, BAIXO, MEDIO, BAIXA],</w:t>
                    </w:r>
                    <w:bookmarkEnd w:id="1039"/>
                    <w:bookmarkEnd w:id="1040"/>
                    <w:bookmarkEnd w:id="1041"/>
                  </w:p>
                  <w:p w14:paraId="1158D6B5"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42" w:name="_Toc23010351"/>
                    <w:bookmarkStart w:id="1043" w:name="_Toc23099062"/>
                    <w:bookmarkStart w:id="1044" w:name="_Toc23099761"/>
                    <w:r w:rsidRPr="00834697">
                      <w:rPr>
                        <w:rFonts w:ascii="Consolas" w:hAnsi="Consolas"/>
                        <w:sz w:val="20"/>
                        <w:szCs w:val="20"/>
                      </w:rPr>
                      <w:t>[BAIXO, MEDIO, BAIXO, MEDIO, BAIXA],</w:t>
                    </w:r>
                    <w:bookmarkEnd w:id="1042"/>
                    <w:bookmarkEnd w:id="1043"/>
                    <w:bookmarkEnd w:id="1044"/>
                  </w:p>
                  <w:p w14:paraId="1831AA55"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45" w:name="_Toc23010352"/>
                    <w:bookmarkStart w:id="1046" w:name="_Toc23099063"/>
                    <w:bookmarkStart w:id="1047" w:name="_Toc23099762"/>
                    <w:r w:rsidRPr="00834697">
                      <w:rPr>
                        <w:rFonts w:ascii="Consolas" w:hAnsi="Consolas"/>
                        <w:sz w:val="20"/>
                        <w:szCs w:val="20"/>
                      </w:rPr>
                      <w:t>[BAIXO, MEDIO, MEDIO, BAIXO, BAIXA],</w:t>
                    </w:r>
                    <w:bookmarkEnd w:id="1045"/>
                    <w:bookmarkEnd w:id="1046"/>
                    <w:bookmarkEnd w:id="1047"/>
                  </w:p>
                  <w:p w14:paraId="44604AC8"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48" w:name="_Toc23010353"/>
                    <w:bookmarkStart w:id="1049" w:name="_Toc23099064"/>
                    <w:bookmarkStart w:id="1050" w:name="_Toc23099763"/>
                    <w:r w:rsidRPr="00834697">
                      <w:rPr>
                        <w:rFonts w:ascii="Consolas" w:hAnsi="Consolas"/>
                        <w:sz w:val="20"/>
                        <w:szCs w:val="20"/>
                      </w:rPr>
                      <w:t>[BAIXO, BAIXO, MEDIO, MEDIO, BAIXA],</w:t>
                    </w:r>
                    <w:bookmarkEnd w:id="1048"/>
                    <w:bookmarkEnd w:id="1049"/>
                    <w:bookmarkEnd w:id="1050"/>
                  </w:p>
                  <w:p w14:paraId="3D21B492"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51" w:name="_Toc23010354"/>
                    <w:bookmarkStart w:id="1052" w:name="_Toc23099065"/>
                    <w:bookmarkStart w:id="1053" w:name="_Toc23099764"/>
                    <w:r w:rsidRPr="00834697">
                      <w:rPr>
                        <w:rFonts w:ascii="Consolas" w:hAnsi="Consolas"/>
                        <w:sz w:val="20"/>
                        <w:szCs w:val="20"/>
                      </w:rPr>
                      <w:t>[ALTO, ALTO, ALTO, ALTO, ALTA],</w:t>
                    </w:r>
                    <w:bookmarkEnd w:id="1051"/>
                    <w:bookmarkEnd w:id="1052"/>
                    <w:bookmarkEnd w:id="1053"/>
                  </w:p>
                  <w:p w14:paraId="51191DAE"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54" w:name="_Toc23010355"/>
                    <w:bookmarkStart w:id="1055" w:name="_Toc23099066"/>
                    <w:bookmarkStart w:id="1056" w:name="_Toc23099765"/>
                    <w:r w:rsidRPr="00834697">
                      <w:rPr>
                        <w:rFonts w:ascii="Consolas" w:hAnsi="Consolas"/>
                        <w:sz w:val="20"/>
                        <w:szCs w:val="20"/>
                      </w:rPr>
                      <w:t>[MEDIO, ALTO, ALTO, ALTO, ALTA],</w:t>
                    </w:r>
                    <w:bookmarkEnd w:id="1054"/>
                    <w:bookmarkEnd w:id="1055"/>
                    <w:bookmarkEnd w:id="1056"/>
                  </w:p>
                  <w:p w14:paraId="4B94717B"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57" w:name="_Toc23010356"/>
                    <w:bookmarkStart w:id="1058" w:name="_Toc23099067"/>
                    <w:bookmarkStart w:id="1059" w:name="_Toc23099766"/>
                    <w:r w:rsidRPr="00834697">
                      <w:rPr>
                        <w:rFonts w:ascii="Consolas" w:hAnsi="Consolas"/>
                        <w:sz w:val="20"/>
                        <w:szCs w:val="20"/>
                      </w:rPr>
                      <w:t>[ALTO, MEDIO, ALTO, ALTO, ALTA],</w:t>
                    </w:r>
                    <w:bookmarkEnd w:id="1057"/>
                    <w:bookmarkEnd w:id="1058"/>
                    <w:bookmarkEnd w:id="1059"/>
                  </w:p>
                  <w:p w14:paraId="18D24A49"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60" w:name="_Toc23010357"/>
                    <w:bookmarkStart w:id="1061" w:name="_Toc23099068"/>
                    <w:bookmarkStart w:id="1062" w:name="_Toc23099767"/>
                    <w:r w:rsidRPr="00834697">
                      <w:rPr>
                        <w:rFonts w:ascii="Consolas" w:hAnsi="Consolas"/>
                        <w:sz w:val="20"/>
                        <w:szCs w:val="20"/>
                      </w:rPr>
                      <w:t>[ALTO, ALTO, MEDIO, ALTO, ALTA],</w:t>
                    </w:r>
                    <w:bookmarkEnd w:id="1060"/>
                    <w:bookmarkEnd w:id="1061"/>
                    <w:bookmarkEnd w:id="1062"/>
                  </w:p>
                  <w:p w14:paraId="56789AC0"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63" w:name="_Toc23010358"/>
                    <w:bookmarkStart w:id="1064" w:name="_Toc23099069"/>
                    <w:bookmarkStart w:id="1065" w:name="_Toc23099768"/>
                    <w:r w:rsidRPr="00834697">
                      <w:rPr>
                        <w:rFonts w:ascii="Consolas" w:hAnsi="Consolas"/>
                        <w:sz w:val="20"/>
                        <w:szCs w:val="20"/>
                      </w:rPr>
                      <w:t>[ALTO, ALTO, ALTO, MEDIO, ALTA],</w:t>
                    </w:r>
                    <w:bookmarkEnd w:id="1063"/>
                    <w:bookmarkEnd w:id="1064"/>
                    <w:bookmarkEnd w:id="1065"/>
                  </w:p>
                  <w:p w14:paraId="6BD5957C"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66" w:name="_Toc23010359"/>
                    <w:bookmarkStart w:id="1067" w:name="_Toc23099070"/>
                    <w:bookmarkStart w:id="1068" w:name="_Toc23099769"/>
                    <w:r w:rsidRPr="00834697">
                      <w:rPr>
                        <w:rFonts w:ascii="Consolas" w:hAnsi="Consolas"/>
                        <w:sz w:val="20"/>
                        <w:szCs w:val="20"/>
                      </w:rPr>
                      <w:t>[ALTO, MEDIO, ALTO, MEDIO, ALTA],</w:t>
                    </w:r>
                    <w:bookmarkEnd w:id="1066"/>
                    <w:bookmarkEnd w:id="1067"/>
                    <w:bookmarkEnd w:id="1068"/>
                  </w:p>
                  <w:p w14:paraId="7BD498CD"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69" w:name="_Toc23010360"/>
                    <w:bookmarkStart w:id="1070" w:name="_Toc23099071"/>
                    <w:bookmarkStart w:id="1071" w:name="_Toc23099770"/>
                    <w:r w:rsidRPr="00834697">
                      <w:rPr>
                        <w:rFonts w:ascii="Consolas" w:hAnsi="Consolas"/>
                        <w:sz w:val="20"/>
                        <w:szCs w:val="20"/>
                      </w:rPr>
                      <w:t>[ALTO, MEDIO, MEDIO, ALTO, ALTA],</w:t>
                    </w:r>
                    <w:bookmarkEnd w:id="1069"/>
                    <w:bookmarkEnd w:id="1070"/>
                    <w:bookmarkEnd w:id="1071"/>
                  </w:p>
                  <w:p w14:paraId="25F6D9E6"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72" w:name="_Toc23010361"/>
                    <w:bookmarkStart w:id="1073" w:name="_Toc23099072"/>
                    <w:bookmarkStart w:id="1074" w:name="_Toc23099771"/>
                    <w:r w:rsidRPr="00834697">
                      <w:rPr>
                        <w:rFonts w:ascii="Consolas" w:hAnsi="Consolas"/>
                        <w:sz w:val="20"/>
                        <w:szCs w:val="20"/>
                      </w:rPr>
                      <w:t>[ALTO, ALTO, MEDIO, MEDIO, ALTA],</w:t>
                    </w:r>
                    <w:bookmarkEnd w:id="1072"/>
                    <w:bookmarkEnd w:id="1073"/>
                    <w:bookmarkEnd w:id="1074"/>
                  </w:p>
                  <w:p w14:paraId="0A1215EA"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75" w:name="_Toc23010362"/>
                    <w:bookmarkStart w:id="1076" w:name="_Toc23099073"/>
                    <w:bookmarkStart w:id="1077" w:name="_Toc23099772"/>
                    <w:r w:rsidRPr="00834697">
                      <w:rPr>
                        <w:rFonts w:ascii="Consolas" w:hAnsi="Consolas"/>
                        <w:sz w:val="20"/>
                        <w:szCs w:val="20"/>
                      </w:rPr>
                      <w:t>[MEDIO, BAIXO, MEDIO, BAIXO, MEDIA],</w:t>
                    </w:r>
                    <w:bookmarkEnd w:id="1075"/>
                    <w:bookmarkEnd w:id="1076"/>
                    <w:bookmarkEnd w:id="1077"/>
                  </w:p>
                  <w:p w14:paraId="72DF5ED0"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78" w:name="_Toc23010363"/>
                    <w:bookmarkStart w:id="1079" w:name="_Toc23099074"/>
                    <w:bookmarkStart w:id="1080" w:name="_Toc23099773"/>
                    <w:r w:rsidRPr="00834697">
                      <w:rPr>
                        <w:rFonts w:ascii="Consolas" w:hAnsi="Consolas"/>
                        <w:sz w:val="20"/>
                        <w:szCs w:val="20"/>
                      </w:rPr>
                      <w:t>[BAIXO, MEDIO, MEDIO, MEDIO, MEDIA],</w:t>
                    </w:r>
                    <w:bookmarkEnd w:id="1078"/>
                    <w:bookmarkEnd w:id="1079"/>
                    <w:bookmarkEnd w:id="1080"/>
                  </w:p>
                  <w:p w14:paraId="7E45433A"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81" w:name="_Toc23010364"/>
                    <w:bookmarkStart w:id="1082" w:name="_Toc23099075"/>
                    <w:bookmarkStart w:id="1083" w:name="_Toc23099774"/>
                    <w:r w:rsidRPr="00834697">
                      <w:rPr>
                        <w:rFonts w:ascii="Consolas" w:hAnsi="Consolas"/>
                        <w:sz w:val="20"/>
                        <w:szCs w:val="20"/>
                      </w:rPr>
                      <w:t>[MEDIO, BAIXO, MEDIO, MEDIO, MEDIA],</w:t>
                    </w:r>
                    <w:bookmarkEnd w:id="1081"/>
                    <w:bookmarkEnd w:id="1082"/>
                    <w:bookmarkEnd w:id="1083"/>
                  </w:p>
                  <w:p w14:paraId="4230F70A"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84" w:name="_Toc23010365"/>
                    <w:bookmarkStart w:id="1085" w:name="_Toc23099076"/>
                    <w:bookmarkStart w:id="1086" w:name="_Toc23099775"/>
                    <w:r w:rsidRPr="00834697">
                      <w:rPr>
                        <w:rFonts w:ascii="Consolas" w:hAnsi="Consolas"/>
                        <w:sz w:val="20"/>
                        <w:szCs w:val="20"/>
                      </w:rPr>
                      <w:t>[MEDIO, MEDIO, BAIXO, MEDIO, MEDIA],</w:t>
                    </w:r>
                    <w:bookmarkEnd w:id="1084"/>
                    <w:bookmarkEnd w:id="1085"/>
                    <w:bookmarkEnd w:id="1086"/>
                  </w:p>
                  <w:p w14:paraId="6B8214EB"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87" w:name="_Toc23010366"/>
                    <w:bookmarkStart w:id="1088" w:name="_Toc23099077"/>
                    <w:bookmarkStart w:id="1089" w:name="_Toc23099776"/>
                    <w:r w:rsidRPr="00834697">
                      <w:rPr>
                        <w:rFonts w:ascii="Consolas" w:hAnsi="Consolas"/>
                        <w:sz w:val="20"/>
                        <w:szCs w:val="20"/>
                      </w:rPr>
                      <w:t>[MEDIO, MEDIO, MEDIO, BAIXO, MEDIA],</w:t>
                    </w:r>
                    <w:bookmarkEnd w:id="1087"/>
                    <w:bookmarkEnd w:id="1088"/>
                    <w:bookmarkEnd w:id="1089"/>
                  </w:p>
                  <w:p w14:paraId="786976DA"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90" w:name="_Toc23010367"/>
                    <w:bookmarkStart w:id="1091" w:name="_Toc23099078"/>
                    <w:bookmarkStart w:id="1092" w:name="_Toc23099777"/>
                    <w:r w:rsidRPr="00834697">
                      <w:rPr>
                        <w:rFonts w:ascii="Consolas" w:hAnsi="Consolas"/>
                        <w:sz w:val="20"/>
                        <w:szCs w:val="20"/>
                      </w:rPr>
                      <w:t>[MEDIO, BAIXO, MEDIO, ALTO, MEDIA],</w:t>
                    </w:r>
                    <w:bookmarkEnd w:id="1090"/>
                    <w:bookmarkEnd w:id="1091"/>
                    <w:bookmarkEnd w:id="1092"/>
                  </w:p>
                  <w:p w14:paraId="0101703A"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93" w:name="_Toc23010368"/>
                    <w:bookmarkStart w:id="1094" w:name="_Toc23099079"/>
                    <w:bookmarkStart w:id="1095" w:name="_Toc23099778"/>
                    <w:r w:rsidRPr="00834697">
                      <w:rPr>
                        <w:rFonts w:ascii="Consolas" w:hAnsi="Consolas"/>
                        <w:sz w:val="20"/>
                        <w:szCs w:val="20"/>
                      </w:rPr>
                      <w:t>[BAIXO, ALTO, MEDIO, MEDIO, MEDIA],</w:t>
                    </w:r>
                    <w:bookmarkEnd w:id="1093"/>
                    <w:bookmarkEnd w:id="1094"/>
                    <w:bookmarkEnd w:id="1095"/>
                  </w:p>
                  <w:p w14:paraId="2F3B0B42"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96" w:name="_Toc23010369"/>
                    <w:bookmarkStart w:id="1097" w:name="_Toc23099080"/>
                    <w:bookmarkStart w:id="1098" w:name="_Toc23099779"/>
                    <w:r w:rsidRPr="00834697">
                      <w:rPr>
                        <w:rFonts w:ascii="Consolas" w:hAnsi="Consolas"/>
                        <w:sz w:val="20"/>
                        <w:szCs w:val="20"/>
                      </w:rPr>
                      <w:t>[BAIXO, MEDIO, ALTO, ALTO, MEDIA],</w:t>
                    </w:r>
                    <w:bookmarkEnd w:id="1096"/>
                    <w:bookmarkEnd w:id="1097"/>
                    <w:bookmarkEnd w:id="1098"/>
                  </w:p>
                  <w:p w14:paraId="072BA093"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099" w:name="_Toc23010370"/>
                    <w:bookmarkStart w:id="1100" w:name="_Toc23099081"/>
                    <w:bookmarkStart w:id="1101" w:name="_Toc23099780"/>
                    <w:r w:rsidRPr="00834697">
                      <w:rPr>
                        <w:rFonts w:ascii="Consolas" w:hAnsi="Consolas"/>
                        <w:sz w:val="20"/>
                        <w:szCs w:val="20"/>
                      </w:rPr>
                      <w:t>[MEDIO, BAIXO, MEDIO, ALTO, MEDIA],</w:t>
                    </w:r>
                    <w:bookmarkEnd w:id="1099"/>
                    <w:bookmarkEnd w:id="1100"/>
                    <w:bookmarkEnd w:id="1101"/>
                  </w:p>
                  <w:p w14:paraId="2FBBCBDB"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102" w:name="_Toc23010371"/>
                    <w:bookmarkStart w:id="1103" w:name="_Toc23099082"/>
                    <w:bookmarkStart w:id="1104" w:name="_Toc23099781"/>
                    <w:r w:rsidRPr="00834697">
                      <w:rPr>
                        <w:rFonts w:ascii="Consolas" w:hAnsi="Consolas"/>
                        <w:sz w:val="20"/>
                        <w:szCs w:val="20"/>
                      </w:rPr>
                      <w:t>[MEDIO, ALTO, MEDIO, ALTO, MEDIA],</w:t>
                    </w:r>
                    <w:bookmarkEnd w:id="1102"/>
                    <w:bookmarkEnd w:id="1103"/>
                    <w:bookmarkEnd w:id="1104"/>
                  </w:p>
                  <w:p w14:paraId="52886557" w14:textId="77777777" w:rsidR="00410569" w:rsidRPr="00834697" w:rsidRDefault="00410569" w:rsidP="008426D3">
                    <w:pPr>
                      <w:jc w:val="left"/>
                      <w:rPr>
                        <w:rFonts w:ascii="Consolas" w:hAnsi="Consolas"/>
                        <w:sz w:val="20"/>
                        <w:szCs w:val="20"/>
                      </w:rPr>
                    </w:pPr>
                    <w:r w:rsidRPr="00834697">
                      <w:rPr>
                        <w:rFonts w:ascii="Consolas" w:hAnsi="Consolas"/>
                        <w:sz w:val="20"/>
                        <w:szCs w:val="20"/>
                      </w:rPr>
                      <w:t xml:space="preserve">    </w:t>
                    </w:r>
                  </w:p>
                </w:txbxContent>
              </v:textbox>
            </v:shape>
          </w:pict>
        </w:r>
      </w:del>
    </w:p>
    <w:p w14:paraId="50F01B95" w14:textId="7C12711B" w:rsidR="00AA5F81" w:rsidRPr="00783646" w:rsidDel="00E858C5" w:rsidRDefault="00AA5F81" w:rsidP="00783646">
      <w:pPr>
        <w:spacing w:line="259" w:lineRule="auto"/>
        <w:ind w:firstLine="0"/>
        <w:rPr>
          <w:del w:id="1105" w:author="revisor" w:date="2019-10-28T22:31:00Z"/>
          <w:rFonts w:cs="Times New Roman"/>
          <w:szCs w:val="24"/>
          <w:lang w:eastAsia="pt-BR"/>
          <w:rPrChange w:id="1106" w:author="revisor" w:date="2019-10-28T22:40:00Z">
            <w:rPr>
              <w:del w:id="1107" w:author="revisor" w:date="2019-10-28T22:31:00Z"/>
              <w:rFonts w:eastAsiaTheme="majorEastAsia" w:cs="Times New Roman"/>
              <w:b/>
              <w:caps/>
              <w:szCs w:val="24"/>
              <w:lang w:eastAsia="pt-BR"/>
            </w:rPr>
          </w:rPrChange>
        </w:rPr>
        <w:pPrChange w:id="1108" w:author="revisor" w:date="2019-10-28T22:40:00Z">
          <w:pPr>
            <w:spacing w:after="160" w:line="259" w:lineRule="auto"/>
            <w:ind w:firstLine="0"/>
            <w:jc w:val="left"/>
            <w:outlineLvl w:val="9"/>
          </w:pPr>
        </w:pPrChange>
      </w:pPr>
    </w:p>
    <w:p w14:paraId="265F16BF" w14:textId="6A8A0BF9" w:rsidR="00AA5F81" w:rsidRPr="00783646" w:rsidDel="00E858C5" w:rsidRDefault="00AA5F81" w:rsidP="00783646">
      <w:pPr>
        <w:spacing w:line="259" w:lineRule="auto"/>
        <w:ind w:firstLine="0"/>
        <w:rPr>
          <w:del w:id="1109" w:author="revisor" w:date="2019-10-28T22:31:00Z"/>
          <w:rFonts w:cs="Times New Roman"/>
          <w:szCs w:val="24"/>
          <w:lang w:eastAsia="pt-BR"/>
          <w:rPrChange w:id="1110" w:author="revisor" w:date="2019-10-28T22:40:00Z">
            <w:rPr>
              <w:del w:id="1111" w:author="revisor" w:date="2019-10-28T22:31:00Z"/>
              <w:rFonts w:eastAsiaTheme="majorEastAsia" w:cs="Times New Roman"/>
              <w:b/>
              <w:caps/>
              <w:szCs w:val="24"/>
              <w:lang w:eastAsia="pt-BR"/>
            </w:rPr>
          </w:rPrChange>
        </w:rPr>
        <w:pPrChange w:id="1112" w:author="revisor" w:date="2019-10-28T22:40:00Z">
          <w:pPr>
            <w:spacing w:after="160" w:line="259" w:lineRule="auto"/>
            <w:ind w:firstLine="0"/>
            <w:jc w:val="left"/>
            <w:outlineLvl w:val="9"/>
          </w:pPr>
        </w:pPrChange>
      </w:pPr>
    </w:p>
    <w:p w14:paraId="28F85B47" w14:textId="4CFA3057" w:rsidR="00AA5F81" w:rsidRPr="00783646" w:rsidDel="00E858C5" w:rsidRDefault="00AA5F81" w:rsidP="00783646">
      <w:pPr>
        <w:spacing w:line="259" w:lineRule="auto"/>
        <w:ind w:firstLine="0"/>
        <w:rPr>
          <w:del w:id="1113" w:author="revisor" w:date="2019-10-28T22:31:00Z"/>
          <w:rFonts w:cs="Times New Roman"/>
          <w:szCs w:val="24"/>
          <w:lang w:eastAsia="pt-BR"/>
          <w:rPrChange w:id="1114" w:author="revisor" w:date="2019-10-28T22:40:00Z">
            <w:rPr>
              <w:del w:id="1115" w:author="revisor" w:date="2019-10-28T22:31:00Z"/>
              <w:rFonts w:eastAsiaTheme="majorEastAsia" w:cs="Times New Roman"/>
              <w:b/>
              <w:caps/>
              <w:szCs w:val="24"/>
              <w:lang w:eastAsia="pt-BR"/>
            </w:rPr>
          </w:rPrChange>
        </w:rPr>
        <w:pPrChange w:id="1116" w:author="revisor" w:date="2019-10-28T22:40:00Z">
          <w:pPr>
            <w:spacing w:after="160" w:line="259" w:lineRule="auto"/>
            <w:ind w:firstLine="0"/>
            <w:jc w:val="left"/>
            <w:outlineLvl w:val="9"/>
          </w:pPr>
        </w:pPrChange>
      </w:pPr>
    </w:p>
    <w:p w14:paraId="5AD28DFB" w14:textId="351D4E20" w:rsidR="00AA5F81" w:rsidRPr="00783646" w:rsidDel="00E858C5" w:rsidRDefault="00AA5F81" w:rsidP="00783646">
      <w:pPr>
        <w:spacing w:line="259" w:lineRule="auto"/>
        <w:ind w:firstLine="0"/>
        <w:rPr>
          <w:del w:id="1117" w:author="revisor" w:date="2019-10-28T22:31:00Z"/>
          <w:rFonts w:cs="Times New Roman"/>
          <w:szCs w:val="24"/>
          <w:lang w:eastAsia="pt-BR"/>
          <w:rPrChange w:id="1118" w:author="revisor" w:date="2019-10-28T22:40:00Z">
            <w:rPr>
              <w:del w:id="1119" w:author="revisor" w:date="2019-10-28T22:31:00Z"/>
              <w:rFonts w:eastAsiaTheme="majorEastAsia" w:cs="Times New Roman"/>
              <w:b/>
              <w:caps/>
              <w:szCs w:val="24"/>
              <w:lang w:eastAsia="pt-BR"/>
            </w:rPr>
          </w:rPrChange>
        </w:rPr>
        <w:pPrChange w:id="1120" w:author="revisor" w:date="2019-10-28T22:40:00Z">
          <w:pPr>
            <w:spacing w:after="160" w:line="259" w:lineRule="auto"/>
            <w:ind w:firstLine="0"/>
            <w:jc w:val="left"/>
            <w:outlineLvl w:val="9"/>
          </w:pPr>
        </w:pPrChange>
      </w:pPr>
    </w:p>
    <w:p w14:paraId="5A9DB232" w14:textId="404AF745" w:rsidR="00AA5F81" w:rsidRPr="00783646" w:rsidDel="00E858C5" w:rsidRDefault="00AA5F81" w:rsidP="00783646">
      <w:pPr>
        <w:spacing w:line="259" w:lineRule="auto"/>
        <w:ind w:firstLine="0"/>
        <w:rPr>
          <w:del w:id="1121" w:author="revisor" w:date="2019-10-28T22:31:00Z"/>
          <w:rFonts w:cs="Times New Roman"/>
          <w:szCs w:val="24"/>
          <w:lang w:eastAsia="pt-BR"/>
          <w:rPrChange w:id="1122" w:author="revisor" w:date="2019-10-28T22:40:00Z">
            <w:rPr>
              <w:del w:id="1123" w:author="revisor" w:date="2019-10-28T22:31:00Z"/>
              <w:rFonts w:eastAsiaTheme="majorEastAsia" w:cs="Times New Roman"/>
              <w:b/>
              <w:caps/>
              <w:szCs w:val="24"/>
              <w:lang w:eastAsia="pt-BR"/>
            </w:rPr>
          </w:rPrChange>
        </w:rPr>
        <w:pPrChange w:id="1124" w:author="revisor" w:date="2019-10-28T22:40:00Z">
          <w:pPr>
            <w:spacing w:after="160" w:line="259" w:lineRule="auto"/>
            <w:ind w:firstLine="0"/>
            <w:jc w:val="left"/>
            <w:outlineLvl w:val="9"/>
          </w:pPr>
        </w:pPrChange>
      </w:pPr>
    </w:p>
    <w:p w14:paraId="6ECA0419" w14:textId="16FCDD26" w:rsidR="00AA5F81" w:rsidRPr="00783646" w:rsidDel="00E858C5" w:rsidRDefault="00AA5F81" w:rsidP="00783646">
      <w:pPr>
        <w:spacing w:line="259" w:lineRule="auto"/>
        <w:ind w:firstLine="0"/>
        <w:rPr>
          <w:del w:id="1125" w:author="revisor" w:date="2019-10-28T22:31:00Z"/>
          <w:rFonts w:cs="Times New Roman"/>
          <w:szCs w:val="24"/>
          <w:lang w:eastAsia="pt-BR"/>
          <w:rPrChange w:id="1126" w:author="revisor" w:date="2019-10-28T22:40:00Z">
            <w:rPr>
              <w:del w:id="1127" w:author="revisor" w:date="2019-10-28T22:31:00Z"/>
              <w:rFonts w:eastAsiaTheme="majorEastAsia" w:cs="Times New Roman"/>
              <w:b/>
              <w:caps/>
              <w:szCs w:val="24"/>
              <w:lang w:eastAsia="pt-BR"/>
            </w:rPr>
          </w:rPrChange>
        </w:rPr>
        <w:pPrChange w:id="1128" w:author="revisor" w:date="2019-10-28T22:40:00Z">
          <w:pPr>
            <w:spacing w:after="160" w:line="259" w:lineRule="auto"/>
            <w:ind w:firstLine="0"/>
            <w:jc w:val="left"/>
            <w:outlineLvl w:val="9"/>
          </w:pPr>
        </w:pPrChange>
      </w:pPr>
    </w:p>
    <w:p w14:paraId="570C2E6A" w14:textId="7DBCAE6D" w:rsidR="00E25ABE" w:rsidRPr="00783646" w:rsidDel="00E858C5" w:rsidRDefault="00E25ABE" w:rsidP="00783646">
      <w:pPr>
        <w:spacing w:line="259" w:lineRule="auto"/>
        <w:ind w:firstLine="0"/>
        <w:rPr>
          <w:del w:id="1129" w:author="revisor" w:date="2019-10-28T22:31:00Z"/>
          <w:rFonts w:cs="Times New Roman"/>
          <w:szCs w:val="24"/>
          <w:lang w:eastAsia="pt-BR"/>
          <w:rPrChange w:id="1130" w:author="revisor" w:date="2019-10-28T22:40:00Z">
            <w:rPr>
              <w:del w:id="1131" w:author="revisor" w:date="2019-10-28T22:31:00Z"/>
              <w:rFonts w:eastAsiaTheme="majorEastAsia" w:cs="Times New Roman"/>
              <w:b/>
              <w:caps/>
              <w:szCs w:val="24"/>
              <w:lang w:eastAsia="pt-BR"/>
            </w:rPr>
          </w:rPrChange>
        </w:rPr>
        <w:pPrChange w:id="1132" w:author="revisor" w:date="2019-10-28T22:40:00Z">
          <w:pPr>
            <w:spacing w:after="160" w:line="259" w:lineRule="auto"/>
            <w:ind w:firstLine="0"/>
            <w:jc w:val="left"/>
            <w:outlineLvl w:val="9"/>
          </w:pPr>
        </w:pPrChange>
      </w:pPr>
    </w:p>
    <w:p w14:paraId="095D71C0" w14:textId="4A7C9192" w:rsidR="00E25ABE" w:rsidRPr="00783646" w:rsidDel="00E858C5" w:rsidRDefault="00E25ABE" w:rsidP="00783646">
      <w:pPr>
        <w:spacing w:line="259" w:lineRule="auto"/>
        <w:ind w:firstLine="0"/>
        <w:rPr>
          <w:del w:id="1133" w:author="revisor" w:date="2019-10-28T22:31:00Z"/>
          <w:rFonts w:cs="Times New Roman"/>
          <w:szCs w:val="24"/>
          <w:lang w:eastAsia="pt-BR"/>
          <w:rPrChange w:id="1134" w:author="revisor" w:date="2019-10-28T22:40:00Z">
            <w:rPr>
              <w:del w:id="1135" w:author="revisor" w:date="2019-10-28T22:31:00Z"/>
              <w:rFonts w:eastAsiaTheme="majorEastAsia" w:cs="Times New Roman"/>
              <w:b/>
              <w:caps/>
              <w:szCs w:val="24"/>
              <w:lang w:eastAsia="pt-BR"/>
            </w:rPr>
          </w:rPrChange>
        </w:rPr>
        <w:pPrChange w:id="1136" w:author="revisor" w:date="2019-10-28T22:40:00Z">
          <w:pPr>
            <w:spacing w:after="160" w:line="259" w:lineRule="auto"/>
            <w:ind w:firstLine="0"/>
            <w:jc w:val="left"/>
            <w:outlineLvl w:val="9"/>
          </w:pPr>
        </w:pPrChange>
      </w:pPr>
    </w:p>
    <w:p w14:paraId="60E19309" w14:textId="27E95F30" w:rsidR="00E25ABE" w:rsidRPr="00783646" w:rsidDel="00E858C5" w:rsidRDefault="00E25ABE" w:rsidP="00783646">
      <w:pPr>
        <w:spacing w:line="259" w:lineRule="auto"/>
        <w:ind w:firstLine="0"/>
        <w:rPr>
          <w:del w:id="1137" w:author="revisor" w:date="2019-10-28T22:31:00Z"/>
          <w:rFonts w:cs="Times New Roman"/>
          <w:szCs w:val="24"/>
          <w:lang w:eastAsia="pt-BR"/>
          <w:rPrChange w:id="1138" w:author="revisor" w:date="2019-10-28T22:40:00Z">
            <w:rPr>
              <w:del w:id="1139" w:author="revisor" w:date="2019-10-28T22:31:00Z"/>
              <w:rFonts w:eastAsiaTheme="majorEastAsia" w:cs="Times New Roman"/>
              <w:b/>
              <w:caps/>
              <w:szCs w:val="24"/>
              <w:lang w:eastAsia="pt-BR"/>
            </w:rPr>
          </w:rPrChange>
        </w:rPr>
        <w:pPrChange w:id="1140" w:author="revisor" w:date="2019-10-28T22:40:00Z">
          <w:pPr>
            <w:spacing w:after="160" w:line="259" w:lineRule="auto"/>
            <w:ind w:firstLine="0"/>
            <w:jc w:val="left"/>
            <w:outlineLvl w:val="9"/>
          </w:pPr>
        </w:pPrChange>
      </w:pPr>
    </w:p>
    <w:p w14:paraId="48D2BAA1" w14:textId="3EF5836A" w:rsidR="00E25ABE" w:rsidRPr="00783646" w:rsidDel="00E858C5" w:rsidRDefault="00E25ABE" w:rsidP="00783646">
      <w:pPr>
        <w:spacing w:line="259" w:lineRule="auto"/>
        <w:ind w:firstLine="0"/>
        <w:rPr>
          <w:del w:id="1141" w:author="revisor" w:date="2019-10-28T22:31:00Z"/>
          <w:rFonts w:cs="Times New Roman"/>
          <w:szCs w:val="24"/>
          <w:lang w:eastAsia="pt-BR"/>
          <w:rPrChange w:id="1142" w:author="revisor" w:date="2019-10-28T22:40:00Z">
            <w:rPr>
              <w:del w:id="1143" w:author="revisor" w:date="2019-10-28T22:31:00Z"/>
              <w:rFonts w:eastAsiaTheme="majorEastAsia" w:cs="Times New Roman"/>
              <w:b/>
              <w:caps/>
              <w:szCs w:val="24"/>
              <w:lang w:eastAsia="pt-BR"/>
            </w:rPr>
          </w:rPrChange>
        </w:rPr>
        <w:pPrChange w:id="1144" w:author="revisor" w:date="2019-10-28T22:40:00Z">
          <w:pPr>
            <w:spacing w:after="160" w:line="259" w:lineRule="auto"/>
            <w:ind w:firstLine="0"/>
            <w:jc w:val="left"/>
            <w:outlineLvl w:val="9"/>
          </w:pPr>
        </w:pPrChange>
      </w:pPr>
    </w:p>
    <w:p w14:paraId="574E7DB7" w14:textId="6BBF3E37" w:rsidR="00E25ABE" w:rsidRPr="00783646" w:rsidDel="00E858C5" w:rsidRDefault="00E25ABE" w:rsidP="00783646">
      <w:pPr>
        <w:spacing w:line="259" w:lineRule="auto"/>
        <w:ind w:firstLine="0"/>
        <w:rPr>
          <w:del w:id="1145" w:author="revisor" w:date="2019-10-28T22:31:00Z"/>
          <w:rFonts w:cs="Times New Roman"/>
          <w:szCs w:val="24"/>
          <w:lang w:eastAsia="pt-BR"/>
          <w:rPrChange w:id="1146" w:author="revisor" w:date="2019-10-28T22:40:00Z">
            <w:rPr>
              <w:del w:id="1147" w:author="revisor" w:date="2019-10-28T22:31:00Z"/>
              <w:rFonts w:eastAsiaTheme="majorEastAsia" w:cs="Times New Roman"/>
              <w:b/>
              <w:caps/>
              <w:szCs w:val="24"/>
              <w:lang w:eastAsia="pt-BR"/>
            </w:rPr>
          </w:rPrChange>
        </w:rPr>
        <w:pPrChange w:id="1148" w:author="revisor" w:date="2019-10-28T22:40:00Z">
          <w:pPr>
            <w:spacing w:after="160" w:line="259" w:lineRule="auto"/>
            <w:ind w:firstLine="0"/>
            <w:jc w:val="left"/>
            <w:outlineLvl w:val="9"/>
          </w:pPr>
        </w:pPrChange>
      </w:pPr>
    </w:p>
    <w:p w14:paraId="7939BD67" w14:textId="22C2B37A" w:rsidR="00E25ABE" w:rsidRPr="00783646" w:rsidDel="00E858C5" w:rsidRDefault="00E25ABE" w:rsidP="00783646">
      <w:pPr>
        <w:spacing w:line="259" w:lineRule="auto"/>
        <w:ind w:firstLine="0"/>
        <w:rPr>
          <w:del w:id="1149" w:author="revisor" w:date="2019-10-28T22:31:00Z"/>
          <w:rFonts w:cs="Times New Roman"/>
          <w:szCs w:val="24"/>
          <w:lang w:eastAsia="pt-BR"/>
          <w:rPrChange w:id="1150" w:author="revisor" w:date="2019-10-28T22:40:00Z">
            <w:rPr>
              <w:del w:id="1151" w:author="revisor" w:date="2019-10-28T22:31:00Z"/>
              <w:rFonts w:eastAsiaTheme="majorEastAsia" w:cs="Times New Roman"/>
              <w:b/>
              <w:caps/>
              <w:szCs w:val="24"/>
              <w:lang w:eastAsia="pt-BR"/>
            </w:rPr>
          </w:rPrChange>
        </w:rPr>
        <w:pPrChange w:id="1152" w:author="revisor" w:date="2019-10-28T22:40:00Z">
          <w:pPr>
            <w:spacing w:after="160" w:line="259" w:lineRule="auto"/>
            <w:ind w:firstLine="0"/>
            <w:jc w:val="left"/>
            <w:outlineLvl w:val="9"/>
          </w:pPr>
        </w:pPrChange>
      </w:pPr>
    </w:p>
    <w:p w14:paraId="37241626" w14:textId="226C0D96" w:rsidR="00E25ABE" w:rsidRPr="00783646" w:rsidDel="00E858C5" w:rsidRDefault="00E25ABE" w:rsidP="00783646">
      <w:pPr>
        <w:spacing w:line="259" w:lineRule="auto"/>
        <w:ind w:firstLine="0"/>
        <w:rPr>
          <w:del w:id="1153" w:author="revisor" w:date="2019-10-28T22:31:00Z"/>
          <w:rFonts w:cs="Times New Roman"/>
          <w:szCs w:val="24"/>
          <w:lang w:eastAsia="pt-BR"/>
          <w:rPrChange w:id="1154" w:author="revisor" w:date="2019-10-28T22:40:00Z">
            <w:rPr>
              <w:del w:id="1155" w:author="revisor" w:date="2019-10-28T22:31:00Z"/>
              <w:rFonts w:eastAsiaTheme="majorEastAsia" w:cs="Times New Roman"/>
              <w:b/>
              <w:caps/>
              <w:szCs w:val="24"/>
              <w:lang w:eastAsia="pt-BR"/>
            </w:rPr>
          </w:rPrChange>
        </w:rPr>
        <w:pPrChange w:id="1156" w:author="revisor" w:date="2019-10-28T22:40:00Z">
          <w:pPr>
            <w:spacing w:after="160" w:line="259" w:lineRule="auto"/>
            <w:ind w:firstLine="0"/>
            <w:jc w:val="left"/>
            <w:outlineLvl w:val="9"/>
          </w:pPr>
        </w:pPrChange>
      </w:pPr>
    </w:p>
    <w:p w14:paraId="7E7281D9" w14:textId="26520B29" w:rsidR="00E25ABE" w:rsidRPr="00783646" w:rsidDel="00E858C5" w:rsidRDefault="00E25ABE" w:rsidP="00783646">
      <w:pPr>
        <w:spacing w:line="259" w:lineRule="auto"/>
        <w:ind w:firstLine="0"/>
        <w:rPr>
          <w:del w:id="1157" w:author="revisor" w:date="2019-10-28T22:31:00Z"/>
          <w:rFonts w:cs="Times New Roman"/>
          <w:szCs w:val="24"/>
          <w:lang w:eastAsia="pt-BR"/>
          <w:rPrChange w:id="1158" w:author="revisor" w:date="2019-10-28T22:40:00Z">
            <w:rPr>
              <w:del w:id="1159" w:author="revisor" w:date="2019-10-28T22:31:00Z"/>
              <w:rFonts w:eastAsiaTheme="majorEastAsia" w:cs="Times New Roman"/>
              <w:b/>
              <w:caps/>
              <w:szCs w:val="24"/>
              <w:lang w:eastAsia="pt-BR"/>
            </w:rPr>
          </w:rPrChange>
        </w:rPr>
        <w:pPrChange w:id="1160" w:author="revisor" w:date="2019-10-28T22:40:00Z">
          <w:pPr>
            <w:spacing w:after="160" w:line="259" w:lineRule="auto"/>
            <w:ind w:firstLine="0"/>
            <w:jc w:val="left"/>
            <w:outlineLvl w:val="9"/>
          </w:pPr>
        </w:pPrChange>
      </w:pPr>
    </w:p>
    <w:p w14:paraId="09EC5E11" w14:textId="3482EB4D" w:rsidR="00E25ABE" w:rsidRPr="00783646" w:rsidDel="00E858C5" w:rsidRDefault="00E25ABE" w:rsidP="00783646">
      <w:pPr>
        <w:spacing w:line="259" w:lineRule="auto"/>
        <w:ind w:firstLine="0"/>
        <w:rPr>
          <w:del w:id="1161" w:author="revisor" w:date="2019-10-28T22:31:00Z"/>
          <w:rFonts w:cs="Times New Roman"/>
          <w:szCs w:val="24"/>
          <w:lang w:eastAsia="pt-BR"/>
          <w:rPrChange w:id="1162" w:author="revisor" w:date="2019-10-28T22:40:00Z">
            <w:rPr>
              <w:del w:id="1163" w:author="revisor" w:date="2019-10-28T22:31:00Z"/>
              <w:rFonts w:eastAsiaTheme="majorEastAsia" w:cs="Times New Roman"/>
              <w:b/>
              <w:caps/>
              <w:szCs w:val="24"/>
              <w:lang w:eastAsia="pt-BR"/>
            </w:rPr>
          </w:rPrChange>
        </w:rPr>
        <w:pPrChange w:id="1164" w:author="revisor" w:date="2019-10-28T22:40:00Z">
          <w:pPr>
            <w:spacing w:after="160" w:line="259" w:lineRule="auto"/>
            <w:ind w:firstLine="0"/>
            <w:jc w:val="left"/>
            <w:outlineLvl w:val="9"/>
          </w:pPr>
        </w:pPrChange>
      </w:pPr>
    </w:p>
    <w:p w14:paraId="4BE16BF2" w14:textId="1D89C6C9" w:rsidR="00E25ABE" w:rsidRPr="00783646" w:rsidDel="00E858C5" w:rsidRDefault="00E25ABE" w:rsidP="00783646">
      <w:pPr>
        <w:spacing w:line="259" w:lineRule="auto"/>
        <w:ind w:firstLine="0"/>
        <w:rPr>
          <w:del w:id="1165" w:author="revisor" w:date="2019-10-28T22:31:00Z"/>
          <w:rFonts w:cs="Times New Roman"/>
          <w:szCs w:val="24"/>
          <w:lang w:eastAsia="pt-BR"/>
          <w:rPrChange w:id="1166" w:author="revisor" w:date="2019-10-28T22:40:00Z">
            <w:rPr>
              <w:del w:id="1167" w:author="revisor" w:date="2019-10-28T22:31:00Z"/>
              <w:rFonts w:eastAsiaTheme="majorEastAsia" w:cs="Times New Roman"/>
              <w:b/>
              <w:caps/>
              <w:szCs w:val="24"/>
              <w:lang w:eastAsia="pt-BR"/>
            </w:rPr>
          </w:rPrChange>
        </w:rPr>
        <w:pPrChange w:id="1168" w:author="revisor" w:date="2019-10-28T22:40:00Z">
          <w:pPr>
            <w:spacing w:after="160" w:line="259" w:lineRule="auto"/>
            <w:ind w:firstLine="0"/>
            <w:jc w:val="left"/>
            <w:outlineLvl w:val="9"/>
          </w:pPr>
        </w:pPrChange>
      </w:pPr>
    </w:p>
    <w:p w14:paraId="21F6FE7B" w14:textId="499BD061" w:rsidR="00E25ABE" w:rsidRPr="00783646" w:rsidDel="00E858C5" w:rsidRDefault="00E25ABE" w:rsidP="00783646">
      <w:pPr>
        <w:spacing w:line="259" w:lineRule="auto"/>
        <w:ind w:firstLine="0"/>
        <w:rPr>
          <w:del w:id="1169" w:author="revisor" w:date="2019-10-28T22:31:00Z"/>
          <w:rFonts w:cs="Times New Roman"/>
          <w:szCs w:val="24"/>
          <w:lang w:eastAsia="pt-BR"/>
          <w:rPrChange w:id="1170" w:author="revisor" w:date="2019-10-28T22:40:00Z">
            <w:rPr>
              <w:del w:id="1171" w:author="revisor" w:date="2019-10-28T22:31:00Z"/>
              <w:rFonts w:eastAsiaTheme="majorEastAsia" w:cs="Times New Roman"/>
              <w:b/>
              <w:caps/>
              <w:szCs w:val="24"/>
              <w:lang w:eastAsia="pt-BR"/>
            </w:rPr>
          </w:rPrChange>
        </w:rPr>
        <w:pPrChange w:id="1172" w:author="revisor" w:date="2019-10-28T22:40:00Z">
          <w:pPr>
            <w:spacing w:after="160" w:line="259" w:lineRule="auto"/>
            <w:ind w:firstLine="0"/>
            <w:jc w:val="left"/>
            <w:outlineLvl w:val="9"/>
          </w:pPr>
        </w:pPrChange>
      </w:pPr>
    </w:p>
    <w:p w14:paraId="1B8D66D0" w14:textId="7995FE63" w:rsidR="00E25ABE" w:rsidRPr="00783646" w:rsidDel="00E858C5" w:rsidRDefault="00E25ABE" w:rsidP="00783646">
      <w:pPr>
        <w:spacing w:line="259" w:lineRule="auto"/>
        <w:ind w:firstLine="0"/>
        <w:rPr>
          <w:del w:id="1173" w:author="revisor" w:date="2019-10-28T22:31:00Z"/>
          <w:rFonts w:cs="Times New Roman"/>
          <w:szCs w:val="24"/>
          <w:lang w:eastAsia="pt-BR"/>
          <w:rPrChange w:id="1174" w:author="revisor" w:date="2019-10-28T22:40:00Z">
            <w:rPr>
              <w:del w:id="1175" w:author="revisor" w:date="2019-10-28T22:31:00Z"/>
              <w:rFonts w:eastAsiaTheme="majorEastAsia" w:cs="Times New Roman"/>
              <w:b/>
              <w:caps/>
              <w:szCs w:val="24"/>
              <w:lang w:eastAsia="pt-BR"/>
            </w:rPr>
          </w:rPrChange>
        </w:rPr>
        <w:pPrChange w:id="1176" w:author="revisor" w:date="2019-10-28T22:40:00Z">
          <w:pPr>
            <w:spacing w:after="160" w:line="259" w:lineRule="auto"/>
            <w:ind w:firstLine="0"/>
            <w:jc w:val="left"/>
            <w:outlineLvl w:val="9"/>
          </w:pPr>
        </w:pPrChange>
      </w:pPr>
    </w:p>
    <w:p w14:paraId="1AAE00E6" w14:textId="0A4D246A" w:rsidR="00E25ABE" w:rsidRPr="00783646" w:rsidDel="00E858C5" w:rsidRDefault="00E25ABE" w:rsidP="00783646">
      <w:pPr>
        <w:spacing w:line="259" w:lineRule="auto"/>
        <w:ind w:firstLine="0"/>
        <w:rPr>
          <w:del w:id="1177" w:author="revisor" w:date="2019-10-28T22:31:00Z"/>
          <w:rFonts w:cs="Times New Roman"/>
          <w:szCs w:val="24"/>
          <w:lang w:eastAsia="pt-BR"/>
          <w:rPrChange w:id="1178" w:author="revisor" w:date="2019-10-28T22:40:00Z">
            <w:rPr>
              <w:del w:id="1179" w:author="revisor" w:date="2019-10-28T22:31:00Z"/>
              <w:rFonts w:eastAsiaTheme="majorEastAsia" w:cs="Times New Roman"/>
              <w:b/>
              <w:caps/>
              <w:szCs w:val="24"/>
              <w:lang w:eastAsia="pt-BR"/>
            </w:rPr>
          </w:rPrChange>
        </w:rPr>
        <w:pPrChange w:id="1180" w:author="revisor" w:date="2019-10-28T22:40:00Z">
          <w:pPr>
            <w:spacing w:after="160" w:line="259" w:lineRule="auto"/>
            <w:ind w:firstLine="0"/>
            <w:jc w:val="left"/>
            <w:outlineLvl w:val="9"/>
          </w:pPr>
        </w:pPrChange>
      </w:pPr>
    </w:p>
    <w:p w14:paraId="20652809" w14:textId="4C7AA124" w:rsidR="003D6DDC" w:rsidRPr="00783646" w:rsidDel="00E858C5" w:rsidRDefault="003D6DDC" w:rsidP="00783646">
      <w:pPr>
        <w:spacing w:line="259" w:lineRule="auto"/>
        <w:ind w:firstLine="0"/>
        <w:rPr>
          <w:del w:id="1181" w:author="revisor" w:date="2019-10-28T22:31:00Z"/>
          <w:rFonts w:cs="Times New Roman"/>
          <w:szCs w:val="24"/>
          <w:lang w:eastAsia="pt-BR"/>
          <w:rPrChange w:id="1182" w:author="revisor" w:date="2019-10-28T22:40:00Z">
            <w:rPr>
              <w:del w:id="1183" w:author="revisor" w:date="2019-10-28T22:31:00Z"/>
              <w:rFonts w:eastAsiaTheme="majorEastAsia" w:cs="Times New Roman"/>
              <w:b/>
              <w:caps/>
              <w:szCs w:val="24"/>
              <w:lang w:eastAsia="pt-BR"/>
            </w:rPr>
          </w:rPrChange>
        </w:rPr>
        <w:pPrChange w:id="1184" w:author="revisor" w:date="2019-10-28T22:40:00Z">
          <w:pPr>
            <w:spacing w:after="160" w:line="259" w:lineRule="auto"/>
            <w:ind w:firstLine="0"/>
            <w:jc w:val="left"/>
            <w:outlineLvl w:val="9"/>
          </w:pPr>
        </w:pPrChange>
      </w:pPr>
    </w:p>
    <w:p w14:paraId="63BDA8C0" w14:textId="1784C97B" w:rsidR="004D0CE0" w:rsidRPr="00783646" w:rsidDel="00E858C5" w:rsidRDefault="004D0CE0" w:rsidP="00783646">
      <w:pPr>
        <w:spacing w:line="259" w:lineRule="auto"/>
        <w:ind w:firstLine="0"/>
        <w:rPr>
          <w:del w:id="1185" w:author="revisor" w:date="2019-10-28T22:31:00Z"/>
          <w:rFonts w:cs="Times New Roman"/>
          <w:szCs w:val="24"/>
          <w:lang w:eastAsia="pt-BR"/>
        </w:rPr>
        <w:pPrChange w:id="1186" w:author="revisor" w:date="2019-10-28T22:40:00Z">
          <w:pPr>
            <w:spacing w:after="160" w:line="259" w:lineRule="auto"/>
            <w:ind w:firstLine="0"/>
            <w:jc w:val="left"/>
            <w:outlineLvl w:val="9"/>
          </w:pPr>
        </w:pPrChange>
      </w:pPr>
    </w:p>
    <w:p w14:paraId="7DFFB286" w14:textId="0EE67599" w:rsidR="002D5386" w:rsidRPr="00783646" w:rsidDel="00E858C5" w:rsidRDefault="00264725" w:rsidP="00783646">
      <w:pPr>
        <w:spacing w:line="259" w:lineRule="auto"/>
        <w:rPr>
          <w:del w:id="1187" w:author="revisor" w:date="2019-10-28T22:31:00Z"/>
          <w:rFonts w:cs="Times New Roman"/>
          <w:szCs w:val="24"/>
          <w:lang w:eastAsia="pt-BR"/>
        </w:rPr>
        <w:pPrChange w:id="1188" w:author="revisor" w:date="2019-10-28T22:40:00Z">
          <w:pPr>
            <w:spacing w:after="160" w:line="259" w:lineRule="auto"/>
            <w:jc w:val="left"/>
            <w:outlineLvl w:val="9"/>
          </w:pPr>
        </w:pPrChange>
      </w:pPr>
      <w:del w:id="1189" w:author="revisor" w:date="2019-10-28T22:31:00Z">
        <w:r w:rsidRPr="00783646" w:rsidDel="00E858C5">
          <w:rPr>
            <w:rFonts w:cs="Times New Roman"/>
            <w:szCs w:val="24"/>
            <w:lang w:eastAsia="pt-BR"/>
            <w:rPrChange w:id="1190" w:author="revisor" w:date="2019-10-28T22:40:00Z">
              <w:rPr>
                <w:noProof/>
                <w:lang w:eastAsia="pt-BR"/>
              </w:rPr>
            </w:rPrChange>
          </w:rPr>
          <w:pict w14:anchorId="3E40C6A3">
            <v:shape id="_x0000_s1053" type="#_x0000_t202" style="position:absolute;left:0;text-align:left;margin-left:2.75pt;margin-top:-6.5pt;width:454.25pt;height:61.8pt;z-index:251711488;mso-height-percent:200;mso-height-percent:200;mso-width-relative:margin;mso-height-relative:margin">
              <v:textbox style="mso-next-textbox:#_x0000_s1053;mso-fit-shape-to-text:t">
                <w:txbxContent>
                  <w:p w14:paraId="26067961" w14:textId="77777777" w:rsidR="00410569" w:rsidRPr="00834697" w:rsidRDefault="00410569" w:rsidP="008426D3">
                    <w:pPr>
                      <w:ind w:left="282"/>
                      <w:jc w:val="left"/>
                      <w:rPr>
                        <w:rFonts w:ascii="Consolas" w:hAnsi="Consolas"/>
                        <w:sz w:val="20"/>
                        <w:szCs w:val="20"/>
                      </w:rPr>
                    </w:pPr>
                    <w:bookmarkStart w:id="1191" w:name="_Toc23010372"/>
                    <w:r>
                      <w:rPr>
                        <w:rFonts w:ascii="Consolas" w:hAnsi="Consolas"/>
                        <w:sz w:val="20"/>
                        <w:szCs w:val="20"/>
                      </w:rPr>
                      <w:t xml:space="preserve"> </w:t>
                    </w:r>
                    <w:r w:rsidRPr="00834697">
                      <w:rPr>
                        <w:rFonts w:ascii="Consolas" w:hAnsi="Consolas"/>
                        <w:sz w:val="20"/>
                        <w:szCs w:val="20"/>
                      </w:rPr>
                      <w:t>[ALTO, MEDIO, MEDIO, MEDIO, MEDIA],</w:t>
                    </w:r>
                    <w:bookmarkEnd w:id="1191"/>
                  </w:p>
                  <w:p w14:paraId="616B49D7" w14:textId="77777777" w:rsidR="00410569" w:rsidRPr="00834697" w:rsidRDefault="00410569" w:rsidP="008426D3">
                    <w:pPr>
                      <w:jc w:val="left"/>
                      <w:rPr>
                        <w:rFonts w:ascii="Consolas" w:hAnsi="Consolas"/>
                        <w:sz w:val="20"/>
                        <w:szCs w:val="20"/>
                      </w:rPr>
                    </w:pPr>
                    <w:bookmarkStart w:id="1192" w:name="_Toc23010373"/>
                    <w:r>
                      <w:rPr>
                        <w:rFonts w:ascii="Consolas" w:hAnsi="Consolas"/>
                        <w:sz w:val="20"/>
                        <w:szCs w:val="20"/>
                      </w:rPr>
                      <w:t xml:space="preserve">    </w:t>
                    </w:r>
                    <w:r w:rsidRPr="00834697">
                      <w:rPr>
                        <w:rFonts w:ascii="Consolas" w:hAnsi="Consolas"/>
                        <w:sz w:val="20"/>
                        <w:szCs w:val="20"/>
                      </w:rPr>
                      <w:t>[MEDIO, ALTO, MEDIO, MEDIO, MEDIA],</w:t>
                    </w:r>
                    <w:bookmarkEnd w:id="1192"/>
                  </w:p>
                  <w:p w14:paraId="6BFCA182" w14:textId="77777777" w:rsidR="00410569" w:rsidRPr="00834697" w:rsidRDefault="00410569" w:rsidP="008426D3">
                    <w:pPr>
                      <w:jc w:val="left"/>
                      <w:rPr>
                        <w:rFonts w:ascii="Consolas" w:hAnsi="Consolas"/>
                        <w:sz w:val="20"/>
                        <w:szCs w:val="20"/>
                      </w:rPr>
                    </w:pPr>
                    <w:r w:rsidRPr="00834697">
                      <w:rPr>
                        <w:rFonts w:ascii="Consolas" w:hAnsi="Consolas"/>
                        <w:sz w:val="20"/>
                        <w:szCs w:val="20"/>
                      </w:rPr>
                      <w:t xml:space="preserve">    </w:t>
                    </w:r>
                    <w:bookmarkStart w:id="1193" w:name="_Toc23010374"/>
                    <w:r w:rsidRPr="00834697">
                      <w:rPr>
                        <w:rFonts w:ascii="Consolas" w:hAnsi="Consolas"/>
                        <w:sz w:val="20"/>
                        <w:szCs w:val="20"/>
                      </w:rPr>
                      <w:t>[MEDIO, MEDIO, ALTO, MEDIO, MEDIA],</w:t>
                    </w:r>
                    <w:bookmarkEnd w:id="1193"/>
                  </w:p>
                  <w:p w14:paraId="55CCE15A" w14:textId="77777777" w:rsidR="00410569" w:rsidRDefault="00410569" w:rsidP="008426D3">
                    <w:pPr>
                      <w:jc w:val="left"/>
                      <w:rPr>
                        <w:rFonts w:ascii="Consolas" w:hAnsi="Consolas"/>
                        <w:sz w:val="20"/>
                        <w:szCs w:val="20"/>
                      </w:rPr>
                    </w:pPr>
                    <w:r w:rsidRPr="00834697">
                      <w:rPr>
                        <w:rFonts w:ascii="Consolas" w:hAnsi="Consolas"/>
                        <w:sz w:val="20"/>
                        <w:szCs w:val="20"/>
                      </w:rPr>
                      <w:t xml:space="preserve">    </w:t>
                    </w:r>
                    <w:bookmarkStart w:id="1194" w:name="_Toc23010375"/>
                    <w:r w:rsidRPr="00834697">
                      <w:rPr>
                        <w:rFonts w:ascii="Consolas" w:hAnsi="Consolas"/>
                        <w:sz w:val="20"/>
                        <w:szCs w:val="20"/>
                      </w:rPr>
                      <w:t>[MED</w:t>
                    </w:r>
                    <w:r>
                      <w:rPr>
                        <w:rFonts w:ascii="Consolas" w:hAnsi="Consolas"/>
                        <w:sz w:val="20"/>
                        <w:szCs w:val="20"/>
                      </w:rPr>
                      <w:t>IO, MEDIO, MEDIO, ALTO, MEDIA],</w:t>
                    </w:r>
                    <w:bookmarkEnd w:id="1194"/>
                    <w:r w:rsidRPr="00EE52AB">
                      <w:rPr>
                        <w:rFonts w:ascii="Consolas" w:hAnsi="Consolas"/>
                        <w:sz w:val="20"/>
                        <w:szCs w:val="20"/>
                      </w:rPr>
                      <w:t xml:space="preserve">   </w:t>
                    </w:r>
                  </w:p>
                  <w:p w14:paraId="2FEE0D8B" w14:textId="77777777" w:rsidR="00410569" w:rsidRPr="00EE52AB" w:rsidRDefault="00410569" w:rsidP="008426D3">
                    <w:pPr>
                      <w:ind w:left="282"/>
                      <w:jc w:val="left"/>
                      <w:rPr>
                        <w:rFonts w:ascii="Consolas" w:hAnsi="Consolas"/>
                        <w:sz w:val="20"/>
                        <w:szCs w:val="20"/>
                      </w:rPr>
                    </w:pPr>
                    <w:r>
                      <w:rPr>
                        <w:rFonts w:ascii="Consolas" w:hAnsi="Consolas"/>
                        <w:sz w:val="20"/>
                        <w:szCs w:val="20"/>
                      </w:rPr>
                      <w:t xml:space="preserve">  </w:t>
                    </w:r>
                    <w:r w:rsidRPr="00EE52AB">
                      <w:rPr>
                        <w:rFonts w:ascii="Consolas" w:hAnsi="Consolas"/>
                        <w:sz w:val="20"/>
                        <w:szCs w:val="20"/>
                      </w:rPr>
                      <w:t>[MEDIO, MEDIO, MEDIO, ALTO, MEDIA],</w:t>
                    </w:r>
                  </w:p>
                  <w:p w14:paraId="5A8A4AC9" w14:textId="77777777" w:rsidR="00410569" w:rsidRPr="00EE52AB" w:rsidRDefault="00410569" w:rsidP="008426D3">
                    <w:pPr>
                      <w:jc w:val="left"/>
                      <w:rPr>
                        <w:rFonts w:ascii="Consolas" w:hAnsi="Consolas"/>
                        <w:sz w:val="20"/>
                        <w:szCs w:val="20"/>
                      </w:rPr>
                    </w:pPr>
                    <w:r w:rsidRPr="00EE52AB">
                      <w:rPr>
                        <w:rFonts w:ascii="Consolas" w:hAnsi="Consolas"/>
                        <w:sz w:val="20"/>
                        <w:szCs w:val="20"/>
                      </w:rPr>
                      <w:t xml:space="preserve">    [MEDIO, ALTO, MEDIO, BAIXO, MEDIA],</w:t>
                    </w:r>
                  </w:p>
                  <w:p w14:paraId="0663F131" w14:textId="77777777" w:rsidR="00410569" w:rsidRPr="00EE52AB" w:rsidRDefault="00410569" w:rsidP="008426D3">
                    <w:pPr>
                      <w:jc w:val="left"/>
                      <w:rPr>
                        <w:rFonts w:ascii="Consolas" w:hAnsi="Consolas"/>
                        <w:sz w:val="20"/>
                        <w:szCs w:val="20"/>
                      </w:rPr>
                    </w:pPr>
                    <w:r w:rsidRPr="00EE52AB">
                      <w:rPr>
                        <w:rFonts w:ascii="Consolas" w:hAnsi="Consolas"/>
                        <w:sz w:val="20"/>
                        <w:szCs w:val="20"/>
                      </w:rPr>
                      <w:t xml:space="preserve">    [ALTO, BAIXO, MEDIO, MEDIO, MEDIA],</w:t>
                    </w:r>
                  </w:p>
                  <w:p w14:paraId="4328950E" w14:textId="77777777" w:rsidR="00410569" w:rsidRPr="00EE52AB" w:rsidRDefault="00410569" w:rsidP="008426D3">
                    <w:pPr>
                      <w:jc w:val="left"/>
                      <w:rPr>
                        <w:rFonts w:ascii="Consolas" w:hAnsi="Consolas"/>
                        <w:sz w:val="20"/>
                        <w:szCs w:val="20"/>
                      </w:rPr>
                    </w:pPr>
                    <w:r w:rsidRPr="00EE52AB">
                      <w:rPr>
                        <w:rFonts w:ascii="Consolas" w:hAnsi="Consolas"/>
                        <w:sz w:val="20"/>
                        <w:szCs w:val="20"/>
                      </w:rPr>
                      <w:t xml:space="preserve">    [ALTO, MEDIO, BAIXO, BAIXO, MEDIA],</w:t>
                    </w:r>
                  </w:p>
                  <w:p w14:paraId="06EB1308" w14:textId="77777777" w:rsidR="00410569" w:rsidRPr="00EE52AB" w:rsidRDefault="00410569" w:rsidP="008426D3">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del>
    </w:p>
    <w:p w14:paraId="5570CAA5" w14:textId="3A3A33E4" w:rsidR="002D5386" w:rsidRPr="00783646" w:rsidDel="00E858C5" w:rsidRDefault="002D5386" w:rsidP="00783646">
      <w:pPr>
        <w:spacing w:line="259" w:lineRule="auto"/>
        <w:rPr>
          <w:del w:id="1195" w:author="revisor" w:date="2019-10-28T22:31:00Z"/>
          <w:rFonts w:cs="Times New Roman"/>
          <w:szCs w:val="24"/>
          <w:lang w:eastAsia="pt-BR"/>
        </w:rPr>
        <w:pPrChange w:id="1196" w:author="revisor" w:date="2019-10-28T22:40:00Z">
          <w:pPr>
            <w:spacing w:after="160" w:line="259" w:lineRule="auto"/>
            <w:jc w:val="left"/>
            <w:outlineLvl w:val="9"/>
          </w:pPr>
        </w:pPrChange>
      </w:pPr>
    </w:p>
    <w:p w14:paraId="631B0178" w14:textId="65E58C57" w:rsidR="008426D3" w:rsidRPr="00783646" w:rsidDel="00E858C5" w:rsidRDefault="008426D3" w:rsidP="00783646">
      <w:pPr>
        <w:spacing w:line="259" w:lineRule="auto"/>
        <w:rPr>
          <w:del w:id="1197" w:author="revisor" w:date="2019-10-28T22:31:00Z"/>
          <w:rFonts w:cs="Times New Roman"/>
          <w:szCs w:val="24"/>
          <w:lang w:eastAsia="pt-BR"/>
        </w:rPr>
        <w:pPrChange w:id="1198" w:author="revisor" w:date="2019-10-28T22:40:00Z">
          <w:pPr>
            <w:spacing w:after="160" w:line="259" w:lineRule="auto"/>
            <w:jc w:val="left"/>
            <w:outlineLvl w:val="9"/>
          </w:pPr>
        </w:pPrChange>
      </w:pPr>
    </w:p>
    <w:p w14:paraId="1E143728" w14:textId="3245CFA1" w:rsidR="008426D3" w:rsidRPr="00783646" w:rsidDel="00E858C5" w:rsidRDefault="008426D3" w:rsidP="00783646">
      <w:pPr>
        <w:spacing w:line="259" w:lineRule="auto"/>
        <w:rPr>
          <w:del w:id="1199" w:author="revisor" w:date="2019-10-28T22:31:00Z"/>
          <w:rFonts w:cs="Times New Roman"/>
          <w:szCs w:val="24"/>
          <w:lang w:eastAsia="pt-BR"/>
        </w:rPr>
        <w:pPrChange w:id="1200" w:author="revisor" w:date="2019-10-28T22:40:00Z">
          <w:pPr>
            <w:spacing w:after="160" w:line="259" w:lineRule="auto"/>
            <w:jc w:val="left"/>
            <w:outlineLvl w:val="9"/>
          </w:pPr>
        </w:pPrChange>
      </w:pPr>
    </w:p>
    <w:p w14:paraId="0894B5DA" w14:textId="3B3B2E27" w:rsidR="008426D3" w:rsidRPr="00783646" w:rsidDel="00E858C5" w:rsidRDefault="008426D3" w:rsidP="00783646">
      <w:pPr>
        <w:spacing w:line="259" w:lineRule="auto"/>
        <w:rPr>
          <w:del w:id="1201" w:author="revisor" w:date="2019-10-28T22:31:00Z"/>
          <w:rFonts w:cs="Times New Roman"/>
          <w:szCs w:val="24"/>
          <w:lang w:eastAsia="pt-BR"/>
        </w:rPr>
        <w:pPrChange w:id="1202" w:author="revisor" w:date="2019-10-28T22:40:00Z">
          <w:pPr>
            <w:spacing w:after="160" w:line="259" w:lineRule="auto"/>
            <w:jc w:val="left"/>
            <w:outlineLvl w:val="9"/>
          </w:pPr>
        </w:pPrChange>
      </w:pPr>
    </w:p>
    <w:p w14:paraId="4C112823" w14:textId="68665FC3" w:rsidR="002D5386" w:rsidRPr="00783646" w:rsidDel="00E858C5" w:rsidRDefault="002D5386" w:rsidP="00783646">
      <w:pPr>
        <w:spacing w:line="259" w:lineRule="auto"/>
        <w:rPr>
          <w:del w:id="1203" w:author="revisor" w:date="2019-10-28T22:31:00Z"/>
          <w:rFonts w:cs="Times New Roman"/>
          <w:szCs w:val="24"/>
          <w:lang w:eastAsia="pt-BR"/>
        </w:rPr>
        <w:pPrChange w:id="1204" w:author="revisor" w:date="2019-10-28T22:40:00Z">
          <w:pPr>
            <w:spacing w:after="160" w:line="259" w:lineRule="auto"/>
            <w:jc w:val="left"/>
            <w:outlineLvl w:val="9"/>
          </w:pPr>
        </w:pPrChange>
      </w:pPr>
    </w:p>
    <w:p w14:paraId="493DAC8B" w14:textId="3A74B4A0" w:rsidR="00DB4C47" w:rsidRPr="00783646" w:rsidDel="00E858C5" w:rsidRDefault="00DB4C47" w:rsidP="00783646">
      <w:pPr>
        <w:spacing w:line="259" w:lineRule="auto"/>
        <w:rPr>
          <w:del w:id="1205" w:author="revisor" w:date="2019-10-28T22:31:00Z"/>
          <w:rFonts w:cs="Times New Roman"/>
          <w:szCs w:val="24"/>
          <w:lang w:eastAsia="pt-BR"/>
        </w:rPr>
        <w:pPrChange w:id="1206" w:author="revisor" w:date="2019-10-28T22:40:00Z">
          <w:pPr>
            <w:spacing w:after="160" w:line="259" w:lineRule="auto"/>
            <w:jc w:val="left"/>
            <w:outlineLvl w:val="9"/>
          </w:pPr>
        </w:pPrChange>
      </w:pPr>
    </w:p>
    <w:p w14:paraId="5E112490" w14:textId="2A423079" w:rsidR="00EE52AB" w:rsidRPr="00783646" w:rsidDel="00E858C5" w:rsidRDefault="00EE52AB" w:rsidP="00783646">
      <w:pPr>
        <w:spacing w:line="259" w:lineRule="auto"/>
        <w:rPr>
          <w:del w:id="1207" w:author="revisor" w:date="2019-10-28T22:31:00Z"/>
          <w:rFonts w:cs="Times New Roman"/>
          <w:szCs w:val="24"/>
          <w:lang w:eastAsia="pt-BR"/>
        </w:rPr>
        <w:pPrChange w:id="1208" w:author="revisor" w:date="2019-10-28T22:40:00Z">
          <w:pPr>
            <w:spacing w:after="160" w:line="259" w:lineRule="auto"/>
            <w:jc w:val="left"/>
            <w:outlineLvl w:val="9"/>
          </w:pPr>
        </w:pPrChange>
      </w:pPr>
    </w:p>
    <w:p w14:paraId="52B4A0DF" w14:textId="3D988DB4" w:rsidR="00DA3914" w:rsidRPr="00783646" w:rsidDel="00160A93" w:rsidRDefault="00DA3914" w:rsidP="00783646">
      <w:pPr>
        <w:rPr>
          <w:del w:id="1209" w:author="revisor" w:date="2019-10-28T22:35:00Z"/>
          <w:rFonts w:cs="Times New Roman"/>
          <w:szCs w:val="24"/>
          <w:lang w:eastAsia="pt-BR"/>
        </w:rPr>
        <w:pPrChange w:id="1210" w:author="revisor" w:date="2019-10-28T22:40:00Z">
          <w:pPr>
            <w:spacing w:after="160"/>
            <w:outlineLvl w:val="9"/>
          </w:pPr>
        </w:pPrChange>
      </w:pPr>
      <w:del w:id="1211" w:author="revisor" w:date="2019-10-28T22:34:00Z">
        <w:r w:rsidRPr="00783646" w:rsidDel="00160A93">
          <w:rPr>
            <w:rFonts w:cs="Times New Roman"/>
            <w:szCs w:val="24"/>
            <w:lang w:eastAsia="pt-BR"/>
          </w:rPr>
          <w:delText xml:space="preserve">No </w:delText>
        </w:r>
        <w:r w:rsidR="008C4351" w:rsidRPr="00783646" w:rsidDel="00160A93">
          <w:rPr>
            <w:rFonts w:cs="Times New Roman"/>
            <w:szCs w:val="24"/>
            <w:lang w:eastAsia="pt-BR"/>
          </w:rPr>
          <w:delText>conjunto de regras do elemento</w:delText>
        </w:r>
      </w:del>
      <w:ins w:id="1212" w:author="revisor" w:date="2019-10-28T22:34:00Z">
        <w:r w:rsidR="00160A93" w:rsidRPr="00783646">
          <w:rPr>
            <w:rFonts w:cs="Times New Roman"/>
            <w:szCs w:val="24"/>
            <w:lang w:eastAsia="pt-BR"/>
          </w:rPr>
          <w:t>A base de regras das</w:t>
        </w:r>
      </w:ins>
      <w:r w:rsidR="008C4351" w:rsidRPr="00783646">
        <w:rPr>
          <w:rFonts w:cs="Times New Roman"/>
          <w:szCs w:val="24"/>
          <w:lang w:eastAsia="pt-BR"/>
        </w:rPr>
        <w:t xml:space="preserve"> atividades colaborativas</w:t>
      </w:r>
      <w:ins w:id="1213" w:author="revisor" w:date="2019-10-28T22:34:00Z">
        <w:r w:rsidR="00160A93" w:rsidRPr="00783646">
          <w:rPr>
            <w:rFonts w:cs="Times New Roman"/>
            <w:szCs w:val="24"/>
            <w:lang w:eastAsia="pt-BR"/>
          </w:rPr>
          <w:t xml:space="preserve"> possui 34 regras.</w:t>
        </w:r>
      </w:ins>
      <w:ins w:id="1214" w:author="revisor" w:date="2019-10-28T22:35:00Z">
        <w:r w:rsidR="00160A93" w:rsidRPr="00783646">
          <w:rPr>
            <w:rFonts w:cs="Times New Roman"/>
            <w:szCs w:val="24"/>
            <w:lang w:eastAsia="pt-BR"/>
          </w:rPr>
          <w:t xml:space="preserve"> </w:t>
        </w:r>
      </w:ins>
      <w:del w:id="1215" w:author="revisor" w:date="2019-10-28T22:35:00Z">
        <w:r w:rsidR="008C4351" w:rsidRPr="00783646" w:rsidDel="00160A93">
          <w:rPr>
            <w:rFonts w:cs="Times New Roman"/>
            <w:szCs w:val="24"/>
            <w:lang w:eastAsia="pt-BR"/>
          </w:rPr>
          <w:delText>, em cada coluna têm-se</w:delText>
        </w:r>
        <w:r w:rsidRPr="00783646" w:rsidDel="00160A93">
          <w:rPr>
            <w:rFonts w:cs="Times New Roman"/>
            <w:szCs w:val="24"/>
            <w:lang w:eastAsia="pt-BR"/>
          </w:rPr>
          <w:delText xml:space="preserve"> um valor para uma das variáveis </w:delText>
        </w:r>
        <w:r w:rsidR="008C4351" w:rsidRPr="00783646" w:rsidDel="00160A93">
          <w:rPr>
            <w:rFonts w:cs="Times New Roman"/>
            <w:szCs w:val="24"/>
            <w:lang w:eastAsia="pt-BR"/>
          </w:rPr>
          <w:delText>de entrada do sistema, sendo a ú</w:delText>
        </w:r>
        <w:r w:rsidRPr="00783646" w:rsidDel="00160A93">
          <w:rPr>
            <w:rFonts w:cs="Times New Roman"/>
            <w:szCs w:val="24"/>
            <w:lang w:eastAsia="pt-BR"/>
          </w:rPr>
          <w:delText xml:space="preserve">ltima coluna </w:delText>
        </w:r>
        <w:r w:rsidR="008C4351" w:rsidRPr="00783646" w:rsidDel="00160A93">
          <w:rPr>
            <w:rFonts w:cs="Times New Roman"/>
            <w:szCs w:val="24"/>
            <w:lang w:eastAsia="pt-BR"/>
          </w:rPr>
          <w:delText xml:space="preserve">o </w:delText>
        </w:r>
        <w:r w:rsidRPr="00783646" w:rsidDel="00160A93">
          <w:rPr>
            <w:rFonts w:cs="Times New Roman"/>
            <w:szCs w:val="24"/>
            <w:lang w:eastAsia="pt-BR"/>
          </w:rPr>
          <w:delText xml:space="preserve">valor </w:delText>
        </w:r>
        <w:r w:rsidRPr="00783646" w:rsidDel="00160A93">
          <w:rPr>
            <w:rFonts w:cs="Times New Roman"/>
            <w:szCs w:val="24"/>
            <w:lang w:eastAsia="pt-BR"/>
            <w:rPrChange w:id="1216" w:author="revisor" w:date="2019-10-28T22:40:00Z">
              <w:rPr>
                <w:i/>
                <w:lang w:eastAsia="pt-BR"/>
              </w:rPr>
            </w:rPrChange>
          </w:rPr>
          <w:delText xml:space="preserve">fuzzy </w:delText>
        </w:r>
        <w:r w:rsidRPr="00783646" w:rsidDel="00160A93">
          <w:rPr>
            <w:rFonts w:cs="Times New Roman"/>
            <w:szCs w:val="24"/>
            <w:lang w:eastAsia="pt-BR"/>
          </w:rPr>
          <w:delText xml:space="preserve">da variável de saída. </w:delText>
        </w:r>
      </w:del>
      <w:moveFromRangeStart w:id="1217" w:author="revisor" w:date="2019-10-28T22:33:00Z" w:name="move23194419"/>
      <w:moveFrom w:id="1218" w:author="revisor" w:date="2019-10-28T22:33:00Z">
        <w:del w:id="1219" w:author="revisor" w:date="2019-10-28T22:35:00Z">
          <w:r w:rsidRPr="00783646" w:rsidDel="00160A93">
            <w:rPr>
              <w:rFonts w:cs="Times New Roman"/>
              <w:szCs w:val="24"/>
              <w:lang w:eastAsia="pt-BR"/>
            </w:rPr>
            <w:delText xml:space="preserve">Como o sistema </w:delText>
          </w:r>
          <w:r w:rsidRPr="00783646" w:rsidDel="00160A93">
            <w:rPr>
              <w:rFonts w:cs="Times New Roman"/>
              <w:szCs w:val="24"/>
              <w:lang w:eastAsia="pt-BR"/>
              <w:rPrChange w:id="1220" w:author="revisor" w:date="2019-10-28T22:40:00Z">
                <w:rPr>
                  <w:i/>
                  <w:lang w:eastAsia="pt-BR"/>
                </w:rPr>
              </w:rPrChange>
            </w:rPr>
            <w:delText>fuzzy</w:delText>
          </w:r>
          <w:r w:rsidRPr="00783646" w:rsidDel="00160A93">
            <w:rPr>
              <w:rFonts w:cs="Times New Roman"/>
              <w:szCs w:val="24"/>
              <w:lang w:eastAsia="pt-BR"/>
            </w:rPr>
            <w:delText xml:space="preserve"> responsável p</w:delText>
          </w:r>
          <w:r w:rsidR="00A10CAE" w:rsidRPr="00783646" w:rsidDel="00160A93">
            <w:rPr>
              <w:rFonts w:cs="Times New Roman"/>
              <w:szCs w:val="24"/>
              <w:lang w:eastAsia="pt-BR"/>
            </w:rPr>
            <w:delText>or avaliar o elemento atividades colaborativas</w:delText>
          </w:r>
          <w:r w:rsidRPr="00783646" w:rsidDel="00160A93">
            <w:rPr>
              <w:rFonts w:cs="Times New Roman"/>
              <w:szCs w:val="24"/>
              <w:lang w:eastAsia="pt-BR"/>
            </w:rPr>
            <w:delText xml:space="preserve"> possui quatro variáveis de entrada, </w:delText>
          </w:r>
          <w:r w:rsidR="008C4351" w:rsidRPr="00783646" w:rsidDel="00160A93">
            <w:rPr>
              <w:rFonts w:cs="Times New Roman"/>
              <w:szCs w:val="24"/>
              <w:lang w:eastAsia="pt-BR"/>
            </w:rPr>
            <w:delText>a</w:delText>
          </w:r>
          <w:r w:rsidRPr="00783646" w:rsidDel="00160A93">
            <w:rPr>
              <w:rFonts w:cs="Times New Roman"/>
              <w:szCs w:val="24"/>
              <w:lang w:eastAsia="pt-BR"/>
            </w:rPr>
            <w:delText xml:space="preserve"> base de regras é apresentada com cinco colunas. </w:delText>
          </w:r>
        </w:del>
      </w:moveFrom>
      <w:moveFromRangeEnd w:id="1217"/>
    </w:p>
    <w:p w14:paraId="768C6ED0" w14:textId="5B550D45" w:rsidR="00683B17" w:rsidRPr="00783646" w:rsidDel="00783646" w:rsidRDefault="00881517" w:rsidP="00783646">
      <w:pPr>
        <w:rPr>
          <w:del w:id="1221" w:author="revisor" w:date="2019-10-28T22:40:00Z"/>
          <w:rFonts w:cs="Times New Roman"/>
          <w:szCs w:val="24"/>
          <w:lang w:eastAsia="pt-BR"/>
        </w:rPr>
        <w:pPrChange w:id="1222" w:author="revisor" w:date="2019-10-28T22:40:00Z">
          <w:pPr/>
        </w:pPrChange>
      </w:pPr>
      <w:r w:rsidRPr="00783646">
        <w:rPr>
          <w:rFonts w:cs="Times New Roman"/>
          <w:szCs w:val="24"/>
          <w:lang w:eastAsia="pt-BR"/>
        </w:rPr>
        <w:t>A terceira base de regras definida é referente ao elemento atividades individuais</w:t>
      </w:r>
      <w:ins w:id="1223" w:author="revisor" w:date="2019-10-28T22:35:00Z">
        <w:r w:rsidR="00160A93" w:rsidRPr="00783646">
          <w:rPr>
            <w:rFonts w:cs="Times New Roman"/>
            <w:szCs w:val="24"/>
            <w:lang w:eastAsia="pt-BR"/>
          </w:rPr>
          <w:t xml:space="preserve"> e </w:t>
        </w:r>
      </w:ins>
      <w:del w:id="1224" w:author="revisor" w:date="2019-10-28T22:35:00Z">
        <w:r w:rsidRPr="00783646" w:rsidDel="00160A93">
          <w:rPr>
            <w:rFonts w:cs="Times New Roman"/>
            <w:szCs w:val="24"/>
            <w:lang w:eastAsia="pt-BR"/>
          </w:rPr>
          <w:delText xml:space="preserve">. A base de regras </w:delText>
        </w:r>
      </w:del>
      <w:r w:rsidRPr="00783646">
        <w:rPr>
          <w:rFonts w:cs="Times New Roman"/>
          <w:szCs w:val="24"/>
          <w:lang w:eastAsia="pt-BR"/>
        </w:rPr>
        <w:t>é composta por 25 regras.</w:t>
      </w:r>
      <w:ins w:id="1225" w:author="revisor" w:date="2019-10-28T22:40:00Z">
        <w:r w:rsidR="00783646" w:rsidRPr="00783646">
          <w:rPr>
            <w:rFonts w:cs="Times New Roman"/>
            <w:szCs w:val="24"/>
            <w:lang w:eastAsia="pt-BR"/>
          </w:rPr>
          <w:t xml:space="preserve"> </w:t>
        </w:r>
      </w:ins>
    </w:p>
    <w:p w14:paraId="04841FAC" w14:textId="68EAEF26" w:rsidR="008426D3" w:rsidRPr="00783646" w:rsidDel="00783646" w:rsidRDefault="008426D3" w:rsidP="00783646">
      <w:pPr>
        <w:rPr>
          <w:del w:id="1226" w:author="revisor" w:date="2019-10-28T22:40:00Z"/>
          <w:rFonts w:cs="Times New Roman"/>
          <w:szCs w:val="24"/>
          <w:lang w:eastAsia="pt-BR"/>
        </w:rPr>
        <w:pPrChange w:id="1227" w:author="revisor" w:date="2019-10-28T22:40:00Z">
          <w:pPr/>
        </w:pPrChange>
      </w:pPr>
    </w:p>
    <w:p w14:paraId="5BBFB192" w14:textId="057941D3" w:rsidR="00683B17" w:rsidRPr="00783646" w:rsidDel="00160A93" w:rsidRDefault="00881517" w:rsidP="00783646">
      <w:pPr>
        <w:pStyle w:val="PargrafodaLista"/>
        <w:numPr>
          <w:ilvl w:val="0"/>
          <w:numId w:val="14"/>
        </w:numPr>
        <w:rPr>
          <w:del w:id="1228" w:author="revisor" w:date="2019-10-28T22:35:00Z"/>
          <w:rFonts w:cs="Times New Roman"/>
          <w:szCs w:val="24"/>
          <w:lang w:eastAsia="pt-BR"/>
        </w:rPr>
        <w:pPrChange w:id="1229" w:author="revisor" w:date="2019-10-28T22:40:00Z">
          <w:pPr>
            <w:pStyle w:val="PargrafodaLista"/>
            <w:numPr>
              <w:numId w:val="14"/>
            </w:numPr>
            <w:ind w:left="1854" w:hanging="360"/>
            <w:jc w:val="left"/>
          </w:pPr>
        </w:pPrChange>
      </w:pPr>
      <w:del w:id="1230" w:author="revisor" w:date="2019-10-28T22:35:00Z">
        <w:r w:rsidRPr="00783646" w:rsidDel="00160A93">
          <w:rPr>
            <w:rFonts w:cs="Times New Roman"/>
            <w:szCs w:val="24"/>
            <w:lang w:eastAsia="pt-BR"/>
          </w:rPr>
          <w:delText>Elemento</w:delText>
        </w:r>
        <w:r w:rsidR="00683B17" w:rsidRPr="00783646" w:rsidDel="00160A93">
          <w:rPr>
            <w:rFonts w:cs="Times New Roman"/>
            <w:szCs w:val="24"/>
            <w:lang w:eastAsia="pt-BR"/>
          </w:rPr>
          <w:delText xml:space="preserve"> atividades individuais</w:delText>
        </w:r>
        <w:r w:rsidR="008C4351" w:rsidRPr="00783646" w:rsidDel="00160A93">
          <w:rPr>
            <w:rFonts w:cs="Times New Roman"/>
            <w:szCs w:val="24"/>
            <w:lang w:eastAsia="pt-BR"/>
          </w:rPr>
          <w:delText>:</w:delText>
        </w:r>
      </w:del>
    </w:p>
    <w:p w14:paraId="640C0EB2" w14:textId="5F772BED" w:rsidR="00683B17" w:rsidRPr="00783646" w:rsidDel="00160A93" w:rsidRDefault="00264725" w:rsidP="00783646">
      <w:pPr>
        <w:spacing w:line="259" w:lineRule="auto"/>
        <w:ind w:firstLine="0"/>
        <w:rPr>
          <w:del w:id="1231" w:author="revisor" w:date="2019-10-28T22:35:00Z"/>
          <w:rFonts w:cs="Times New Roman"/>
          <w:szCs w:val="24"/>
          <w:lang w:eastAsia="pt-BR"/>
          <w:rPrChange w:id="1232" w:author="revisor" w:date="2019-10-28T22:40:00Z">
            <w:rPr>
              <w:del w:id="1233" w:author="revisor" w:date="2019-10-28T22:35:00Z"/>
              <w:rFonts w:eastAsiaTheme="majorEastAsia" w:cs="Times New Roman"/>
              <w:b/>
              <w:caps/>
              <w:szCs w:val="24"/>
              <w:lang w:eastAsia="pt-BR"/>
            </w:rPr>
          </w:rPrChange>
        </w:rPr>
        <w:pPrChange w:id="1234" w:author="revisor" w:date="2019-10-28T22:40:00Z">
          <w:pPr>
            <w:spacing w:after="160" w:line="259" w:lineRule="auto"/>
            <w:ind w:firstLine="0"/>
            <w:jc w:val="left"/>
            <w:outlineLvl w:val="9"/>
          </w:pPr>
        </w:pPrChange>
      </w:pPr>
      <w:del w:id="1235" w:author="revisor" w:date="2019-10-28T22:35:00Z">
        <w:r w:rsidRPr="00783646" w:rsidDel="00160A93">
          <w:rPr>
            <w:rFonts w:cs="Times New Roman"/>
            <w:szCs w:val="24"/>
            <w:lang w:eastAsia="pt-BR"/>
            <w:rPrChange w:id="1236" w:author="revisor" w:date="2019-10-28T22:40:00Z">
              <w:rPr>
                <w:noProof/>
                <w:lang w:eastAsia="pt-BR"/>
              </w:rPr>
            </w:rPrChange>
          </w:rPr>
          <w:pict w14:anchorId="56113102">
            <v:shape id="_x0000_s1042" type="#_x0000_t202" style="position:absolute;left:0;text-align:left;margin-left:0;margin-top:17.7pt;width:437.55pt;height:281.5pt;z-index:251692032;mso-position-horizontal:center;mso-width-relative:margin;mso-height-relative:margin">
              <v:textbox style="mso-next-textbox:#_x0000_s1042">
                <w:txbxContent>
                  <w:p w14:paraId="25A33445" w14:textId="77777777" w:rsidR="00410569" w:rsidRPr="00834697" w:rsidRDefault="00410569" w:rsidP="008C4351">
                    <w:pPr>
                      <w:jc w:val="left"/>
                      <w:rPr>
                        <w:rFonts w:ascii="Consolas" w:hAnsi="Consolas"/>
                        <w:sz w:val="20"/>
                        <w:szCs w:val="20"/>
                      </w:rPr>
                    </w:pPr>
                    <w:bookmarkStart w:id="1237" w:name="_Toc23010384"/>
                    <w:bookmarkStart w:id="1238" w:name="_Toc23099095"/>
                    <w:bookmarkStart w:id="1239" w:name="_Toc23099794"/>
                    <w:proofErr w:type="spellStart"/>
                    <w:proofErr w:type="gramStart"/>
                    <w:r>
                      <w:rPr>
                        <w:rFonts w:ascii="Consolas" w:hAnsi="Consolas"/>
                        <w:sz w:val="20"/>
                        <w:szCs w:val="20"/>
                      </w:rPr>
                      <w:t>regras</w:t>
                    </w:r>
                    <w:proofErr w:type="gramEnd"/>
                    <w:r>
                      <w:rPr>
                        <w:rFonts w:ascii="Consolas" w:hAnsi="Consolas"/>
                        <w:sz w:val="20"/>
                        <w:szCs w:val="20"/>
                      </w:rPr>
                      <w:t>_do_elemento</w:t>
                    </w:r>
                    <w:r w:rsidRPr="00834697">
                      <w:rPr>
                        <w:rFonts w:ascii="Consolas" w:hAnsi="Consolas"/>
                        <w:sz w:val="20"/>
                        <w:szCs w:val="20"/>
                      </w:rPr>
                      <w:t>_atividades_individuais</w:t>
                    </w:r>
                    <w:proofErr w:type="spellEnd"/>
                    <w:r w:rsidRPr="00834697">
                      <w:rPr>
                        <w:rFonts w:ascii="Consolas" w:hAnsi="Consolas"/>
                        <w:sz w:val="20"/>
                        <w:szCs w:val="20"/>
                      </w:rPr>
                      <w:t xml:space="preserve"> = [</w:t>
                    </w:r>
                    <w:bookmarkEnd w:id="1237"/>
                    <w:bookmarkEnd w:id="1238"/>
                    <w:bookmarkEnd w:id="1239"/>
                  </w:p>
                  <w:p w14:paraId="011904CD"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40" w:name="_Toc23010385"/>
                    <w:bookmarkStart w:id="1241" w:name="_Toc23099096"/>
                    <w:bookmarkStart w:id="1242" w:name="_Toc23099795"/>
                    <w:r w:rsidRPr="00834697">
                      <w:rPr>
                        <w:rFonts w:ascii="Consolas" w:hAnsi="Consolas"/>
                        <w:sz w:val="20"/>
                        <w:szCs w:val="20"/>
                      </w:rPr>
                      <w:t>[BAIXO, BAIXO, BAIXO, BAIXO, BAIXA],</w:t>
                    </w:r>
                    <w:bookmarkEnd w:id="1240"/>
                    <w:bookmarkEnd w:id="1241"/>
                    <w:bookmarkEnd w:id="1242"/>
                  </w:p>
                  <w:p w14:paraId="37D9ECC3"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43" w:name="_Toc23010386"/>
                    <w:bookmarkStart w:id="1244" w:name="_Toc23099097"/>
                    <w:bookmarkStart w:id="1245" w:name="_Toc23099796"/>
                    <w:r w:rsidRPr="00834697">
                      <w:rPr>
                        <w:rFonts w:ascii="Consolas" w:hAnsi="Consolas"/>
                        <w:sz w:val="20"/>
                        <w:szCs w:val="20"/>
                      </w:rPr>
                      <w:t>[MEDIO, BAIXO, BAIXO, BAIXO, BAIXA],</w:t>
                    </w:r>
                    <w:bookmarkEnd w:id="1243"/>
                    <w:bookmarkEnd w:id="1244"/>
                    <w:bookmarkEnd w:id="1245"/>
                  </w:p>
                  <w:p w14:paraId="3E5CC8D6"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46" w:name="_Toc23010387"/>
                    <w:bookmarkStart w:id="1247" w:name="_Toc23099098"/>
                    <w:bookmarkStart w:id="1248" w:name="_Toc23099797"/>
                    <w:r w:rsidRPr="00834697">
                      <w:rPr>
                        <w:rFonts w:ascii="Consolas" w:hAnsi="Consolas"/>
                        <w:sz w:val="20"/>
                        <w:szCs w:val="20"/>
                      </w:rPr>
                      <w:t>[BAIXO, MEDIO, BAIXO, BAIXO, BAIXA],</w:t>
                    </w:r>
                    <w:bookmarkEnd w:id="1246"/>
                    <w:bookmarkEnd w:id="1247"/>
                    <w:bookmarkEnd w:id="1248"/>
                  </w:p>
                  <w:p w14:paraId="08919070"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49" w:name="_Toc23010388"/>
                    <w:bookmarkStart w:id="1250" w:name="_Toc23099099"/>
                    <w:bookmarkStart w:id="1251" w:name="_Toc23099798"/>
                    <w:r w:rsidRPr="00834697">
                      <w:rPr>
                        <w:rFonts w:ascii="Consolas" w:hAnsi="Consolas"/>
                        <w:sz w:val="20"/>
                        <w:szCs w:val="20"/>
                      </w:rPr>
                      <w:t>[BAIXO, BAIXO, MEDIO, BAIXO, BAIXA],</w:t>
                    </w:r>
                    <w:bookmarkEnd w:id="1249"/>
                    <w:bookmarkEnd w:id="1250"/>
                    <w:bookmarkEnd w:id="1251"/>
                  </w:p>
                  <w:p w14:paraId="535ED23B"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52" w:name="_Toc23010389"/>
                    <w:bookmarkStart w:id="1253" w:name="_Toc23099100"/>
                    <w:bookmarkStart w:id="1254" w:name="_Toc23099799"/>
                    <w:r w:rsidRPr="00834697">
                      <w:rPr>
                        <w:rFonts w:ascii="Consolas" w:hAnsi="Consolas"/>
                        <w:sz w:val="20"/>
                        <w:szCs w:val="20"/>
                      </w:rPr>
                      <w:t>[BAIXO, BAIXO, BAIXO, MEDIO, BAIXA],</w:t>
                    </w:r>
                    <w:bookmarkEnd w:id="1252"/>
                    <w:bookmarkEnd w:id="1253"/>
                    <w:bookmarkEnd w:id="1254"/>
                  </w:p>
                  <w:p w14:paraId="77B40E74"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55" w:name="_Toc23010390"/>
                    <w:bookmarkStart w:id="1256" w:name="_Toc23099101"/>
                    <w:bookmarkStart w:id="1257" w:name="_Toc23099800"/>
                    <w:r w:rsidRPr="00834697">
                      <w:rPr>
                        <w:rFonts w:ascii="Consolas" w:hAnsi="Consolas"/>
                        <w:sz w:val="20"/>
                        <w:szCs w:val="20"/>
                      </w:rPr>
                      <w:t>[BAIXO, MEDIO, BAIXO, MEDIO, BAIXA],</w:t>
                    </w:r>
                    <w:bookmarkEnd w:id="1255"/>
                    <w:bookmarkEnd w:id="1256"/>
                    <w:bookmarkEnd w:id="1257"/>
                  </w:p>
                  <w:p w14:paraId="519B5CFE"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58" w:name="_Toc23010391"/>
                    <w:bookmarkStart w:id="1259" w:name="_Toc23099102"/>
                    <w:bookmarkStart w:id="1260" w:name="_Toc23099801"/>
                    <w:r w:rsidRPr="00834697">
                      <w:rPr>
                        <w:rFonts w:ascii="Consolas" w:hAnsi="Consolas"/>
                        <w:sz w:val="20"/>
                        <w:szCs w:val="20"/>
                      </w:rPr>
                      <w:t>[BAIXO, MEDIO, MEDIO, BAIXO, BAIXA],</w:t>
                    </w:r>
                    <w:bookmarkEnd w:id="1258"/>
                    <w:bookmarkEnd w:id="1259"/>
                    <w:bookmarkEnd w:id="1260"/>
                  </w:p>
                  <w:p w14:paraId="504B68FE"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61" w:name="_Toc23010392"/>
                    <w:bookmarkStart w:id="1262" w:name="_Toc23099103"/>
                    <w:bookmarkStart w:id="1263" w:name="_Toc23099802"/>
                    <w:r w:rsidRPr="00834697">
                      <w:rPr>
                        <w:rFonts w:ascii="Consolas" w:hAnsi="Consolas"/>
                        <w:sz w:val="20"/>
                        <w:szCs w:val="20"/>
                      </w:rPr>
                      <w:t>[BAIXO, BAIXO, MEDIO, MEDIO, BAIXA],</w:t>
                    </w:r>
                    <w:bookmarkEnd w:id="1261"/>
                    <w:bookmarkEnd w:id="1262"/>
                    <w:bookmarkEnd w:id="1263"/>
                  </w:p>
                  <w:p w14:paraId="7807C79D"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64" w:name="_Toc23010393"/>
                    <w:bookmarkStart w:id="1265" w:name="_Toc23099104"/>
                    <w:bookmarkStart w:id="1266" w:name="_Toc23099803"/>
                    <w:r w:rsidRPr="00834697">
                      <w:rPr>
                        <w:rFonts w:ascii="Consolas" w:hAnsi="Consolas"/>
                        <w:sz w:val="20"/>
                        <w:szCs w:val="20"/>
                      </w:rPr>
                      <w:t>[ALTO, ALTO, ALTO, ALTO, ALTA],</w:t>
                    </w:r>
                    <w:bookmarkEnd w:id="1264"/>
                    <w:bookmarkEnd w:id="1265"/>
                    <w:bookmarkEnd w:id="1266"/>
                  </w:p>
                  <w:p w14:paraId="5D81CF17"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67" w:name="_Toc23010394"/>
                    <w:bookmarkStart w:id="1268" w:name="_Toc23099105"/>
                    <w:bookmarkStart w:id="1269" w:name="_Toc23099804"/>
                    <w:r w:rsidRPr="00834697">
                      <w:rPr>
                        <w:rFonts w:ascii="Consolas" w:hAnsi="Consolas"/>
                        <w:sz w:val="20"/>
                        <w:szCs w:val="20"/>
                      </w:rPr>
                      <w:t>[MEDIO, ALTO, ALTO, ALTO, ALTA],</w:t>
                    </w:r>
                    <w:bookmarkEnd w:id="1267"/>
                    <w:bookmarkEnd w:id="1268"/>
                    <w:bookmarkEnd w:id="1269"/>
                  </w:p>
                  <w:p w14:paraId="57F28556"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70" w:name="_Toc23010395"/>
                    <w:bookmarkStart w:id="1271" w:name="_Toc23099106"/>
                    <w:bookmarkStart w:id="1272" w:name="_Toc23099805"/>
                    <w:r w:rsidRPr="00834697">
                      <w:rPr>
                        <w:rFonts w:ascii="Consolas" w:hAnsi="Consolas"/>
                        <w:sz w:val="20"/>
                        <w:szCs w:val="20"/>
                      </w:rPr>
                      <w:t>[ALTO, MEDIO, ALTO, ALTO, ALTA],</w:t>
                    </w:r>
                    <w:bookmarkEnd w:id="1270"/>
                    <w:bookmarkEnd w:id="1271"/>
                    <w:bookmarkEnd w:id="1272"/>
                  </w:p>
                  <w:p w14:paraId="0DF2283C"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73" w:name="_Toc23010396"/>
                    <w:bookmarkStart w:id="1274" w:name="_Toc23099107"/>
                    <w:bookmarkStart w:id="1275" w:name="_Toc23099806"/>
                    <w:r w:rsidRPr="00834697">
                      <w:rPr>
                        <w:rFonts w:ascii="Consolas" w:hAnsi="Consolas"/>
                        <w:sz w:val="20"/>
                        <w:szCs w:val="20"/>
                      </w:rPr>
                      <w:t>[ALTO, ALTO, MEDIO, ALTO, ALTA],</w:t>
                    </w:r>
                    <w:bookmarkEnd w:id="1273"/>
                    <w:bookmarkEnd w:id="1274"/>
                    <w:bookmarkEnd w:id="1275"/>
                  </w:p>
                  <w:p w14:paraId="1DFE402B"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76" w:name="_Toc23010397"/>
                    <w:bookmarkStart w:id="1277" w:name="_Toc23099108"/>
                    <w:bookmarkStart w:id="1278" w:name="_Toc23099807"/>
                    <w:r w:rsidRPr="00834697">
                      <w:rPr>
                        <w:rFonts w:ascii="Consolas" w:hAnsi="Consolas"/>
                        <w:sz w:val="20"/>
                        <w:szCs w:val="20"/>
                      </w:rPr>
                      <w:t>[ALTO, ALTO, ALTO, MEDIO, MEDIA],</w:t>
                    </w:r>
                    <w:bookmarkEnd w:id="1276"/>
                    <w:bookmarkEnd w:id="1277"/>
                    <w:bookmarkEnd w:id="1278"/>
                  </w:p>
                  <w:p w14:paraId="3DF07834" w14:textId="77777777" w:rsidR="00410569" w:rsidRPr="00834697" w:rsidRDefault="00410569" w:rsidP="008C4351">
                    <w:pPr>
                      <w:jc w:val="left"/>
                      <w:rPr>
                        <w:rFonts w:ascii="Consolas" w:hAnsi="Consolas"/>
                        <w:sz w:val="20"/>
                        <w:szCs w:val="20"/>
                      </w:rPr>
                    </w:pPr>
                    <w:r w:rsidRPr="00834697">
                      <w:rPr>
                        <w:rFonts w:ascii="Consolas" w:hAnsi="Consolas"/>
                        <w:sz w:val="20"/>
                        <w:szCs w:val="20"/>
                      </w:rPr>
                      <w:t xml:space="preserve">    </w:t>
                    </w:r>
                    <w:bookmarkStart w:id="1279" w:name="_Toc23010398"/>
                    <w:bookmarkStart w:id="1280" w:name="_Toc23099109"/>
                    <w:bookmarkStart w:id="1281" w:name="_Toc23099808"/>
                    <w:r w:rsidRPr="00834697">
                      <w:rPr>
                        <w:rFonts w:ascii="Consolas" w:hAnsi="Consolas"/>
                        <w:sz w:val="20"/>
                        <w:szCs w:val="20"/>
                      </w:rPr>
                      <w:t>[ALTO, MEDIO, ALTO, MEDIO, ALTA],</w:t>
                    </w:r>
                    <w:bookmarkEnd w:id="1279"/>
                    <w:bookmarkEnd w:id="1280"/>
                    <w:bookmarkEnd w:id="1281"/>
                  </w:p>
                  <w:p w14:paraId="4D4040C6" w14:textId="77777777" w:rsidR="00410569" w:rsidRPr="00834697" w:rsidRDefault="00410569" w:rsidP="008426D3">
                    <w:pPr>
                      <w:jc w:val="left"/>
                      <w:rPr>
                        <w:rFonts w:ascii="Consolas" w:hAnsi="Consolas"/>
                        <w:sz w:val="20"/>
                        <w:szCs w:val="20"/>
                      </w:rPr>
                    </w:pPr>
                    <w:r w:rsidRPr="00834697">
                      <w:rPr>
                        <w:rFonts w:ascii="Consolas" w:hAnsi="Consolas"/>
                        <w:sz w:val="20"/>
                        <w:szCs w:val="20"/>
                      </w:rPr>
                      <w:t xml:space="preserve">    </w:t>
                    </w:r>
                  </w:p>
                  <w:p w14:paraId="3501DC9F" w14:textId="77777777" w:rsidR="00410569" w:rsidRPr="00116633" w:rsidRDefault="00410569" w:rsidP="008426D3">
                    <w:pPr>
                      <w:jc w:val="left"/>
                      <w:rPr>
                        <w:rFonts w:ascii="Consolas" w:hAnsi="Consolas"/>
                        <w:sz w:val="20"/>
                        <w:szCs w:val="20"/>
                      </w:rPr>
                    </w:pPr>
                    <w:r w:rsidRPr="00834697">
                      <w:rPr>
                        <w:rFonts w:ascii="Consolas" w:hAnsi="Consolas"/>
                        <w:sz w:val="20"/>
                        <w:szCs w:val="20"/>
                      </w:rPr>
                      <w:t xml:space="preserve">    </w:t>
                    </w:r>
                  </w:p>
                </w:txbxContent>
              </v:textbox>
            </v:shape>
          </w:pict>
        </w:r>
      </w:del>
    </w:p>
    <w:p w14:paraId="3D9CA8A4" w14:textId="79DCFFB5" w:rsidR="00683B17" w:rsidRPr="00783646" w:rsidDel="00160A93" w:rsidRDefault="00683B17" w:rsidP="00783646">
      <w:pPr>
        <w:spacing w:line="259" w:lineRule="auto"/>
        <w:ind w:firstLine="0"/>
        <w:rPr>
          <w:del w:id="1282" w:author="revisor" w:date="2019-10-28T22:35:00Z"/>
          <w:rFonts w:cs="Times New Roman"/>
          <w:szCs w:val="24"/>
          <w:lang w:eastAsia="pt-BR"/>
          <w:rPrChange w:id="1283" w:author="revisor" w:date="2019-10-28T22:40:00Z">
            <w:rPr>
              <w:del w:id="1284" w:author="revisor" w:date="2019-10-28T22:35:00Z"/>
              <w:rFonts w:eastAsiaTheme="majorEastAsia" w:cs="Times New Roman"/>
              <w:b/>
              <w:caps/>
              <w:szCs w:val="24"/>
              <w:lang w:eastAsia="pt-BR"/>
            </w:rPr>
          </w:rPrChange>
        </w:rPr>
        <w:pPrChange w:id="1285" w:author="revisor" w:date="2019-10-28T22:40:00Z">
          <w:pPr>
            <w:spacing w:after="160" w:line="259" w:lineRule="auto"/>
            <w:ind w:firstLine="0"/>
            <w:jc w:val="left"/>
            <w:outlineLvl w:val="9"/>
          </w:pPr>
        </w:pPrChange>
      </w:pPr>
    </w:p>
    <w:p w14:paraId="3DFE7D96" w14:textId="2E4AB013" w:rsidR="00683B17" w:rsidRPr="00783646" w:rsidDel="00160A93" w:rsidRDefault="00683B17" w:rsidP="00783646">
      <w:pPr>
        <w:spacing w:line="259" w:lineRule="auto"/>
        <w:ind w:firstLine="0"/>
        <w:rPr>
          <w:del w:id="1286" w:author="revisor" w:date="2019-10-28T22:35:00Z"/>
          <w:rFonts w:cs="Times New Roman"/>
          <w:szCs w:val="24"/>
          <w:lang w:eastAsia="pt-BR"/>
          <w:rPrChange w:id="1287" w:author="revisor" w:date="2019-10-28T22:40:00Z">
            <w:rPr>
              <w:del w:id="1288" w:author="revisor" w:date="2019-10-28T22:35:00Z"/>
              <w:rFonts w:eastAsiaTheme="majorEastAsia" w:cs="Times New Roman"/>
              <w:b/>
              <w:caps/>
              <w:szCs w:val="24"/>
              <w:lang w:eastAsia="pt-BR"/>
            </w:rPr>
          </w:rPrChange>
        </w:rPr>
        <w:pPrChange w:id="1289" w:author="revisor" w:date="2019-10-28T22:40:00Z">
          <w:pPr>
            <w:spacing w:after="160" w:line="259" w:lineRule="auto"/>
            <w:ind w:firstLine="0"/>
            <w:jc w:val="left"/>
            <w:outlineLvl w:val="9"/>
          </w:pPr>
        </w:pPrChange>
      </w:pPr>
    </w:p>
    <w:p w14:paraId="6724AD72" w14:textId="0251A358" w:rsidR="00683B17" w:rsidRPr="00783646" w:rsidDel="00160A93" w:rsidRDefault="00683B17" w:rsidP="00783646">
      <w:pPr>
        <w:spacing w:line="259" w:lineRule="auto"/>
        <w:ind w:firstLine="0"/>
        <w:rPr>
          <w:del w:id="1290" w:author="revisor" w:date="2019-10-28T22:35:00Z"/>
          <w:rFonts w:cs="Times New Roman"/>
          <w:szCs w:val="24"/>
          <w:lang w:eastAsia="pt-BR"/>
          <w:rPrChange w:id="1291" w:author="revisor" w:date="2019-10-28T22:40:00Z">
            <w:rPr>
              <w:del w:id="1292" w:author="revisor" w:date="2019-10-28T22:35:00Z"/>
              <w:rFonts w:eastAsiaTheme="majorEastAsia" w:cs="Times New Roman"/>
              <w:b/>
              <w:caps/>
              <w:szCs w:val="24"/>
              <w:lang w:eastAsia="pt-BR"/>
            </w:rPr>
          </w:rPrChange>
        </w:rPr>
        <w:pPrChange w:id="1293" w:author="revisor" w:date="2019-10-28T22:40:00Z">
          <w:pPr>
            <w:spacing w:after="160" w:line="259" w:lineRule="auto"/>
            <w:ind w:firstLine="0"/>
            <w:jc w:val="left"/>
            <w:outlineLvl w:val="9"/>
          </w:pPr>
        </w:pPrChange>
      </w:pPr>
    </w:p>
    <w:p w14:paraId="051ED2F9" w14:textId="10F423AA" w:rsidR="00683B17" w:rsidRPr="00783646" w:rsidDel="00160A93" w:rsidRDefault="00683B17" w:rsidP="00783646">
      <w:pPr>
        <w:spacing w:line="259" w:lineRule="auto"/>
        <w:ind w:firstLine="0"/>
        <w:rPr>
          <w:del w:id="1294" w:author="revisor" w:date="2019-10-28T22:35:00Z"/>
          <w:rFonts w:cs="Times New Roman"/>
          <w:szCs w:val="24"/>
          <w:lang w:eastAsia="pt-BR"/>
          <w:rPrChange w:id="1295" w:author="revisor" w:date="2019-10-28T22:40:00Z">
            <w:rPr>
              <w:del w:id="1296" w:author="revisor" w:date="2019-10-28T22:35:00Z"/>
              <w:rFonts w:eastAsiaTheme="majorEastAsia" w:cs="Times New Roman"/>
              <w:b/>
              <w:caps/>
              <w:szCs w:val="24"/>
              <w:lang w:eastAsia="pt-BR"/>
            </w:rPr>
          </w:rPrChange>
        </w:rPr>
        <w:pPrChange w:id="1297" w:author="revisor" w:date="2019-10-28T22:40:00Z">
          <w:pPr>
            <w:spacing w:after="160" w:line="259" w:lineRule="auto"/>
            <w:ind w:firstLine="0"/>
            <w:jc w:val="left"/>
            <w:outlineLvl w:val="9"/>
          </w:pPr>
        </w:pPrChange>
      </w:pPr>
    </w:p>
    <w:p w14:paraId="0A9044CC" w14:textId="0108E92F" w:rsidR="00683B17" w:rsidRPr="00783646" w:rsidDel="00160A93" w:rsidRDefault="00683B17" w:rsidP="00783646">
      <w:pPr>
        <w:spacing w:line="259" w:lineRule="auto"/>
        <w:ind w:firstLine="0"/>
        <w:rPr>
          <w:del w:id="1298" w:author="revisor" w:date="2019-10-28T22:35:00Z"/>
          <w:rFonts w:cs="Times New Roman"/>
          <w:szCs w:val="24"/>
          <w:lang w:eastAsia="pt-BR"/>
          <w:rPrChange w:id="1299" w:author="revisor" w:date="2019-10-28T22:40:00Z">
            <w:rPr>
              <w:del w:id="1300" w:author="revisor" w:date="2019-10-28T22:35:00Z"/>
              <w:rFonts w:eastAsiaTheme="majorEastAsia" w:cs="Times New Roman"/>
              <w:b/>
              <w:caps/>
              <w:szCs w:val="24"/>
              <w:lang w:eastAsia="pt-BR"/>
            </w:rPr>
          </w:rPrChange>
        </w:rPr>
        <w:pPrChange w:id="1301" w:author="revisor" w:date="2019-10-28T22:40:00Z">
          <w:pPr>
            <w:spacing w:after="160" w:line="259" w:lineRule="auto"/>
            <w:ind w:firstLine="0"/>
            <w:jc w:val="left"/>
            <w:outlineLvl w:val="9"/>
          </w:pPr>
        </w:pPrChange>
      </w:pPr>
    </w:p>
    <w:p w14:paraId="5BABEB46" w14:textId="4DE671F0" w:rsidR="00683B17" w:rsidRPr="00783646" w:rsidDel="00160A93" w:rsidRDefault="00683B17" w:rsidP="00783646">
      <w:pPr>
        <w:spacing w:line="259" w:lineRule="auto"/>
        <w:ind w:firstLine="0"/>
        <w:rPr>
          <w:del w:id="1302" w:author="revisor" w:date="2019-10-28T22:35:00Z"/>
          <w:rFonts w:cs="Times New Roman"/>
          <w:szCs w:val="24"/>
          <w:lang w:eastAsia="pt-BR"/>
          <w:rPrChange w:id="1303" w:author="revisor" w:date="2019-10-28T22:40:00Z">
            <w:rPr>
              <w:del w:id="1304" w:author="revisor" w:date="2019-10-28T22:35:00Z"/>
              <w:rFonts w:eastAsiaTheme="majorEastAsia" w:cs="Times New Roman"/>
              <w:b/>
              <w:caps/>
              <w:szCs w:val="24"/>
              <w:lang w:eastAsia="pt-BR"/>
            </w:rPr>
          </w:rPrChange>
        </w:rPr>
        <w:pPrChange w:id="1305" w:author="revisor" w:date="2019-10-28T22:40:00Z">
          <w:pPr>
            <w:spacing w:after="160" w:line="259" w:lineRule="auto"/>
            <w:ind w:firstLine="0"/>
            <w:jc w:val="left"/>
            <w:outlineLvl w:val="9"/>
          </w:pPr>
        </w:pPrChange>
      </w:pPr>
    </w:p>
    <w:p w14:paraId="6D6DB9DD" w14:textId="1CADD111" w:rsidR="00683B17" w:rsidRPr="00783646" w:rsidDel="00160A93" w:rsidRDefault="00683B17" w:rsidP="00783646">
      <w:pPr>
        <w:spacing w:line="259" w:lineRule="auto"/>
        <w:ind w:firstLine="0"/>
        <w:rPr>
          <w:del w:id="1306" w:author="revisor" w:date="2019-10-28T22:35:00Z"/>
          <w:rFonts w:cs="Times New Roman"/>
          <w:szCs w:val="24"/>
          <w:lang w:eastAsia="pt-BR"/>
          <w:rPrChange w:id="1307" w:author="revisor" w:date="2019-10-28T22:40:00Z">
            <w:rPr>
              <w:del w:id="1308" w:author="revisor" w:date="2019-10-28T22:35:00Z"/>
              <w:rFonts w:eastAsiaTheme="majorEastAsia" w:cs="Times New Roman"/>
              <w:b/>
              <w:caps/>
              <w:szCs w:val="24"/>
              <w:lang w:eastAsia="pt-BR"/>
            </w:rPr>
          </w:rPrChange>
        </w:rPr>
        <w:pPrChange w:id="1309" w:author="revisor" w:date="2019-10-28T22:40:00Z">
          <w:pPr>
            <w:spacing w:after="160" w:line="259" w:lineRule="auto"/>
            <w:ind w:firstLine="0"/>
            <w:jc w:val="left"/>
            <w:outlineLvl w:val="9"/>
          </w:pPr>
        </w:pPrChange>
      </w:pPr>
    </w:p>
    <w:p w14:paraId="25804088" w14:textId="533A460D" w:rsidR="00683B17" w:rsidRPr="00783646" w:rsidDel="00160A93" w:rsidRDefault="00683B17" w:rsidP="00783646">
      <w:pPr>
        <w:spacing w:line="259" w:lineRule="auto"/>
        <w:ind w:firstLine="0"/>
        <w:rPr>
          <w:del w:id="1310" w:author="revisor" w:date="2019-10-28T22:35:00Z"/>
          <w:rFonts w:cs="Times New Roman"/>
          <w:szCs w:val="24"/>
          <w:lang w:eastAsia="pt-BR"/>
          <w:rPrChange w:id="1311" w:author="revisor" w:date="2019-10-28T22:40:00Z">
            <w:rPr>
              <w:del w:id="1312" w:author="revisor" w:date="2019-10-28T22:35:00Z"/>
              <w:rFonts w:eastAsiaTheme="majorEastAsia" w:cs="Times New Roman"/>
              <w:b/>
              <w:caps/>
              <w:szCs w:val="24"/>
              <w:lang w:eastAsia="pt-BR"/>
            </w:rPr>
          </w:rPrChange>
        </w:rPr>
        <w:pPrChange w:id="1313" w:author="revisor" w:date="2019-10-28T22:40:00Z">
          <w:pPr>
            <w:spacing w:after="160" w:line="259" w:lineRule="auto"/>
            <w:ind w:firstLine="0"/>
            <w:jc w:val="left"/>
            <w:outlineLvl w:val="9"/>
          </w:pPr>
        </w:pPrChange>
      </w:pPr>
    </w:p>
    <w:p w14:paraId="443874F4" w14:textId="7D9E487F" w:rsidR="00683B17" w:rsidRPr="00783646" w:rsidDel="00160A93" w:rsidRDefault="00683B17" w:rsidP="00783646">
      <w:pPr>
        <w:spacing w:line="259" w:lineRule="auto"/>
        <w:ind w:firstLine="0"/>
        <w:rPr>
          <w:del w:id="1314" w:author="revisor" w:date="2019-10-28T22:35:00Z"/>
          <w:rFonts w:cs="Times New Roman"/>
          <w:szCs w:val="24"/>
          <w:lang w:eastAsia="pt-BR"/>
          <w:rPrChange w:id="1315" w:author="revisor" w:date="2019-10-28T22:40:00Z">
            <w:rPr>
              <w:del w:id="1316" w:author="revisor" w:date="2019-10-28T22:35:00Z"/>
              <w:rFonts w:eastAsiaTheme="majorEastAsia" w:cs="Times New Roman"/>
              <w:b/>
              <w:caps/>
              <w:szCs w:val="24"/>
              <w:lang w:eastAsia="pt-BR"/>
            </w:rPr>
          </w:rPrChange>
        </w:rPr>
        <w:pPrChange w:id="1317" w:author="revisor" w:date="2019-10-28T22:40:00Z">
          <w:pPr>
            <w:spacing w:after="160" w:line="259" w:lineRule="auto"/>
            <w:ind w:firstLine="0"/>
            <w:jc w:val="left"/>
            <w:outlineLvl w:val="9"/>
          </w:pPr>
        </w:pPrChange>
      </w:pPr>
    </w:p>
    <w:p w14:paraId="44EB7C6C" w14:textId="3C501FEE" w:rsidR="00683B17" w:rsidRPr="00783646" w:rsidDel="00160A93" w:rsidRDefault="00683B17" w:rsidP="00783646">
      <w:pPr>
        <w:spacing w:line="259" w:lineRule="auto"/>
        <w:ind w:firstLine="0"/>
        <w:rPr>
          <w:del w:id="1318" w:author="revisor" w:date="2019-10-28T22:35:00Z"/>
          <w:rFonts w:cs="Times New Roman"/>
          <w:szCs w:val="24"/>
          <w:lang w:eastAsia="pt-BR"/>
          <w:rPrChange w:id="1319" w:author="revisor" w:date="2019-10-28T22:40:00Z">
            <w:rPr>
              <w:del w:id="1320" w:author="revisor" w:date="2019-10-28T22:35:00Z"/>
              <w:rFonts w:eastAsiaTheme="majorEastAsia" w:cs="Times New Roman"/>
              <w:b/>
              <w:caps/>
              <w:szCs w:val="24"/>
              <w:lang w:eastAsia="pt-BR"/>
            </w:rPr>
          </w:rPrChange>
        </w:rPr>
        <w:pPrChange w:id="1321" w:author="revisor" w:date="2019-10-28T22:40:00Z">
          <w:pPr>
            <w:spacing w:after="160" w:line="259" w:lineRule="auto"/>
            <w:ind w:firstLine="0"/>
            <w:jc w:val="left"/>
            <w:outlineLvl w:val="9"/>
          </w:pPr>
        </w:pPrChange>
      </w:pPr>
    </w:p>
    <w:p w14:paraId="19111587" w14:textId="68E5C799" w:rsidR="00683B17" w:rsidRPr="00783646" w:rsidDel="00160A93" w:rsidRDefault="00683B17" w:rsidP="00783646">
      <w:pPr>
        <w:spacing w:line="259" w:lineRule="auto"/>
        <w:ind w:firstLine="0"/>
        <w:rPr>
          <w:del w:id="1322" w:author="revisor" w:date="2019-10-28T22:35:00Z"/>
          <w:rFonts w:cs="Times New Roman"/>
          <w:szCs w:val="24"/>
          <w:lang w:eastAsia="pt-BR"/>
          <w:rPrChange w:id="1323" w:author="revisor" w:date="2019-10-28T22:40:00Z">
            <w:rPr>
              <w:del w:id="1324" w:author="revisor" w:date="2019-10-28T22:35:00Z"/>
              <w:rFonts w:eastAsiaTheme="majorEastAsia" w:cs="Times New Roman"/>
              <w:b/>
              <w:caps/>
              <w:szCs w:val="24"/>
              <w:lang w:eastAsia="pt-BR"/>
            </w:rPr>
          </w:rPrChange>
        </w:rPr>
        <w:pPrChange w:id="1325" w:author="revisor" w:date="2019-10-28T22:40:00Z">
          <w:pPr>
            <w:spacing w:after="160" w:line="259" w:lineRule="auto"/>
            <w:ind w:firstLine="0"/>
            <w:jc w:val="left"/>
            <w:outlineLvl w:val="9"/>
          </w:pPr>
        </w:pPrChange>
      </w:pPr>
    </w:p>
    <w:p w14:paraId="3F738ACC" w14:textId="52272620" w:rsidR="00683B17" w:rsidRPr="00783646" w:rsidDel="00160A93" w:rsidRDefault="00683B17" w:rsidP="00783646">
      <w:pPr>
        <w:spacing w:line="259" w:lineRule="auto"/>
        <w:ind w:firstLine="0"/>
        <w:rPr>
          <w:del w:id="1326" w:author="revisor" w:date="2019-10-28T22:35:00Z"/>
          <w:rFonts w:cs="Times New Roman"/>
          <w:szCs w:val="24"/>
          <w:lang w:eastAsia="pt-BR"/>
          <w:rPrChange w:id="1327" w:author="revisor" w:date="2019-10-28T22:40:00Z">
            <w:rPr>
              <w:del w:id="1328" w:author="revisor" w:date="2019-10-28T22:35:00Z"/>
              <w:rFonts w:eastAsiaTheme="majorEastAsia" w:cs="Times New Roman"/>
              <w:b/>
              <w:caps/>
              <w:szCs w:val="24"/>
              <w:lang w:eastAsia="pt-BR"/>
            </w:rPr>
          </w:rPrChange>
        </w:rPr>
        <w:pPrChange w:id="1329" w:author="revisor" w:date="2019-10-28T22:40:00Z">
          <w:pPr>
            <w:spacing w:after="160" w:line="259" w:lineRule="auto"/>
            <w:ind w:firstLine="0"/>
            <w:jc w:val="left"/>
            <w:outlineLvl w:val="9"/>
          </w:pPr>
        </w:pPrChange>
      </w:pPr>
    </w:p>
    <w:p w14:paraId="4EA09B23" w14:textId="42EE88E5" w:rsidR="00683B17" w:rsidRPr="00783646" w:rsidDel="00160A93" w:rsidRDefault="00683B17" w:rsidP="00783646">
      <w:pPr>
        <w:spacing w:line="259" w:lineRule="auto"/>
        <w:ind w:firstLine="0"/>
        <w:rPr>
          <w:del w:id="1330" w:author="revisor" w:date="2019-10-28T22:35:00Z"/>
          <w:rFonts w:cs="Times New Roman"/>
          <w:szCs w:val="24"/>
          <w:lang w:eastAsia="pt-BR"/>
          <w:rPrChange w:id="1331" w:author="revisor" w:date="2019-10-28T22:40:00Z">
            <w:rPr>
              <w:del w:id="1332" w:author="revisor" w:date="2019-10-28T22:35:00Z"/>
              <w:rFonts w:eastAsiaTheme="majorEastAsia" w:cs="Times New Roman"/>
              <w:b/>
              <w:caps/>
              <w:szCs w:val="24"/>
              <w:lang w:eastAsia="pt-BR"/>
            </w:rPr>
          </w:rPrChange>
        </w:rPr>
        <w:pPrChange w:id="1333" w:author="revisor" w:date="2019-10-28T22:40:00Z">
          <w:pPr>
            <w:spacing w:after="160" w:line="259" w:lineRule="auto"/>
            <w:ind w:firstLine="0"/>
            <w:jc w:val="left"/>
            <w:outlineLvl w:val="9"/>
          </w:pPr>
        </w:pPrChange>
      </w:pPr>
    </w:p>
    <w:p w14:paraId="026C5E31" w14:textId="19BF5D0A" w:rsidR="00683B17" w:rsidRPr="00783646" w:rsidDel="00160A93" w:rsidRDefault="00264725" w:rsidP="00783646">
      <w:pPr>
        <w:spacing w:line="259" w:lineRule="auto"/>
        <w:ind w:firstLine="0"/>
        <w:rPr>
          <w:del w:id="1334" w:author="revisor" w:date="2019-10-28T22:35:00Z"/>
          <w:rFonts w:cs="Times New Roman"/>
          <w:szCs w:val="24"/>
          <w:lang w:eastAsia="pt-BR"/>
          <w:rPrChange w:id="1335" w:author="revisor" w:date="2019-10-28T22:40:00Z">
            <w:rPr>
              <w:del w:id="1336" w:author="revisor" w:date="2019-10-28T22:35:00Z"/>
              <w:rFonts w:eastAsiaTheme="majorEastAsia" w:cs="Times New Roman"/>
              <w:b/>
              <w:caps/>
              <w:szCs w:val="24"/>
              <w:lang w:eastAsia="pt-BR"/>
            </w:rPr>
          </w:rPrChange>
        </w:rPr>
        <w:pPrChange w:id="1337" w:author="revisor" w:date="2019-10-28T22:40:00Z">
          <w:pPr>
            <w:spacing w:after="160" w:line="259" w:lineRule="auto"/>
            <w:ind w:firstLine="0"/>
            <w:jc w:val="left"/>
            <w:outlineLvl w:val="9"/>
          </w:pPr>
        </w:pPrChange>
      </w:pPr>
      <w:del w:id="1338" w:author="revisor" w:date="2019-10-28T22:35:00Z">
        <w:r w:rsidRPr="00783646" w:rsidDel="00160A93">
          <w:rPr>
            <w:rFonts w:cs="Times New Roman"/>
            <w:szCs w:val="24"/>
            <w:lang w:eastAsia="pt-BR"/>
            <w:rPrChange w:id="1339" w:author="revisor" w:date="2019-10-28T22:40:00Z">
              <w:rPr>
                <w:rFonts w:eastAsiaTheme="majorEastAsia" w:cs="Times New Roman"/>
                <w:b/>
                <w:caps/>
                <w:noProof/>
                <w:szCs w:val="24"/>
                <w:lang w:eastAsia="pt-BR"/>
              </w:rPr>
            </w:rPrChange>
          </w:rPr>
          <w:pict w14:anchorId="6C91F2BD">
            <v:shape id="_x0000_s1054" type="#_x0000_t202" style="position:absolute;left:0;text-align:left;margin-left:3.55pt;margin-top:-4.05pt;width:454.25pt;height:78.2pt;z-index:251712512;mso-height-percent:200;mso-height-percent:200;mso-width-relative:margin;mso-height-relative:margin">
              <v:textbox style="mso-next-textbox:#_x0000_s1054;mso-fit-shape-to-text:t">
                <w:txbxContent>
                  <w:p w14:paraId="0C1A6E35" w14:textId="77777777" w:rsidR="00410569" w:rsidRPr="00834697" w:rsidRDefault="00410569" w:rsidP="008426D3">
                    <w:pPr>
                      <w:jc w:val="left"/>
                      <w:rPr>
                        <w:rFonts w:ascii="Consolas" w:hAnsi="Consolas"/>
                        <w:sz w:val="20"/>
                        <w:szCs w:val="20"/>
                      </w:rPr>
                    </w:pPr>
                    <w:bookmarkStart w:id="1340" w:name="_Toc23010399"/>
                    <w:bookmarkStart w:id="1341" w:name="_Toc23010401"/>
                    <w:r w:rsidRPr="00834697">
                      <w:rPr>
                        <w:rFonts w:ascii="Consolas" w:hAnsi="Consolas"/>
                        <w:sz w:val="20"/>
                        <w:szCs w:val="20"/>
                      </w:rPr>
                      <w:t>[ALTO, MEDIO, MEDIO, ALTO, ALTA],</w:t>
                    </w:r>
                    <w:bookmarkEnd w:id="1340"/>
                  </w:p>
                  <w:p w14:paraId="6D028E4A" w14:textId="77777777" w:rsidR="00410569" w:rsidRDefault="00410569" w:rsidP="008426D3">
                    <w:pPr>
                      <w:jc w:val="left"/>
                      <w:rPr>
                        <w:rFonts w:ascii="Consolas" w:hAnsi="Consolas"/>
                        <w:sz w:val="20"/>
                        <w:szCs w:val="20"/>
                      </w:rPr>
                    </w:pPr>
                    <w:bookmarkStart w:id="1342" w:name="_Toc23010400"/>
                    <w:r w:rsidRPr="00834697">
                      <w:rPr>
                        <w:rFonts w:ascii="Consolas" w:hAnsi="Consolas"/>
                        <w:sz w:val="20"/>
                        <w:szCs w:val="20"/>
                      </w:rPr>
                      <w:t>[ALTO, ALTO, MEDIO, MEDIO, ALTA],</w:t>
                    </w:r>
                    <w:bookmarkEnd w:id="1342"/>
                  </w:p>
                  <w:p w14:paraId="16199F14" w14:textId="77777777" w:rsidR="00410569" w:rsidRPr="00834697" w:rsidRDefault="00410569" w:rsidP="008426D3">
                    <w:pPr>
                      <w:jc w:val="left"/>
                      <w:rPr>
                        <w:rFonts w:ascii="Consolas" w:hAnsi="Consolas"/>
                        <w:sz w:val="20"/>
                        <w:szCs w:val="20"/>
                      </w:rPr>
                    </w:pPr>
                    <w:r w:rsidRPr="00834697">
                      <w:rPr>
                        <w:rFonts w:ascii="Consolas" w:hAnsi="Consolas"/>
                        <w:sz w:val="20"/>
                        <w:szCs w:val="20"/>
                      </w:rPr>
                      <w:t>[MEDIO, ALTO, MEDIO, ALTO, MEDIA],</w:t>
                    </w:r>
                    <w:bookmarkEnd w:id="1341"/>
                  </w:p>
                  <w:p w14:paraId="6FF86ED8" w14:textId="77777777" w:rsidR="00410569" w:rsidRPr="00834697" w:rsidRDefault="00410569" w:rsidP="008426D3">
                    <w:pPr>
                      <w:jc w:val="left"/>
                      <w:rPr>
                        <w:rFonts w:ascii="Consolas" w:hAnsi="Consolas"/>
                        <w:sz w:val="20"/>
                        <w:szCs w:val="20"/>
                      </w:rPr>
                    </w:pPr>
                    <w:bookmarkStart w:id="1343" w:name="_Toc23010402"/>
                    <w:r w:rsidRPr="00834697">
                      <w:rPr>
                        <w:rFonts w:ascii="Consolas" w:hAnsi="Consolas"/>
                        <w:sz w:val="20"/>
                        <w:szCs w:val="20"/>
                      </w:rPr>
                      <w:t>[ALTO, MEDIO, MEDIO, MEDIO, MEDIA],</w:t>
                    </w:r>
                    <w:bookmarkEnd w:id="1343"/>
                  </w:p>
                  <w:p w14:paraId="28C15798" w14:textId="77777777" w:rsidR="00410569" w:rsidRDefault="00410569" w:rsidP="008426D3">
                    <w:pPr>
                      <w:jc w:val="left"/>
                      <w:rPr>
                        <w:rFonts w:ascii="Consolas" w:hAnsi="Consolas"/>
                        <w:sz w:val="20"/>
                        <w:szCs w:val="20"/>
                      </w:rPr>
                    </w:pPr>
                    <w:bookmarkStart w:id="1344" w:name="_Toc23010403"/>
                    <w:r w:rsidRPr="00834697">
                      <w:rPr>
                        <w:rFonts w:ascii="Consolas" w:hAnsi="Consolas"/>
                        <w:sz w:val="20"/>
                        <w:szCs w:val="20"/>
                      </w:rPr>
                      <w:t>[MED</w:t>
                    </w:r>
                    <w:r>
                      <w:rPr>
                        <w:rFonts w:ascii="Consolas" w:hAnsi="Consolas"/>
                        <w:sz w:val="20"/>
                        <w:szCs w:val="20"/>
                      </w:rPr>
                      <w:t>IO, ALTO, MEDIO, MEDIO, MEDIA],</w:t>
                    </w:r>
                    <w:bookmarkEnd w:id="1344"/>
                  </w:p>
                  <w:p w14:paraId="1C4A3744" w14:textId="77777777" w:rsidR="00410569" w:rsidRPr="00834697" w:rsidRDefault="00410569" w:rsidP="008C4351">
                    <w:pPr>
                      <w:jc w:val="left"/>
                      <w:rPr>
                        <w:rFonts w:ascii="Consolas" w:hAnsi="Consolas"/>
                        <w:sz w:val="20"/>
                        <w:szCs w:val="20"/>
                      </w:rPr>
                    </w:pPr>
                    <w:r w:rsidRPr="00834697">
                      <w:rPr>
                        <w:rFonts w:ascii="Consolas" w:hAnsi="Consolas"/>
                        <w:sz w:val="20"/>
                        <w:szCs w:val="20"/>
                      </w:rPr>
                      <w:t>[MEDIO, MEDIO, ALTO, MEDIO, MEDIA],</w:t>
                    </w:r>
                  </w:p>
                  <w:p w14:paraId="6636E565" w14:textId="77777777" w:rsidR="00410569" w:rsidRDefault="00410569" w:rsidP="008C4351">
                    <w:pPr>
                      <w:jc w:val="left"/>
                      <w:rPr>
                        <w:rFonts w:ascii="Consolas" w:hAnsi="Consolas"/>
                        <w:sz w:val="20"/>
                        <w:szCs w:val="20"/>
                      </w:rPr>
                    </w:pPr>
                    <w:r w:rsidRPr="00834697">
                      <w:rPr>
                        <w:rFonts w:ascii="Consolas" w:hAnsi="Consolas"/>
                        <w:sz w:val="20"/>
                        <w:szCs w:val="20"/>
                      </w:rPr>
                      <w:t>[MED</w:t>
                    </w:r>
                    <w:r>
                      <w:rPr>
                        <w:rFonts w:ascii="Consolas" w:hAnsi="Consolas"/>
                        <w:sz w:val="20"/>
                        <w:szCs w:val="20"/>
                      </w:rPr>
                      <w:t>IO, MEDIO, MEDIO, ALTO, MEDIA],</w:t>
                    </w:r>
                  </w:p>
                  <w:p w14:paraId="630B4EA6" w14:textId="77777777" w:rsidR="00410569" w:rsidRPr="00834697" w:rsidRDefault="00410569" w:rsidP="008C4351">
                    <w:pPr>
                      <w:jc w:val="left"/>
                      <w:rPr>
                        <w:rFonts w:ascii="Consolas" w:hAnsi="Consolas"/>
                        <w:sz w:val="20"/>
                        <w:szCs w:val="20"/>
                      </w:rPr>
                    </w:pPr>
                    <w:r w:rsidRPr="00834697">
                      <w:rPr>
                        <w:rFonts w:ascii="Consolas" w:hAnsi="Consolas"/>
                        <w:sz w:val="20"/>
                        <w:szCs w:val="20"/>
                      </w:rPr>
                      <w:t>[MEDIO, ALTO, MEDIO, BAIXO, MEDIA],</w:t>
                    </w:r>
                  </w:p>
                  <w:p w14:paraId="43D512EB" w14:textId="77777777" w:rsidR="00410569" w:rsidRPr="00834697" w:rsidRDefault="00410569" w:rsidP="008C4351">
                    <w:pPr>
                      <w:jc w:val="left"/>
                      <w:rPr>
                        <w:rFonts w:ascii="Consolas" w:hAnsi="Consolas"/>
                        <w:sz w:val="20"/>
                        <w:szCs w:val="20"/>
                      </w:rPr>
                    </w:pPr>
                    <w:r w:rsidRPr="00834697">
                      <w:rPr>
                        <w:rFonts w:ascii="Consolas" w:hAnsi="Consolas"/>
                        <w:sz w:val="20"/>
                        <w:szCs w:val="20"/>
                      </w:rPr>
                      <w:t>[ALTO, BAIXO, MEDIO, MEDIO, MEDIA],</w:t>
                    </w:r>
                  </w:p>
                  <w:p w14:paraId="60438854" w14:textId="77777777" w:rsidR="00410569" w:rsidRPr="00834697" w:rsidRDefault="00410569" w:rsidP="008C4351">
                    <w:pPr>
                      <w:jc w:val="left"/>
                      <w:rPr>
                        <w:rFonts w:ascii="Consolas" w:hAnsi="Consolas"/>
                        <w:sz w:val="20"/>
                        <w:szCs w:val="20"/>
                      </w:rPr>
                    </w:pPr>
                    <w:r w:rsidRPr="00834697">
                      <w:rPr>
                        <w:rFonts w:ascii="Consolas" w:hAnsi="Consolas"/>
                        <w:sz w:val="20"/>
                        <w:szCs w:val="20"/>
                      </w:rPr>
                      <w:t>[ALTO, MEDIO, BAIXO, BAIXO, MEDIA],</w:t>
                    </w:r>
                  </w:p>
                  <w:p w14:paraId="19D1D8E2" w14:textId="77777777" w:rsidR="00410569" w:rsidRPr="00DB4C47" w:rsidRDefault="00410569" w:rsidP="008C4351">
                    <w:pPr>
                      <w:jc w:val="left"/>
                      <w:rPr>
                        <w:rFonts w:ascii="Consolas" w:hAnsi="Consolas"/>
                        <w:sz w:val="20"/>
                        <w:szCs w:val="20"/>
                      </w:rPr>
                    </w:pPr>
                    <w:r w:rsidRPr="00834697">
                      <w:rPr>
                        <w:rFonts w:ascii="Consolas" w:hAnsi="Consolas"/>
                        <w:sz w:val="20"/>
                        <w:szCs w:val="20"/>
                      </w:rPr>
                      <w:t>[MEDIO</w:t>
                    </w:r>
                    <w:r>
                      <w:rPr>
                        <w:rFonts w:ascii="Consolas" w:hAnsi="Consolas"/>
                        <w:sz w:val="20"/>
                        <w:szCs w:val="20"/>
                      </w:rPr>
                      <w:t>, MEDIO, MEDIO, MEDIO, MEDIA] ]</w:t>
                    </w:r>
                  </w:p>
                </w:txbxContent>
              </v:textbox>
            </v:shape>
          </w:pict>
        </w:r>
      </w:del>
    </w:p>
    <w:p w14:paraId="1266346D" w14:textId="5D610EEA" w:rsidR="00683B17" w:rsidRPr="00783646" w:rsidDel="00160A93" w:rsidRDefault="00683B17" w:rsidP="00783646">
      <w:pPr>
        <w:spacing w:line="259" w:lineRule="auto"/>
        <w:ind w:firstLine="0"/>
        <w:rPr>
          <w:del w:id="1345" w:author="revisor" w:date="2019-10-28T22:35:00Z"/>
          <w:rFonts w:cs="Times New Roman"/>
          <w:szCs w:val="24"/>
          <w:lang w:eastAsia="pt-BR"/>
          <w:rPrChange w:id="1346" w:author="revisor" w:date="2019-10-28T22:40:00Z">
            <w:rPr>
              <w:del w:id="1347" w:author="revisor" w:date="2019-10-28T22:35:00Z"/>
              <w:rFonts w:eastAsiaTheme="majorEastAsia" w:cs="Times New Roman"/>
              <w:b/>
              <w:caps/>
              <w:szCs w:val="24"/>
              <w:lang w:eastAsia="pt-BR"/>
            </w:rPr>
          </w:rPrChange>
        </w:rPr>
        <w:pPrChange w:id="1348" w:author="revisor" w:date="2019-10-28T22:40:00Z">
          <w:pPr>
            <w:spacing w:after="160" w:line="259" w:lineRule="auto"/>
            <w:ind w:firstLine="0"/>
            <w:jc w:val="left"/>
            <w:outlineLvl w:val="9"/>
          </w:pPr>
        </w:pPrChange>
      </w:pPr>
    </w:p>
    <w:p w14:paraId="75F5FD08" w14:textId="6F860F61" w:rsidR="00683B17" w:rsidRPr="00783646" w:rsidDel="00160A93" w:rsidRDefault="00683B17" w:rsidP="00783646">
      <w:pPr>
        <w:spacing w:line="259" w:lineRule="auto"/>
        <w:ind w:firstLine="0"/>
        <w:rPr>
          <w:del w:id="1349" w:author="revisor" w:date="2019-10-28T22:35:00Z"/>
          <w:rFonts w:cs="Times New Roman"/>
          <w:szCs w:val="24"/>
          <w:lang w:eastAsia="pt-BR"/>
          <w:rPrChange w:id="1350" w:author="revisor" w:date="2019-10-28T22:40:00Z">
            <w:rPr>
              <w:del w:id="1351" w:author="revisor" w:date="2019-10-28T22:35:00Z"/>
              <w:rFonts w:eastAsiaTheme="majorEastAsia" w:cs="Times New Roman"/>
              <w:b/>
              <w:caps/>
              <w:szCs w:val="24"/>
              <w:lang w:eastAsia="pt-BR"/>
            </w:rPr>
          </w:rPrChange>
        </w:rPr>
        <w:pPrChange w:id="1352" w:author="revisor" w:date="2019-10-28T22:40:00Z">
          <w:pPr>
            <w:spacing w:after="160" w:line="259" w:lineRule="auto"/>
            <w:ind w:firstLine="0"/>
            <w:jc w:val="left"/>
            <w:outlineLvl w:val="9"/>
          </w:pPr>
        </w:pPrChange>
      </w:pPr>
    </w:p>
    <w:p w14:paraId="78F91F07" w14:textId="0508FD6B" w:rsidR="00116633" w:rsidRPr="00783646" w:rsidDel="00160A93" w:rsidRDefault="00116633" w:rsidP="00783646">
      <w:pPr>
        <w:spacing w:line="259" w:lineRule="auto"/>
        <w:ind w:firstLine="0"/>
        <w:rPr>
          <w:del w:id="1353" w:author="revisor" w:date="2019-10-28T22:35:00Z"/>
          <w:rFonts w:cs="Times New Roman"/>
          <w:szCs w:val="24"/>
          <w:lang w:eastAsia="pt-BR"/>
          <w:rPrChange w:id="1354" w:author="revisor" w:date="2019-10-28T22:40:00Z">
            <w:rPr>
              <w:del w:id="1355" w:author="revisor" w:date="2019-10-28T22:35:00Z"/>
              <w:rFonts w:eastAsiaTheme="majorEastAsia" w:cs="Times New Roman"/>
              <w:b/>
              <w:caps/>
              <w:szCs w:val="24"/>
              <w:lang w:eastAsia="pt-BR"/>
            </w:rPr>
          </w:rPrChange>
        </w:rPr>
        <w:pPrChange w:id="1356" w:author="revisor" w:date="2019-10-28T22:40:00Z">
          <w:pPr>
            <w:spacing w:after="160" w:line="259" w:lineRule="auto"/>
            <w:ind w:firstLine="0"/>
            <w:jc w:val="left"/>
            <w:outlineLvl w:val="9"/>
          </w:pPr>
        </w:pPrChange>
      </w:pPr>
    </w:p>
    <w:p w14:paraId="08284AF4" w14:textId="44EEAB0B" w:rsidR="008426D3" w:rsidRPr="00783646" w:rsidDel="00160A93" w:rsidRDefault="008426D3" w:rsidP="00783646">
      <w:pPr>
        <w:spacing w:line="259" w:lineRule="auto"/>
        <w:ind w:firstLine="0"/>
        <w:rPr>
          <w:del w:id="1357" w:author="revisor" w:date="2019-10-28T22:35:00Z"/>
          <w:rFonts w:cs="Times New Roman"/>
          <w:szCs w:val="24"/>
          <w:lang w:eastAsia="pt-BR"/>
          <w:rPrChange w:id="1358" w:author="revisor" w:date="2019-10-28T22:40:00Z">
            <w:rPr>
              <w:del w:id="1359" w:author="revisor" w:date="2019-10-28T22:35:00Z"/>
              <w:rFonts w:eastAsiaTheme="majorEastAsia" w:cs="Times New Roman"/>
              <w:b/>
              <w:caps/>
              <w:szCs w:val="24"/>
              <w:lang w:eastAsia="pt-BR"/>
            </w:rPr>
          </w:rPrChange>
        </w:rPr>
        <w:pPrChange w:id="1360" w:author="revisor" w:date="2019-10-28T22:40:00Z">
          <w:pPr>
            <w:spacing w:after="160" w:line="259" w:lineRule="auto"/>
            <w:ind w:firstLine="0"/>
            <w:jc w:val="left"/>
            <w:outlineLvl w:val="9"/>
          </w:pPr>
        </w:pPrChange>
      </w:pPr>
    </w:p>
    <w:p w14:paraId="0CD02C6A" w14:textId="13248F2E" w:rsidR="00DB4C47" w:rsidRPr="00783646" w:rsidDel="00160A93" w:rsidRDefault="00DB4C47" w:rsidP="00783646">
      <w:pPr>
        <w:spacing w:line="259" w:lineRule="auto"/>
        <w:rPr>
          <w:del w:id="1361" w:author="revisor" w:date="2019-10-28T22:35:00Z"/>
          <w:rFonts w:cs="Times New Roman"/>
          <w:szCs w:val="24"/>
          <w:lang w:eastAsia="pt-BR"/>
        </w:rPr>
        <w:pPrChange w:id="1362" w:author="revisor" w:date="2019-10-28T22:40:00Z">
          <w:pPr>
            <w:spacing w:after="160" w:line="259" w:lineRule="auto"/>
            <w:jc w:val="left"/>
            <w:outlineLvl w:val="9"/>
          </w:pPr>
        </w:pPrChange>
      </w:pPr>
    </w:p>
    <w:p w14:paraId="294493B5" w14:textId="7C958471" w:rsidR="008426D3" w:rsidRPr="00783646" w:rsidDel="00160A93" w:rsidRDefault="008426D3" w:rsidP="00783646">
      <w:pPr>
        <w:spacing w:line="259" w:lineRule="auto"/>
        <w:rPr>
          <w:del w:id="1363" w:author="revisor" w:date="2019-10-28T22:35:00Z"/>
          <w:rFonts w:cs="Times New Roman"/>
          <w:szCs w:val="24"/>
          <w:lang w:eastAsia="pt-BR"/>
        </w:rPr>
        <w:pPrChange w:id="1364" w:author="revisor" w:date="2019-10-28T22:40:00Z">
          <w:pPr>
            <w:spacing w:after="160" w:line="259" w:lineRule="auto"/>
            <w:jc w:val="left"/>
            <w:outlineLvl w:val="9"/>
          </w:pPr>
        </w:pPrChange>
      </w:pPr>
    </w:p>
    <w:p w14:paraId="46E35F3E" w14:textId="0F06CDC1" w:rsidR="008426D3" w:rsidRPr="00783646" w:rsidDel="00160A93" w:rsidRDefault="008426D3" w:rsidP="00783646">
      <w:pPr>
        <w:spacing w:line="259" w:lineRule="auto"/>
        <w:rPr>
          <w:del w:id="1365" w:author="revisor" w:date="2019-10-28T22:35:00Z"/>
          <w:rFonts w:cs="Times New Roman"/>
          <w:szCs w:val="24"/>
          <w:lang w:eastAsia="pt-BR"/>
        </w:rPr>
        <w:pPrChange w:id="1366" w:author="revisor" w:date="2019-10-28T22:40:00Z">
          <w:pPr>
            <w:spacing w:after="160" w:line="259" w:lineRule="auto"/>
            <w:jc w:val="left"/>
            <w:outlineLvl w:val="9"/>
          </w:pPr>
        </w:pPrChange>
      </w:pPr>
    </w:p>
    <w:p w14:paraId="1BC9BB39" w14:textId="13100B68" w:rsidR="00116633" w:rsidRPr="00783646" w:rsidDel="00160A93" w:rsidRDefault="00116633" w:rsidP="00783646">
      <w:pPr>
        <w:spacing w:line="259" w:lineRule="auto"/>
        <w:rPr>
          <w:del w:id="1367" w:author="revisor" w:date="2019-10-28T22:35:00Z"/>
          <w:rFonts w:cs="Times New Roman"/>
          <w:szCs w:val="24"/>
          <w:lang w:eastAsia="pt-BR"/>
        </w:rPr>
        <w:pPrChange w:id="1368" w:author="revisor" w:date="2019-10-28T22:40:00Z">
          <w:pPr>
            <w:spacing w:after="160" w:line="259" w:lineRule="auto"/>
            <w:jc w:val="left"/>
            <w:outlineLvl w:val="9"/>
          </w:pPr>
        </w:pPrChange>
      </w:pPr>
    </w:p>
    <w:p w14:paraId="25202A30" w14:textId="77777777" w:rsidR="008426D3" w:rsidRPr="00783646" w:rsidDel="00160A93" w:rsidRDefault="008426D3" w:rsidP="00783646">
      <w:pPr>
        <w:rPr>
          <w:del w:id="1369" w:author="revisor" w:date="2019-10-28T22:36:00Z"/>
          <w:rFonts w:cs="Times New Roman"/>
          <w:szCs w:val="24"/>
          <w:lang w:eastAsia="pt-BR"/>
        </w:rPr>
        <w:pPrChange w:id="1370" w:author="revisor" w:date="2019-10-28T22:40:00Z">
          <w:pPr>
            <w:spacing w:after="160"/>
            <w:outlineLvl w:val="9"/>
          </w:pPr>
        </w:pPrChange>
      </w:pPr>
    </w:p>
    <w:p w14:paraId="5DFF3AEB" w14:textId="6A05B950" w:rsidR="00683B17" w:rsidRPr="00783646" w:rsidDel="00160A93" w:rsidRDefault="00213D1D" w:rsidP="00783646">
      <w:pPr>
        <w:rPr>
          <w:del w:id="1371" w:author="revisor" w:date="2019-10-28T22:35:00Z"/>
          <w:rFonts w:cs="Times New Roman"/>
          <w:szCs w:val="24"/>
          <w:lang w:eastAsia="pt-BR"/>
        </w:rPr>
        <w:pPrChange w:id="1372" w:author="revisor" w:date="2019-10-28T22:40:00Z">
          <w:pPr>
            <w:spacing w:after="160"/>
            <w:outlineLvl w:val="9"/>
          </w:pPr>
        </w:pPrChange>
      </w:pPr>
      <w:del w:id="1373" w:author="revisor" w:date="2019-10-28T22:36:00Z">
        <w:r w:rsidRPr="00783646" w:rsidDel="00160A93">
          <w:rPr>
            <w:rFonts w:cs="Times New Roman"/>
            <w:szCs w:val="24"/>
            <w:lang w:eastAsia="pt-BR"/>
          </w:rPr>
          <w:delText>No conjunto de regras do elemento atividade</w:delText>
        </w:r>
        <w:r w:rsidR="008C4351" w:rsidRPr="00783646" w:rsidDel="00160A93">
          <w:rPr>
            <w:rFonts w:cs="Times New Roman"/>
            <w:szCs w:val="24"/>
            <w:lang w:eastAsia="pt-BR"/>
          </w:rPr>
          <w:delText xml:space="preserve">s individuais, em cada coluna têm-se </w:delText>
        </w:r>
        <w:r w:rsidRPr="00783646" w:rsidDel="00160A93">
          <w:rPr>
            <w:rFonts w:cs="Times New Roman"/>
            <w:szCs w:val="24"/>
            <w:lang w:eastAsia="pt-BR"/>
          </w:rPr>
          <w:delText xml:space="preserve">um valor para </w:delText>
        </w:r>
        <w:r w:rsidR="008C4351" w:rsidRPr="00783646" w:rsidDel="00160A93">
          <w:rPr>
            <w:rFonts w:cs="Times New Roman"/>
            <w:szCs w:val="24"/>
            <w:lang w:eastAsia="pt-BR"/>
          </w:rPr>
          <w:delText xml:space="preserve">cada </w:delText>
        </w:r>
        <w:r w:rsidRPr="00783646" w:rsidDel="00160A93">
          <w:rPr>
            <w:rFonts w:cs="Times New Roman"/>
            <w:szCs w:val="24"/>
            <w:lang w:eastAsia="pt-BR"/>
          </w:rPr>
          <w:delText xml:space="preserve">uma das variáveis </w:delText>
        </w:r>
        <w:r w:rsidR="008C4351" w:rsidRPr="00783646" w:rsidDel="00160A93">
          <w:rPr>
            <w:rFonts w:cs="Times New Roman"/>
            <w:szCs w:val="24"/>
            <w:lang w:eastAsia="pt-BR"/>
          </w:rPr>
          <w:delText>de entrada do sistema, sendo a ú</w:delText>
        </w:r>
        <w:r w:rsidRPr="00783646" w:rsidDel="00160A93">
          <w:rPr>
            <w:rFonts w:cs="Times New Roman"/>
            <w:szCs w:val="24"/>
            <w:lang w:eastAsia="pt-BR"/>
          </w:rPr>
          <w:delText>ltima coluna</w:delText>
        </w:r>
        <w:r w:rsidR="008C4351" w:rsidRPr="00783646" w:rsidDel="00160A93">
          <w:rPr>
            <w:rFonts w:cs="Times New Roman"/>
            <w:szCs w:val="24"/>
            <w:lang w:eastAsia="pt-BR"/>
          </w:rPr>
          <w:delText xml:space="preserve"> o</w:delText>
        </w:r>
        <w:r w:rsidRPr="00783646" w:rsidDel="00160A93">
          <w:rPr>
            <w:rFonts w:cs="Times New Roman"/>
            <w:szCs w:val="24"/>
            <w:lang w:eastAsia="pt-BR"/>
          </w:rPr>
          <w:delText xml:space="preserve"> valor </w:delText>
        </w:r>
        <w:r w:rsidRPr="00783646" w:rsidDel="00160A93">
          <w:rPr>
            <w:rFonts w:cs="Times New Roman"/>
            <w:szCs w:val="24"/>
            <w:lang w:eastAsia="pt-BR"/>
            <w:rPrChange w:id="1374" w:author="revisor" w:date="2019-10-28T22:40:00Z">
              <w:rPr>
                <w:i/>
                <w:lang w:eastAsia="pt-BR"/>
              </w:rPr>
            </w:rPrChange>
          </w:rPr>
          <w:delText>fuzzy</w:delText>
        </w:r>
        <w:r w:rsidRPr="00783646" w:rsidDel="00160A93">
          <w:rPr>
            <w:rFonts w:cs="Times New Roman"/>
            <w:szCs w:val="24"/>
            <w:lang w:eastAsia="pt-BR"/>
          </w:rPr>
          <w:delText xml:space="preserve"> da variável de saída. Como o sistema </w:delText>
        </w:r>
        <w:r w:rsidRPr="00783646" w:rsidDel="00160A93">
          <w:rPr>
            <w:rFonts w:cs="Times New Roman"/>
            <w:szCs w:val="24"/>
            <w:lang w:eastAsia="pt-BR"/>
            <w:rPrChange w:id="1375" w:author="revisor" w:date="2019-10-28T22:40:00Z">
              <w:rPr>
                <w:i/>
                <w:lang w:eastAsia="pt-BR"/>
              </w:rPr>
            </w:rPrChange>
          </w:rPr>
          <w:delText>fuzzy</w:delText>
        </w:r>
        <w:r w:rsidRPr="00783646" w:rsidDel="00160A93">
          <w:rPr>
            <w:rFonts w:cs="Times New Roman"/>
            <w:szCs w:val="24"/>
            <w:lang w:eastAsia="pt-BR"/>
          </w:rPr>
          <w:delText xml:space="preserve"> responsável por avaliar o elemento atividades individuais possui quatro variáveis de entrada, </w:delText>
        </w:r>
        <w:r w:rsidR="00634DD9" w:rsidRPr="00783646" w:rsidDel="00160A93">
          <w:rPr>
            <w:rFonts w:cs="Times New Roman"/>
            <w:szCs w:val="24"/>
            <w:lang w:eastAsia="pt-BR"/>
          </w:rPr>
          <w:delText>a</w:delText>
        </w:r>
        <w:r w:rsidRPr="00783646" w:rsidDel="00160A93">
          <w:rPr>
            <w:rFonts w:cs="Times New Roman"/>
            <w:szCs w:val="24"/>
            <w:lang w:eastAsia="pt-BR"/>
          </w:rPr>
          <w:delText xml:space="preserve"> base de regras é apresentada com cinco colunas. </w:delText>
        </w:r>
      </w:del>
    </w:p>
    <w:p w14:paraId="23842E27" w14:textId="584F7060" w:rsidR="00834697" w:rsidRPr="00783646" w:rsidDel="00783646" w:rsidRDefault="00213D1D" w:rsidP="00783646">
      <w:pPr>
        <w:rPr>
          <w:del w:id="1376" w:author="revisor" w:date="2019-10-28T22:40:00Z"/>
          <w:rFonts w:cs="Times New Roman"/>
          <w:szCs w:val="24"/>
          <w:lang w:eastAsia="pt-BR"/>
        </w:rPr>
        <w:pPrChange w:id="1377" w:author="revisor" w:date="2019-10-28T22:40:00Z">
          <w:pPr/>
        </w:pPrChange>
      </w:pPr>
      <w:r w:rsidRPr="00783646">
        <w:rPr>
          <w:rFonts w:cs="Times New Roman"/>
          <w:szCs w:val="24"/>
          <w:lang w:eastAsia="pt-BR"/>
        </w:rPr>
        <w:t>A quarta base de regras definida é referente ao elemento fóruns de discussão</w:t>
      </w:r>
      <w:del w:id="1378" w:author="revisor" w:date="2019-10-28T22:35:00Z">
        <w:r w:rsidRPr="00783646" w:rsidDel="00160A93">
          <w:rPr>
            <w:rFonts w:cs="Times New Roman"/>
            <w:szCs w:val="24"/>
            <w:lang w:eastAsia="pt-BR"/>
          </w:rPr>
          <w:delText>. A base de regras é composta por</w:delText>
        </w:r>
      </w:del>
      <w:ins w:id="1379" w:author="revisor" w:date="2019-10-28T22:35:00Z">
        <w:r w:rsidR="00160A93" w:rsidRPr="00783646">
          <w:rPr>
            <w:rFonts w:cs="Times New Roman"/>
            <w:szCs w:val="24"/>
            <w:lang w:eastAsia="pt-BR"/>
          </w:rPr>
          <w:t>, com</w:t>
        </w:r>
      </w:ins>
      <w:r w:rsidRPr="00783646">
        <w:rPr>
          <w:rFonts w:cs="Times New Roman"/>
          <w:szCs w:val="24"/>
          <w:lang w:eastAsia="pt-BR"/>
        </w:rPr>
        <w:t xml:space="preserve"> 32 regras.</w:t>
      </w:r>
      <w:ins w:id="1380" w:author="revisor" w:date="2019-10-28T22:40:00Z">
        <w:r w:rsidR="00783646" w:rsidRPr="00783646">
          <w:rPr>
            <w:rFonts w:cs="Times New Roman"/>
            <w:szCs w:val="24"/>
            <w:lang w:eastAsia="pt-BR"/>
          </w:rPr>
          <w:t xml:space="preserve"> </w:t>
        </w:r>
      </w:ins>
    </w:p>
    <w:p w14:paraId="20EB4D69" w14:textId="7A96FB52" w:rsidR="008426D3" w:rsidRPr="00783646" w:rsidDel="00783646" w:rsidRDefault="008426D3" w:rsidP="00783646">
      <w:pPr>
        <w:rPr>
          <w:del w:id="1381" w:author="revisor" w:date="2019-10-28T22:40:00Z"/>
          <w:rFonts w:cs="Times New Roman"/>
          <w:szCs w:val="24"/>
          <w:lang w:eastAsia="pt-BR"/>
        </w:rPr>
        <w:pPrChange w:id="1382" w:author="revisor" w:date="2019-10-28T22:40:00Z">
          <w:pPr>
            <w:ind w:firstLine="0"/>
          </w:pPr>
        </w:pPrChange>
      </w:pPr>
    </w:p>
    <w:p w14:paraId="7E05744E" w14:textId="522BD2DA" w:rsidR="00834697" w:rsidRPr="00783646" w:rsidDel="00160A93" w:rsidRDefault="00213D1D" w:rsidP="00783646">
      <w:pPr>
        <w:pStyle w:val="PargrafodaLista"/>
        <w:numPr>
          <w:ilvl w:val="0"/>
          <w:numId w:val="14"/>
        </w:numPr>
        <w:rPr>
          <w:del w:id="1383" w:author="revisor" w:date="2019-10-28T22:36:00Z"/>
          <w:rFonts w:cs="Times New Roman"/>
          <w:szCs w:val="24"/>
          <w:lang w:eastAsia="pt-BR"/>
        </w:rPr>
        <w:pPrChange w:id="1384" w:author="revisor" w:date="2019-10-28T22:40:00Z">
          <w:pPr>
            <w:pStyle w:val="PargrafodaLista"/>
            <w:numPr>
              <w:numId w:val="14"/>
            </w:numPr>
            <w:ind w:left="1854" w:hanging="360"/>
            <w:jc w:val="left"/>
          </w:pPr>
        </w:pPrChange>
      </w:pPr>
      <w:del w:id="1385" w:author="revisor" w:date="2019-10-28T22:36:00Z">
        <w:r w:rsidRPr="00783646" w:rsidDel="00160A93">
          <w:rPr>
            <w:rFonts w:cs="Times New Roman"/>
            <w:szCs w:val="24"/>
            <w:lang w:eastAsia="pt-BR"/>
          </w:rPr>
          <w:delText>Elemento</w:delText>
        </w:r>
        <w:r w:rsidR="00834697" w:rsidRPr="00783646" w:rsidDel="00160A93">
          <w:rPr>
            <w:rFonts w:cs="Times New Roman"/>
            <w:szCs w:val="24"/>
            <w:lang w:eastAsia="pt-BR"/>
          </w:rPr>
          <w:delText xml:space="preserve"> fóruns de discussão</w:delText>
        </w:r>
        <w:r w:rsidR="00634DD9" w:rsidRPr="00783646" w:rsidDel="00160A93">
          <w:rPr>
            <w:rFonts w:cs="Times New Roman"/>
            <w:szCs w:val="24"/>
            <w:lang w:eastAsia="pt-BR"/>
          </w:rPr>
          <w:delText>:</w:delText>
        </w:r>
      </w:del>
    </w:p>
    <w:p w14:paraId="324BD943" w14:textId="4BFD78F4" w:rsidR="00834697" w:rsidRPr="00783646" w:rsidDel="00160A93" w:rsidRDefault="00264725" w:rsidP="00783646">
      <w:pPr>
        <w:spacing w:line="259" w:lineRule="auto"/>
        <w:ind w:firstLine="0"/>
        <w:rPr>
          <w:del w:id="1386" w:author="revisor" w:date="2019-10-28T22:36:00Z"/>
          <w:rFonts w:cs="Times New Roman"/>
          <w:szCs w:val="24"/>
          <w:lang w:eastAsia="pt-BR"/>
          <w:rPrChange w:id="1387" w:author="revisor" w:date="2019-10-28T22:40:00Z">
            <w:rPr>
              <w:del w:id="1388" w:author="revisor" w:date="2019-10-28T22:36:00Z"/>
              <w:rFonts w:eastAsiaTheme="majorEastAsia" w:cs="Times New Roman"/>
              <w:b/>
              <w:caps/>
              <w:szCs w:val="24"/>
              <w:lang w:eastAsia="pt-BR"/>
            </w:rPr>
          </w:rPrChange>
        </w:rPr>
        <w:pPrChange w:id="1389" w:author="revisor" w:date="2019-10-28T22:40:00Z">
          <w:pPr>
            <w:spacing w:after="160" w:line="259" w:lineRule="auto"/>
            <w:ind w:firstLine="0"/>
            <w:jc w:val="left"/>
            <w:outlineLvl w:val="9"/>
          </w:pPr>
        </w:pPrChange>
      </w:pPr>
      <w:del w:id="1390" w:author="revisor" w:date="2019-10-28T22:36:00Z">
        <w:r w:rsidRPr="00783646" w:rsidDel="00160A93">
          <w:rPr>
            <w:rFonts w:cs="Times New Roman"/>
            <w:szCs w:val="24"/>
            <w:lang w:eastAsia="pt-BR"/>
            <w:rPrChange w:id="1391" w:author="revisor" w:date="2019-10-28T22:40:00Z">
              <w:rPr>
                <w:noProof/>
                <w:lang w:eastAsia="pt-BR"/>
              </w:rPr>
            </w:rPrChange>
          </w:rPr>
          <w:pict w14:anchorId="361A34C5">
            <v:shape id="_x0000_s1043" type="#_x0000_t202" style="position:absolute;left:0;text-align:left;margin-left:7.95pt;margin-top:17.15pt;width:437.55pt;height:255.3pt;z-index:251694080;mso-width-relative:margin;mso-height-relative:margin">
              <v:textbox style="mso-next-textbox:#_x0000_s1043">
                <w:txbxContent>
                  <w:p w14:paraId="3F24808F" w14:textId="77777777" w:rsidR="00410569" w:rsidRPr="00DB4C47" w:rsidRDefault="00410569" w:rsidP="008C4351">
                    <w:pPr>
                      <w:jc w:val="left"/>
                      <w:rPr>
                        <w:rFonts w:ascii="Consolas" w:hAnsi="Consolas"/>
                        <w:sz w:val="20"/>
                        <w:szCs w:val="20"/>
                      </w:rPr>
                    </w:pPr>
                    <w:r w:rsidRPr="00834697">
                      <w:rPr>
                        <w:rFonts w:ascii="Consolas" w:hAnsi="Consolas"/>
                        <w:sz w:val="20"/>
                        <w:szCs w:val="20"/>
                      </w:rPr>
                      <w:t xml:space="preserve">    </w:t>
                    </w:r>
                    <w:bookmarkStart w:id="1392" w:name="_Toc23010413"/>
                    <w:bookmarkStart w:id="1393" w:name="_Toc23099124"/>
                    <w:bookmarkStart w:id="1394" w:name="_Toc23099823"/>
                    <w:proofErr w:type="spellStart"/>
                    <w:proofErr w:type="gramStart"/>
                    <w:r>
                      <w:rPr>
                        <w:rFonts w:ascii="Consolas" w:hAnsi="Consolas"/>
                        <w:sz w:val="20"/>
                        <w:szCs w:val="20"/>
                      </w:rPr>
                      <w:t>regras</w:t>
                    </w:r>
                    <w:proofErr w:type="gramEnd"/>
                    <w:r>
                      <w:rPr>
                        <w:rFonts w:ascii="Consolas" w:hAnsi="Consolas"/>
                        <w:sz w:val="20"/>
                        <w:szCs w:val="20"/>
                      </w:rPr>
                      <w:t>_do_elemento_foruns_de_discussao</w:t>
                    </w:r>
                    <w:proofErr w:type="spellEnd"/>
                    <w:r>
                      <w:rPr>
                        <w:rFonts w:ascii="Consolas" w:hAnsi="Consolas"/>
                        <w:sz w:val="20"/>
                        <w:szCs w:val="20"/>
                      </w:rPr>
                      <w:t xml:space="preserve"> = [</w:t>
                    </w:r>
                    <w:bookmarkEnd w:id="1392"/>
                    <w:bookmarkEnd w:id="1393"/>
                    <w:bookmarkEnd w:id="1394"/>
                  </w:p>
                  <w:p w14:paraId="7664BECB"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395" w:name="_Toc23010414"/>
                    <w:bookmarkStart w:id="1396" w:name="_Toc23099125"/>
                    <w:bookmarkStart w:id="1397" w:name="_Toc23099824"/>
                    <w:r w:rsidRPr="00DB4C47">
                      <w:rPr>
                        <w:rFonts w:ascii="Consolas" w:hAnsi="Consolas"/>
                        <w:sz w:val="20"/>
                        <w:szCs w:val="20"/>
                      </w:rPr>
                      <w:t>[BAIXO, BAIXO, BAIXO, BAIXO, BAIXA],</w:t>
                    </w:r>
                    <w:bookmarkEnd w:id="1395"/>
                    <w:bookmarkEnd w:id="1396"/>
                    <w:bookmarkEnd w:id="1397"/>
                  </w:p>
                  <w:p w14:paraId="11F87194"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398" w:name="_Toc23010415"/>
                    <w:bookmarkStart w:id="1399" w:name="_Toc23099126"/>
                    <w:bookmarkStart w:id="1400" w:name="_Toc23099825"/>
                    <w:r w:rsidRPr="00DB4C47">
                      <w:rPr>
                        <w:rFonts w:ascii="Consolas" w:hAnsi="Consolas"/>
                        <w:sz w:val="20"/>
                        <w:szCs w:val="20"/>
                      </w:rPr>
                      <w:t>[MEDIO, BAIXO, BAIXO, BAIXO, BAIXA],</w:t>
                    </w:r>
                    <w:bookmarkEnd w:id="1398"/>
                    <w:bookmarkEnd w:id="1399"/>
                    <w:bookmarkEnd w:id="1400"/>
                  </w:p>
                  <w:p w14:paraId="0329E9C0"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01" w:name="_Toc23010416"/>
                    <w:bookmarkStart w:id="1402" w:name="_Toc23099127"/>
                    <w:bookmarkStart w:id="1403" w:name="_Toc23099826"/>
                    <w:r w:rsidRPr="00DB4C47">
                      <w:rPr>
                        <w:rFonts w:ascii="Consolas" w:hAnsi="Consolas"/>
                        <w:sz w:val="20"/>
                        <w:szCs w:val="20"/>
                      </w:rPr>
                      <w:t>[BAIXO, MEDIO, BAIXO, BAIXO, BAIXA],</w:t>
                    </w:r>
                    <w:bookmarkEnd w:id="1401"/>
                    <w:bookmarkEnd w:id="1402"/>
                    <w:bookmarkEnd w:id="1403"/>
                  </w:p>
                  <w:p w14:paraId="79F919F4"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04" w:name="_Toc23010417"/>
                    <w:bookmarkStart w:id="1405" w:name="_Toc23099128"/>
                    <w:bookmarkStart w:id="1406" w:name="_Toc23099827"/>
                    <w:r w:rsidRPr="00DB4C47">
                      <w:rPr>
                        <w:rFonts w:ascii="Consolas" w:hAnsi="Consolas"/>
                        <w:sz w:val="20"/>
                        <w:szCs w:val="20"/>
                      </w:rPr>
                      <w:t>[BAIX</w:t>
                    </w:r>
                    <w:r>
                      <w:rPr>
                        <w:rFonts w:ascii="Consolas" w:hAnsi="Consolas"/>
                        <w:sz w:val="20"/>
                        <w:szCs w:val="20"/>
                      </w:rPr>
                      <w:t>O, BAIXO, MEDIO, BAIXO, BAIXA],</w:t>
                    </w:r>
                    <w:bookmarkEnd w:id="1404"/>
                    <w:bookmarkEnd w:id="1405"/>
                    <w:bookmarkEnd w:id="1406"/>
                  </w:p>
                  <w:p w14:paraId="6465901D"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07" w:name="_Toc23010418"/>
                    <w:bookmarkStart w:id="1408" w:name="_Toc23099129"/>
                    <w:bookmarkStart w:id="1409" w:name="_Toc23099828"/>
                    <w:r w:rsidRPr="00DB4C47">
                      <w:rPr>
                        <w:rFonts w:ascii="Consolas" w:hAnsi="Consolas"/>
                        <w:sz w:val="20"/>
                        <w:szCs w:val="20"/>
                      </w:rPr>
                      <w:t>[BAIXO, BAIXO, BAIXO, MEDIO, BAIXA],</w:t>
                    </w:r>
                    <w:bookmarkEnd w:id="1407"/>
                    <w:bookmarkEnd w:id="1408"/>
                    <w:bookmarkEnd w:id="1409"/>
                  </w:p>
                  <w:p w14:paraId="27569DA6"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10" w:name="_Toc23010419"/>
                    <w:bookmarkStart w:id="1411" w:name="_Toc23099130"/>
                    <w:bookmarkStart w:id="1412" w:name="_Toc23099829"/>
                    <w:r w:rsidRPr="00DB4C47">
                      <w:rPr>
                        <w:rFonts w:ascii="Consolas" w:hAnsi="Consolas"/>
                        <w:sz w:val="20"/>
                        <w:szCs w:val="20"/>
                      </w:rPr>
                      <w:t>[BAIXO, MEDIO, MEDIO, BAIXO, BAIXA],</w:t>
                    </w:r>
                    <w:bookmarkEnd w:id="1410"/>
                    <w:bookmarkEnd w:id="1411"/>
                    <w:bookmarkEnd w:id="1412"/>
                  </w:p>
                  <w:p w14:paraId="40EABF79"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13" w:name="_Toc23010420"/>
                    <w:bookmarkStart w:id="1414" w:name="_Toc23099131"/>
                    <w:bookmarkStart w:id="1415" w:name="_Toc23099830"/>
                    <w:r w:rsidRPr="00DB4C47">
                      <w:rPr>
                        <w:rFonts w:ascii="Consolas" w:hAnsi="Consolas"/>
                        <w:sz w:val="20"/>
                        <w:szCs w:val="20"/>
                      </w:rPr>
                      <w:t>[MEDIO, BAIXO, BAIXO, MEDIO, MEDIA],</w:t>
                    </w:r>
                    <w:bookmarkEnd w:id="1413"/>
                    <w:bookmarkEnd w:id="1414"/>
                    <w:bookmarkEnd w:id="1415"/>
                  </w:p>
                  <w:p w14:paraId="08C05A74"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16" w:name="_Toc23010421"/>
                    <w:bookmarkStart w:id="1417" w:name="_Toc23099132"/>
                    <w:bookmarkStart w:id="1418" w:name="_Toc23099831"/>
                    <w:r w:rsidRPr="00DB4C47">
                      <w:rPr>
                        <w:rFonts w:ascii="Consolas" w:hAnsi="Consolas"/>
                        <w:sz w:val="20"/>
                        <w:szCs w:val="20"/>
                      </w:rPr>
                      <w:t>[MEDI</w:t>
                    </w:r>
                    <w:r>
                      <w:rPr>
                        <w:rFonts w:ascii="Consolas" w:hAnsi="Consolas"/>
                        <w:sz w:val="20"/>
                        <w:szCs w:val="20"/>
                      </w:rPr>
                      <w:t>O, MEDIO, BAIXO, BAIXO, MEDIA],</w:t>
                    </w:r>
                    <w:bookmarkEnd w:id="1416"/>
                    <w:bookmarkEnd w:id="1417"/>
                    <w:bookmarkEnd w:id="1418"/>
                    <w:r w:rsidRPr="00DB4C47">
                      <w:rPr>
                        <w:rFonts w:ascii="Consolas" w:hAnsi="Consolas"/>
                        <w:sz w:val="20"/>
                        <w:szCs w:val="20"/>
                      </w:rPr>
                      <w:t xml:space="preserve">    </w:t>
                    </w:r>
                  </w:p>
                  <w:p w14:paraId="565AD148"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19" w:name="_Toc23010422"/>
                    <w:bookmarkStart w:id="1420" w:name="_Toc23099133"/>
                    <w:bookmarkStart w:id="1421" w:name="_Toc23099832"/>
                    <w:r w:rsidRPr="00DB4C47">
                      <w:rPr>
                        <w:rFonts w:ascii="Consolas" w:hAnsi="Consolas"/>
                        <w:sz w:val="20"/>
                        <w:szCs w:val="20"/>
                      </w:rPr>
                      <w:t>[BAIXO, BAIXO, MEDIO, MEDIO, MEDIA],</w:t>
                    </w:r>
                    <w:bookmarkEnd w:id="1419"/>
                    <w:bookmarkEnd w:id="1420"/>
                    <w:bookmarkEnd w:id="1421"/>
                  </w:p>
                  <w:p w14:paraId="751B9962"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22" w:name="_Toc23010423"/>
                    <w:bookmarkStart w:id="1423" w:name="_Toc23099134"/>
                    <w:bookmarkStart w:id="1424" w:name="_Toc23099833"/>
                    <w:r w:rsidRPr="00DB4C47">
                      <w:rPr>
                        <w:rFonts w:ascii="Consolas" w:hAnsi="Consolas"/>
                        <w:sz w:val="20"/>
                        <w:szCs w:val="20"/>
                      </w:rPr>
                      <w:t>[MEDIO, MEDIO, ALTO, BAIXO, MEDIA],</w:t>
                    </w:r>
                    <w:bookmarkEnd w:id="1422"/>
                    <w:bookmarkEnd w:id="1423"/>
                    <w:bookmarkEnd w:id="1424"/>
                  </w:p>
                  <w:p w14:paraId="3ED849D3"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25" w:name="_Toc23010424"/>
                    <w:bookmarkStart w:id="1426" w:name="_Toc23099135"/>
                    <w:bookmarkStart w:id="1427" w:name="_Toc23099834"/>
                    <w:r w:rsidRPr="00DB4C47">
                      <w:rPr>
                        <w:rFonts w:ascii="Consolas" w:hAnsi="Consolas"/>
                        <w:sz w:val="20"/>
                        <w:szCs w:val="20"/>
                      </w:rPr>
                      <w:t>[BAIXO, MEDIO, ALTO, BAIXO, MEDIA],</w:t>
                    </w:r>
                    <w:bookmarkEnd w:id="1425"/>
                    <w:bookmarkEnd w:id="1426"/>
                    <w:bookmarkEnd w:id="1427"/>
                  </w:p>
                  <w:p w14:paraId="0A94FBFF"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28" w:name="_Toc23010425"/>
                    <w:bookmarkStart w:id="1429" w:name="_Toc23099136"/>
                    <w:bookmarkStart w:id="1430" w:name="_Toc23099835"/>
                    <w:r w:rsidRPr="00DB4C47">
                      <w:rPr>
                        <w:rFonts w:ascii="Consolas" w:hAnsi="Consolas"/>
                        <w:sz w:val="20"/>
                        <w:szCs w:val="20"/>
                      </w:rPr>
                      <w:t>[AL</w:t>
                    </w:r>
                    <w:r>
                      <w:rPr>
                        <w:rFonts w:ascii="Consolas" w:hAnsi="Consolas"/>
                        <w:sz w:val="20"/>
                        <w:szCs w:val="20"/>
                      </w:rPr>
                      <w:t>TO, BAIXO, ALTO, MEDIO, MEDIA],</w:t>
                    </w:r>
                    <w:bookmarkEnd w:id="1428"/>
                    <w:bookmarkEnd w:id="1429"/>
                    <w:bookmarkEnd w:id="1430"/>
                  </w:p>
                  <w:p w14:paraId="10941F09"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w:t>
                    </w:r>
                    <w:bookmarkStart w:id="1431" w:name="_Toc23010426"/>
                    <w:bookmarkStart w:id="1432" w:name="_Toc23099137"/>
                    <w:bookmarkStart w:id="1433" w:name="_Toc23099836"/>
                    <w:r w:rsidRPr="00DB4C47">
                      <w:rPr>
                        <w:rFonts w:ascii="Consolas" w:hAnsi="Consolas"/>
                        <w:sz w:val="20"/>
                        <w:szCs w:val="20"/>
                      </w:rPr>
                      <w:t>[BAIXO, ALTO, MEDIO, BAIXO, MEDIA],</w:t>
                    </w:r>
                    <w:bookmarkEnd w:id="1431"/>
                    <w:bookmarkEnd w:id="1432"/>
                    <w:bookmarkEnd w:id="1433"/>
                  </w:p>
                  <w:p w14:paraId="1D7754FE" w14:textId="77777777" w:rsidR="00410569" w:rsidRPr="00DB4C47" w:rsidRDefault="00410569" w:rsidP="008426D3">
                    <w:pPr>
                      <w:jc w:val="left"/>
                      <w:rPr>
                        <w:rFonts w:ascii="Consolas" w:hAnsi="Consolas"/>
                        <w:sz w:val="20"/>
                        <w:szCs w:val="20"/>
                      </w:rPr>
                    </w:pPr>
                    <w:r w:rsidRPr="00DB4C47">
                      <w:rPr>
                        <w:rFonts w:ascii="Consolas" w:hAnsi="Consolas"/>
                        <w:sz w:val="20"/>
                        <w:szCs w:val="20"/>
                      </w:rPr>
                      <w:t xml:space="preserve">    </w:t>
                    </w:r>
                  </w:p>
                </w:txbxContent>
              </v:textbox>
            </v:shape>
          </w:pict>
        </w:r>
      </w:del>
    </w:p>
    <w:p w14:paraId="22DA9BCF" w14:textId="56160CAB" w:rsidR="00834697" w:rsidRPr="00783646" w:rsidDel="00160A93" w:rsidRDefault="00834697" w:rsidP="00783646">
      <w:pPr>
        <w:spacing w:line="259" w:lineRule="auto"/>
        <w:ind w:firstLine="0"/>
        <w:rPr>
          <w:del w:id="1434" w:author="revisor" w:date="2019-10-28T22:36:00Z"/>
          <w:rFonts w:cs="Times New Roman"/>
          <w:szCs w:val="24"/>
          <w:lang w:eastAsia="pt-BR"/>
          <w:rPrChange w:id="1435" w:author="revisor" w:date="2019-10-28T22:40:00Z">
            <w:rPr>
              <w:del w:id="1436" w:author="revisor" w:date="2019-10-28T22:36:00Z"/>
              <w:rFonts w:eastAsiaTheme="majorEastAsia" w:cs="Times New Roman"/>
              <w:b/>
              <w:caps/>
              <w:szCs w:val="24"/>
              <w:lang w:eastAsia="pt-BR"/>
            </w:rPr>
          </w:rPrChange>
        </w:rPr>
        <w:pPrChange w:id="1437" w:author="revisor" w:date="2019-10-28T22:40:00Z">
          <w:pPr>
            <w:spacing w:after="160" w:line="259" w:lineRule="auto"/>
            <w:ind w:firstLine="0"/>
            <w:jc w:val="left"/>
            <w:outlineLvl w:val="9"/>
          </w:pPr>
        </w:pPrChange>
      </w:pPr>
    </w:p>
    <w:p w14:paraId="37981E14" w14:textId="26F0E8C5" w:rsidR="00834697" w:rsidRPr="00783646" w:rsidDel="00160A93" w:rsidRDefault="00834697" w:rsidP="00783646">
      <w:pPr>
        <w:spacing w:line="259" w:lineRule="auto"/>
        <w:ind w:firstLine="0"/>
        <w:rPr>
          <w:del w:id="1438" w:author="revisor" w:date="2019-10-28T22:36:00Z"/>
          <w:rFonts w:cs="Times New Roman"/>
          <w:szCs w:val="24"/>
          <w:lang w:eastAsia="pt-BR"/>
          <w:rPrChange w:id="1439" w:author="revisor" w:date="2019-10-28T22:40:00Z">
            <w:rPr>
              <w:del w:id="1440" w:author="revisor" w:date="2019-10-28T22:36:00Z"/>
              <w:rFonts w:eastAsiaTheme="majorEastAsia" w:cs="Times New Roman"/>
              <w:b/>
              <w:caps/>
              <w:szCs w:val="24"/>
              <w:lang w:eastAsia="pt-BR"/>
            </w:rPr>
          </w:rPrChange>
        </w:rPr>
        <w:pPrChange w:id="1441" w:author="revisor" w:date="2019-10-28T22:40:00Z">
          <w:pPr>
            <w:spacing w:after="160" w:line="259" w:lineRule="auto"/>
            <w:ind w:firstLine="0"/>
            <w:jc w:val="left"/>
            <w:outlineLvl w:val="9"/>
          </w:pPr>
        </w:pPrChange>
      </w:pPr>
    </w:p>
    <w:p w14:paraId="61C6C2D9" w14:textId="031E8F95" w:rsidR="00834697" w:rsidRPr="00783646" w:rsidDel="00160A93" w:rsidRDefault="00834697" w:rsidP="00783646">
      <w:pPr>
        <w:spacing w:line="259" w:lineRule="auto"/>
        <w:ind w:firstLine="0"/>
        <w:rPr>
          <w:del w:id="1442" w:author="revisor" w:date="2019-10-28T22:36:00Z"/>
          <w:rFonts w:cs="Times New Roman"/>
          <w:szCs w:val="24"/>
          <w:lang w:eastAsia="pt-BR"/>
          <w:rPrChange w:id="1443" w:author="revisor" w:date="2019-10-28T22:40:00Z">
            <w:rPr>
              <w:del w:id="1444" w:author="revisor" w:date="2019-10-28T22:36:00Z"/>
              <w:rFonts w:eastAsiaTheme="majorEastAsia" w:cs="Times New Roman"/>
              <w:b/>
              <w:caps/>
              <w:szCs w:val="24"/>
              <w:lang w:eastAsia="pt-BR"/>
            </w:rPr>
          </w:rPrChange>
        </w:rPr>
        <w:pPrChange w:id="1445" w:author="revisor" w:date="2019-10-28T22:40:00Z">
          <w:pPr>
            <w:spacing w:after="160" w:line="259" w:lineRule="auto"/>
            <w:ind w:firstLine="0"/>
            <w:jc w:val="left"/>
            <w:outlineLvl w:val="9"/>
          </w:pPr>
        </w:pPrChange>
      </w:pPr>
    </w:p>
    <w:p w14:paraId="212DFA04" w14:textId="4676FB94" w:rsidR="00834697" w:rsidRPr="00783646" w:rsidDel="00160A93" w:rsidRDefault="00834697" w:rsidP="00783646">
      <w:pPr>
        <w:spacing w:line="259" w:lineRule="auto"/>
        <w:ind w:firstLine="0"/>
        <w:rPr>
          <w:del w:id="1446" w:author="revisor" w:date="2019-10-28T22:36:00Z"/>
          <w:rFonts w:cs="Times New Roman"/>
          <w:szCs w:val="24"/>
          <w:lang w:eastAsia="pt-BR"/>
          <w:rPrChange w:id="1447" w:author="revisor" w:date="2019-10-28T22:40:00Z">
            <w:rPr>
              <w:del w:id="1448" w:author="revisor" w:date="2019-10-28T22:36:00Z"/>
              <w:rFonts w:eastAsiaTheme="majorEastAsia" w:cs="Times New Roman"/>
              <w:b/>
              <w:caps/>
              <w:szCs w:val="24"/>
              <w:lang w:eastAsia="pt-BR"/>
            </w:rPr>
          </w:rPrChange>
        </w:rPr>
        <w:pPrChange w:id="1449" w:author="revisor" w:date="2019-10-28T22:40:00Z">
          <w:pPr>
            <w:spacing w:after="160" w:line="259" w:lineRule="auto"/>
            <w:ind w:firstLine="0"/>
            <w:jc w:val="left"/>
            <w:outlineLvl w:val="9"/>
          </w:pPr>
        </w:pPrChange>
      </w:pPr>
    </w:p>
    <w:p w14:paraId="7BDD369A" w14:textId="5D9E3C4D" w:rsidR="00834697" w:rsidRPr="00783646" w:rsidDel="00160A93" w:rsidRDefault="00834697" w:rsidP="00783646">
      <w:pPr>
        <w:spacing w:line="259" w:lineRule="auto"/>
        <w:ind w:firstLine="0"/>
        <w:rPr>
          <w:del w:id="1450" w:author="revisor" w:date="2019-10-28T22:36:00Z"/>
          <w:rFonts w:cs="Times New Roman"/>
          <w:szCs w:val="24"/>
          <w:lang w:eastAsia="pt-BR"/>
          <w:rPrChange w:id="1451" w:author="revisor" w:date="2019-10-28T22:40:00Z">
            <w:rPr>
              <w:del w:id="1452" w:author="revisor" w:date="2019-10-28T22:36:00Z"/>
              <w:rFonts w:eastAsiaTheme="majorEastAsia" w:cs="Times New Roman"/>
              <w:b/>
              <w:caps/>
              <w:szCs w:val="24"/>
              <w:lang w:eastAsia="pt-BR"/>
            </w:rPr>
          </w:rPrChange>
        </w:rPr>
        <w:pPrChange w:id="1453" w:author="revisor" w:date="2019-10-28T22:40:00Z">
          <w:pPr>
            <w:spacing w:after="160" w:line="259" w:lineRule="auto"/>
            <w:ind w:firstLine="0"/>
            <w:jc w:val="left"/>
            <w:outlineLvl w:val="9"/>
          </w:pPr>
        </w:pPrChange>
      </w:pPr>
    </w:p>
    <w:p w14:paraId="7084B943" w14:textId="1A7C3728" w:rsidR="00834697" w:rsidRPr="00783646" w:rsidDel="00160A93" w:rsidRDefault="00834697" w:rsidP="00783646">
      <w:pPr>
        <w:spacing w:line="259" w:lineRule="auto"/>
        <w:ind w:firstLine="0"/>
        <w:rPr>
          <w:del w:id="1454" w:author="revisor" w:date="2019-10-28T22:36:00Z"/>
          <w:rFonts w:cs="Times New Roman"/>
          <w:szCs w:val="24"/>
          <w:lang w:eastAsia="pt-BR"/>
          <w:rPrChange w:id="1455" w:author="revisor" w:date="2019-10-28T22:40:00Z">
            <w:rPr>
              <w:del w:id="1456" w:author="revisor" w:date="2019-10-28T22:36:00Z"/>
              <w:rFonts w:eastAsiaTheme="majorEastAsia" w:cs="Times New Roman"/>
              <w:b/>
              <w:caps/>
              <w:szCs w:val="24"/>
              <w:lang w:eastAsia="pt-BR"/>
            </w:rPr>
          </w:rPrChange>
        </w:rPr>
        <w:pPrChange w:id="1457" w:author="revisor" w:date="2019-10-28T22:40:00Z">
          <w:pPr>
            <w:spacing w:after="160" w:line="259" w:lineRule="auto"/>
            <w:ind w:firstLine="0"/>
            <w:jc w:val="left"/>
            <w:outlineLvl w:val="9"/>
          </w:pPr>
        </w:pPrChange>
      </w:pPr>
    </w:p>
    <w:p w14:paraId="2EC44158" w14:textId="2A5CC390" w:rsidR="00834697" w:rsidRPr="00783646" w:rsidDel="00160A93" w:rsidRDefault="00834697" w:rsidP="00783646">
      <w:pPr>
        <w:spacing w:line="259" w:lineRule="auto"/>
        <w:ind w:firstLine="0"/>
        <w:rPr>
          <w:del w:id="1458" w:author="revisor" w:date="2019-10-28T22:36:00Z"/>
          <w:rFonts w:cs="Times New Roman"/>
          <w:szCs w:val="24"/>
          <w:lang w:eastAsia="pt-BR"/>
          <w:rPrChange w:id="1459" w:author="revisor" w:date="2019-10-28T22:40:00Z">
            <w:rPr>
              <w:del w:id="1460" w:author="revisor" w:date="2019-10-28T22:36:00Z"/>
              <w:rFonts w:eastAsiaTheme="majorEastAsia" w:cs="Times New Roman"/>
              <w:b/>
              <w:caps/>
              <w:szCs w:val="24"/>
              <w:lang w:eastAsia="pt-BR"/>
            </w:rPr>
          </w:rPrChange>
        </w:rPr>
        <w:pPrChange w:id="1461" w:author="revisor" w:date="2019-10-28T22:40:00Z">
          <w:pPr>
            <w:spacing w:after="160" w:line="259" w:lineRule="auto"/>
            <w:ind w:firstLine="0"/>
            <w:jc w:val="left"/>
            <w:outlineLvl w:val="9"/>
          </w:pPr>
        </w:pPrChange>
      </w:pPr>
    </w:p>
    <w:p w14:paraId="3A0B8624" w14:textId="43C73079" w:rsidR="00834697" w:rsidRPr="00783646" w:rsidDel="00160A93" w:rsidRDefault="00834697" w:rsidP="00783646">
      <w:pPr>
        <w:spacing w:line="259" w:lineRule="auto"/>
        <w:ind w:firstLine="0"/>
        <w:rPr>
          <w:del w:id="1462" w:author="revisor" w:date="2019-10-28T22:36:00Z"/>
          <w:rFonts w:cs="Times New Roman"/>
          <w:szCs w:val="24"/>
          <w:lang w:eastAsia="pt-BR"/>
          <w:rPrChange w:id="1463" w:author="revisor" w:date="2019-10-28T22:40:00Z">
            <w:rPr>
              <w:del w:id="1464" w:author="revisor" w:date="2019-10-28T22:36:00Z"/>
              <w:rFonts w:eastAsiaTheme="majorEastAsia" w:cs="Times New Roman"/>
              <w:b/>
              <w:caps/>
              <w:szCs w:val="24"/>
              <w:lang w:eastAsia="pt-BR"/>
            </w:rPr>
          </w:rPrChange>
        </w:rPr>
        <w:pPrChange w:id="1465" w:author="revisor" w:date="2019-10-28T22:40:00Z">
          <w:pPr>
            <w:spacing w:after="160" w:line="259" w:lineRule="auto"/>
            <w:ind w:firstLine="0"/>
            <w:jc w:val="left"/>
            <w:outlineLvl w:val="9"/>
          </w:pPr>
        </w:pPrChange>
      </w:pPr>
    </w:p>
    <w:p w14:paraId="6725DD41" w14:textId="4B9B5E89" w:rsidR="00834697" w:rsidRPr="00783646" w:rsidDel="00160A93" w:rsidRDefault="00834697" w:rsidP="00783646">
      <w:pPr>
        <w:spacing w:line="259" w:lineRule="auto"/>
        <w:ind w:firstLine="0"/>
        <w:rPr>
          <w:del w:id="1466" w:author="revisor" w:date="2019-10-28T22:36:00Z"/>
          <w:rFonts w:cs="Times New Roman"/>
          <w:szCs w:val="24"/>
          <w:lang w:eastAsia="pt-BR"/>
          <w:rPrChange w:id="1467" w:author="revisor" w:date="2019-10-28T22:40:00Z">
            <w:rPr>
              <w:del w:id="1468" w:author="revisor" w:date="2019-10-28T22:36:00Z"/>
              <w:rFonts w:eastAsiaTheme="majorEastAsia" w:cs="Times New Roman"/>
              <w:b/>
              <w:caps/>
              <w:szCs w:val="24"/>
              <w:lang w:eastAsia="pt-BR"/>
            </w:rPr>
          </w:rPrChange>
        </w:rPr>
        <w:pPrChange w:id="1469" w:author="revisor" w:date="2019-10-28T22:40:00Z">
          <w:pPr>
            <w:spacing w:after="160" w:line="259" w:lineRule="auto"/>
            <w:ind w:firstLine="0"/>
            <w:jc w:val="left"/>
            <w:outlineLvl w:val="9"/>
          </w:pPr>
        </w:pPrChange>
      </w:pPr>
    </w:p>
    <w:p w14:paraId="32A60013" w14:textId="228679AD" w:rsidR="00834697" w:rsidRPr="00783646" w:rsidDel="00160A93" w:rsidRDefault="00834697" w:rsidP="00783646">
      <w:pPr>
        <w:spacing w:line="259" w:lineRule="auto"/>
        <w:ind w:firstLine="0"/>
        <w:rPr>
          <w:del w:id="1470" w:author="revisor" w:date="2019-10-28T22:36:00Z"/>
          <w:rFonts w:cs="Times New Roman"/>
          <w:szCs w:val="24"/>
          <w:lang w:eastAsia="pt-BR"/>
          <w:rPrChange w:id="1471" w:author="revisor" w:date="2019-10-28T22:40:00Z">
            <w:rPr>
              <w:del w:id="1472" w:author="revisor" w:date="2019-10-28T22:36:00Z"/>
              <w:rFonts w:eastAsiaTheme="majorEastAsia" w:cs="Times New Roman"/>
              <w:b/>
              <w:caps/>
              <w:szCs w:val="24"/>
              <w:lang w:eastAsia="pt-BR"/>
            </w:rPr>
          </w:rPrChange>
        </w:rPr>
        <w:pPrChange w:id="1473" w:author="revisor" w:date="2019-10-28T22:40:00Z">
          <w:pPr>
            <w:spacing w:after="160" w:line="259" w:lineRule="auto"/>
            <w:ind w:firstLine="0"/>
            <w:jc w:val="left"/>
            <w:outlineLvl w:val="9"/>
          </w:pPr>
        </w:pPrChange>
      </w:pPr>
    </w:p>
    <w:p w14:paraId="255D9D3D" w14:textId="1BF69567" w:rsidR="00834697" w:rsidRPr="00783646" w:rsidDel="00160A93" w:rsidRDefault="00834697" w:rsidP="00783646">
      <w:pPr>
        <w:spacing w:line="259" w:lineRule="auto"/>
        <w:ind w:firstLine="0"/>
        <w:rPr>
          <w:del w:id="1474" w:author="revisor" w:date="2019-10-28T22:36:00Z"/>
          <w:rFonts w:cs="Times New Roman"/>
          <w:szCs w:val="24"/>
          <w:lang w:eastAsia="pt-BR"/>
          <w:rPrChange w:id="1475" w:author="revisor" w:date="2019-10-28T22:40:00Z">
            <w:rPr>
              <w:del w:id="1476" w:author="revisor" w:date="2019-10-28T22:36:00Z"/>
              <w:rFonts w:eastAsiaTheme="majorEastAsia" w:cs="Times New Roman"/>
              <w:b/>
              <w:caps/>
              <w:szCs w:val="24"/>
              <w:lang w:eastAsia="pt-BR"/>
            </w:rPr>
          </w:rPrChange>
        </w:rPr>
        <w:pPrChange w:id="1477" w:author="revisor" w:date="2019-10-28T22:40:00Z">
          <w:pPr>
            <w:spacing w:after="160" w:line="259" w:lineRule="auto"/>
            <w:ind w:firstLine="0"/>
            <w:jc w:val="left"/>
            <w:outlineLvl w:val="9"/>
          </w:pPr>
        </w:pPrChange>
      </w:pPr>
    </w:p>
    <w:p w14:paraId="1365F9D1" w14:textId="4CE17BEF" w:rsidR="00834697" w:rsidRPr="00783646" w:rsidDel="00160A93" w:rsidRDefault="00264725" w:rsidP="00783646">
      <w:pPr>
        <w:spacing w:line="259" w:lineRule="auto"/>
        <w:ind w:firstLine="0"/>
        <w:rPr>
          <w:del w:id="1478" w:author="revisor" w:date="2019-10-28T22:36:00Z"/>
          <w:rFonts w:cs="Times New Roman"/>
          <w:szCs w:val="24"/>
          <w:lang w:eastAsia="pt-BR"/>
          <w:rPrChange w:id="1479" w:author="revisor" w:date="2019-10-28T22:40:00Z">
            <w:rPr>
              <w:del w:id="1480" w:author="revisor" w:date="2019-10-28T22:36:00Z"/>
              <w:rFonts w:eastAsiaTheme="majorEastAsia" w:cs="Times New Roman"/>
              <w:b/>
              <w:caps/>
              <w:szCs w:val="24"/>
              <w:lang w:eastAsia="pt-BR"/>
            </w:rPr>
          </w:rPrChange>
        </w:rPr>
        <w:pPrChange w:id="1481" w:author="revisor" w:date="2019-10-28T22:40:00Z">
          <w:pPr>
            <w:spacing w:after="160" w:line="259" w:lineRule="auto"/>
            <w:ind w:firstLine="0"/>
            <w:jc w:val="left"/>
            <w:outlineLvl w:val="9"/>
          </w:pPr>
        </w:pPrChange>
      </w:pPr>
      <w:del w:id="1482" w:author="revisor" w:date="2019-10-28T22:36:00Z">
        <w:r w:rsidRPr="00783646" w:rsidDel="00160A93">
          <w:rPr>
            <w:rFonts w:cs="Times New Roman"/>
            <w:szCs w:val="24"/>
            <w:lang w:eastAsia="pt-BR"/>
            <w:rPrChange w:id="1483" w:author="revisor" w:date="2019-10-28T22:40:00Z">
              <w:rPr>
                <w:rFonts w:eastAsiaTheme="majorEastAsia" w:cs="Times New Roman"/>
                <w:b/>
                <w:caps/>
                <w:noProof/>
                <w:szCs w:val="24"/>
                <w:lang w:eastAsia="pt-BR"/>
              </w:rPr>
            </w:rPrChange>
          </w:rPr>
          <w:pict w14:anchorId="26674A00">
            <v:shape id="_x0000_s1055" type="#_x0000_t202" style="position:absolute;left:0;text-align:left;margin-left:4.65pt;margin-top:-4.65pt;width:454.25pt;height:271.4pt;z-index:251713536;mso-height-percent:200;mso-height-percent:200;mso-width-relative:margin;mso-height-relative:margin">
              <v:textbox style="mso-next-textbox:#_x0000_s1055;mso-fit-shape-to-text:t">
                <w:txbxContent>
                  <w:p w14:paraId="7024212F" w14:textId="77777777" w:rsidR="00410569" w:rsidRPr="00DB4C47" w:rsidRDefault="00410569" w:rsidP="008426D3">
                    <w:pPr>
                      <w:ind w:left="282"/>
                      <w:jc w:val="left"/>
                      <w:rPr>
                        <w:rFonts w:ascii="Consolas" w:hAnsi="Consolas"/>
                        <w:sz w:val="20"/>
                        <w:szCs w:val="20"/>
                      </w:rPr>
                    </w:pPr>
                    <w:bookmarkStart w:id="1484" w:name="_Toc23010427"/>
                    <w:r>
                      <w:rPr>
                        <w:rFonts w:ascii="Consolas" w:hAnsi="Consolas"/>
                        <w:sz w:val="20"/>
                        <w:szCs w:val="20"/>
                      </w:rPr>
                      <w:t xml:space="preserve"> </w:t>
                    </w:r>
                    <w:r w:rsidRPr="00DB4C47">
                      <w:rPr>
                        <w:rFonts w:ascii="Consolas" w:hAnsi="Consolas"/>
                        <w:sz w:val="20"/>
                        <w:szCs w:val="20"/>
                      </w:rPr>
                      <w:t>[ALTO, MEDIO, MEDIO, ALTO, ALTA],</w:t>
                    </w:r>
                    <w:bookmarkEnd w:id="1484"/>
                  </w:p>
                  <w:p w14:paraId="3519F086" w14:textId="77777777" w:rsidR="00410569" w:rsidRPr="00DB4C47" w:rsidRDefault="00410569" w:rsidP="008426D3">
                    <w:pPr>
                      <w:jc w:val="left"/>
                      <w:rPr>
                        <w:rFonts w:ascii="Consolas" w:hAnsi="Consolas"/>
                        <w:sz w:val="20"/>
                        <w:szCs w:val="20"/>
                      </w:rPr>
                    </w:pPr>
                    <w:r w:rsidRPr="00DB4C47">
                      <w:rPr>
                        <w:rFonts w:ascii="Consolas" w:hAnsi="Consolas"/>
                        <w:sz w:val="20"/>
                        <w:szCs w:val="20"/>
                      </w:rPr>
                      <w:t xml:space="preserve">    </w:t>
                    </w:r>
                    <w:bookmarkStart w:id="1485" w:name="_Toc23010428"/>
                    <w:r w:rsidRPr="00DB4C47">
                      <w:rPr>
                        <w:rFonts w:ascii="Consolas" w:hAnsi="Consolas"/>
                        <w:sz w:val="20"/>
                        <w:szCs w:val="20"/>
                      </w:rPr>
                      <w:t>[BAIXO, ALTO, MEDIO, ALTO, ALTA],</w:t>
                    </w:r>
                    <w:bookmarkEnd w:id="1485"/>
                  </w:p>
                  <w:p w14:paraId="3F2D269D" w14:textId="77777777" w:rsidR="00410569" w:rsidRPr="00DB4C47" w:rsidRDefault="00410569" w:rsidP="008426D3">
                    <w:pPr>
                      <w:jc w:val="left"/>
                      <w:rPr>
                        <w:rFonts w:ascii="Consolas" w:hAnsi="Consolas"/>
                        <w:sz w:val="20"/>
                        <w:szCs w:val="20"/>
                      </w:rPr>
                    </w:pPr>
                    <w:r w:rsidRPr="00DB4C47">
                      <w:rPr>
                        <w:rFonts w:ascii="Consolas" w:hAnsi="Consolas"/>
                        <w:sz w:val="20"/>
                        <w:szCs w:val="20"/>
                      </w:rPr>
                      <w:t xml:space="preserve">    </w:t>
                    </w:r>
                    <w:bookmarkStart w:id="1486" w:name="_Toc23010429"/>
                    <w:r w:rsidRPr="00DB4C47">
                      <w:rPr>
                        <w:rFonts w:ascii="Consolas" w:hAnsi="Consolas"/>
                        <w:sz w:val="20"/>
                        <w:szCs w:val="20"/>
                      </w:rPr>
                      <w:t>[ALT</w:t>
                    </w:r>
                    <w:r>
                      <w:rPr>
                        <w:rFonts w:ascii="Consolas" w:hAnsi="Consolas"/>
                        <w:sz w:val="20"/>
                        <w:szCs w:val="20"/>
                      </w:rPr>
                      <w:t>O, MEDIO, MEDIO, BAIXO, MEDIA],</w:t>
                    </w:r>
                    <w:bookmarkEnd w:id="1486"/>
                  </w:p>
                  <w:p w14:paraId="422F1805" w14:textId="77777777" w:rsidR="00410569" w:rsidRDefault="00410569" w:rsidP="008426D3">
                    <w:pPr>
                      <w:jc w:val="left"/>
                      <w:rPr>
                        <w:rFonts w:ascii="Consolas" w:hAnsi="Consolas"/>
                        <w:sz w:val="20"/>
                        <w:szCs w:val="20"/>
                      </w:rPr>
                    </w:pPr>
                    <w:r w:rsidRPr="00DB4C47">
                      <w:rPr>
                        <w:rFonts w:ascii="Consolas" w:hAnsi="Consolas"/>
                        <w:sz w:val="20"/>
                        <w:szCs w:val="20"/>
                      </w:rPr>
                      <w:t xml:space="preserve">    </w:t>
                    </w:r>
                    <w:bookmarkStart w:id="1487" w:name="_Toc23010430"/>
                    <w:r w:rsidRPr="00DB4C47">
                      <w:rPr>
                        <w:rFonts w:ascii="Consolas" w:hAnsi="Consolas"/>
                        <w:sz w:val="20"/>
                        <w:szCs w:val="20"/>
                      </w:rPr>
                      <w:t>[ALTO, ALTO, ALTO, ALTO, ALTA],</w:t>
                    </w:r>
                    <w:bookmarkEnd w:id="1487"/>
                  </w:p>
                  <w:p w14:paraId="23B9607E" w14:textId="77777777" w:rsidR="00410569" w:rsidRPr="00DB4C47" w:rsidRDefault="00410569" w:rsidP="008426D3">
                    <w:pPr>
                      <w:ind w:left="282"/>
                      <w:jc w:val="left"/>
                      <w:rPr>
                        <w:rFonts w:ascii="Consolas" w:hAnsi="Consolas"/>
                        <w:sz w:val="20"/>
                        <w:szCs w:val="20"/>
                      </w:rPr>
                    </w:pPr>
                    <w:r>
                      <w:rPr>
                        <w:rFonts w:ascii="Consolas" w:hAnsi="Consolas"/>
                        <w:sz w:val="20"/>
                        <w:szCs w:val="20"/>
                      </w:rPr>
                      <w:t xml:space="preserve"> </w:t>
                    </w:r>
                    <w:r w:rsidRPr="00DB4C47">
                      <w:rPr>
                        <w:rFonts w:ascii="Consolas" w:hAnsi="Consolas"/>
                        <w:sz w:val="20"/>
                        <w:szCs w:val="20"/>
                      </w:rPr>
                      <w:t>[MEDIO, ALTO, ALTO, ALTO, ALTA],</w:t>
                    </w:r>
                  </w:p>
                  <w:p w14:paraId="19B79219" w14:textId="77777777" w:rsidR="00410569" w:rsidRPr="00DB4C47" w:rsidRDefault="00410569" w:rsidP="008C4351">
                    <w:pPr>
                      <w:jc w:val="left"/>
                      <w:rPr>
                        <w:rFonts w:ascii="Consolas" w:hAnsi="Consolas"/>
                        <w:sz w:val="20"/>
                        <w:szCs w:val="20"/>
                      </w:rPr>
                    </w:pPr>
                    <w:r w:rsidRPr="00DB4C47">
                      <w:rPr>
                        <w:rFonts w:ascii="Consolas" w:hAnsi="Consolas"/>
                        <w:sz w:val="20"/>
                        <w:szCs w:val="20"/>
                      </w:rPr>
                      <w:t xml:space="preserve">    [ALTO, MEDIO, ALTO, ALTO, ALTA],</w:t>
                    </w:r>
                  </w:p>
                  <w:p w14:paraId="326C9822" w14:textId="77777777" w:rsidR="00410569" w:rsidRDefault="00410569" w:rsidP="008C4351">
                    <w:pPr>
                      <w:jc w:val="left"/>
                      <w:rPr>
                        <w:rFonts w:ascii="Consolas" w:hAnsi="Consolas"/>
                        <w:sz w:val="20"/>
                        <w:szCs w:val="20"/>
                      </w:rPr>
                    </w:pPr>
                    <w:r w:rsidRPr="00DB4C47">
                      <w:rPr>
                        <w:rFonts w:ascii="Consolas" w:hAnsi="Consolas"/>
                        <w:sz w:val="20"/>
                        <w:szCs w:val="20"/>
                      </w:rPr>
                      <w:t xml:space="preserve">    [</w:t>
                    </w:r>
                    <w:r>
                      <w:rPr>
                        <w:rFonts w:ascii="Consolas" w:hAnsi="Consolas"/>
                        <w:sz w:val="20"/>
                        <w:szCs w:val="20"/>
                      </w:rPr>
                      <w:t>ALTO, ALTO, MEDIO, ALTO, ALTA],</w:t>
                    </w:r>
                    <w:r w:rsidRPr="00DB4C47">
                      <w:rPr>
                        <w:rFonts w:ascii="Consolas" w:hAnsi="Consolas"/>
                        <w:sz w:val="20"/>
                        <w:szCs w:val="20"/>
                      </w:rPr>
                      <w:t xml:space="preserve">    </w:t>
                    </w:r>
                  </w:p>
                  <w:p w14:paraId="0B151C08" w14:textId="77777777" w:rsidR="00410569" w:rsidRPr="00EE52AB" w:rsidRDefault="00410569" w:rsidP="008C4351">
                    <w:pPr>
                      <w:ind w:left="990" w:firstLine="426"/>
                      <w:jc w:val="left"/>
                      <w:rPr>
                        <w:rFonts w:ascii="Consolas" w:hAnsi="Consolas"/>
                        <w:sz w:val="20"/>
                        <w:szCs w:val="20"/>
                      </w:rPr>
                    </w:pPr>
                    <w:r>
                      <w:rPr>
                        <w:rFonts w:ascii="Consolas" w:hAnsi="Consolas"/>
                        <w:sz w:val="20"/>
                        <w:szCs w:val="20"/>
                      </w:rPr>
                      <w:t xml:space="preserve"> </w:t>
                    </w:r>
                    <w:r w:rsidRPr="00EE52AB">
                      <w:rPr>
                        <w:rFonts w:ascii="Consolas" w:hAnsi="Consolas"/>
                        <w:sz w:val="20"/>
                        <w:szCs w:val="20"/>
                      </w:rPr>
                      <w:t>[ALTO, ALTO, ALTO, MEDIO, ALTA],</w:t>
                    </w:r>
                  </w:p>
                  <w:p w14:paraId="43E123EA"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[ALTO, MEDIO, MEDIO, ALTO, ALTA],</w:t>
                    </w:r>
                  </w:p>
                  <w:p w14:paraId="2F2BAD03"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[MEDIO, ALTO, ALTO, MEDIO, MEDIA],</w:t>
                    </w:r>
                  </w:p>
                  <w:p w14:paraId="3999203C"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[AL</w:t>
                    </w:r>
                    <w:r>
                      <w:rPr>
                        <w:rFonts w:ascii="Consolas" w:hAnsi="Consolas"/>
                        <w:sz w:val="20"/>
                        <w:szCs w:val="20"/>
                      </w:rPr>
                      <w:t>TO, ALTO, MEDIO, MEDIO, MEDIA],</w:t>
                    </w:r>
                  </w:p>
                  <w:p w14:paraId="427676F6"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[MEDIO, MEDIO, ALTO, ALTO, ALTA],</w:t>
                    </w:r>
                  </w:p>
                  <w:p w14:paraId="55BE9B0D"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[MEDIO, MEDIO, BAIXO, ALTO, ALTA],</w:t>
                    </w:r>
                  </w:p>
                  <w:p w14:paraId="0C4F19D8"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[MEDIO, MEDIO, MEDIO, ALTO, MEDIA],</w:t>
                    </w:r>
                  </w:p>
                  <w:p w14:paraId="519F17F5"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[ALT</w:t>
                    </w:r>
                    <w:r>
                      <w:rPr>
                        <w:rFonts w:ascii="Consolas" w:hAnsi="Consolas"/>
                        <w:sz w:val="20"/>
                        <w:szCs w:val="20"/>
                      </w:rPr>
                      <w:t>O, MEDIO, MEDIO, MEDIO, MEDIA],</w:t>
                    </w:r>
                  </w:p>
                  <w:p w14:paraId="5F66FD73"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[BAIXO, MEDIO, MEDIO, ALTO, MEDIA],</w:t>
                    </w:r>
                  </w:p>
                  <w:p w14:paraId="0D1610C1"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[MEDIO, ALTO, ALTO, BAIXO, MEDIA],</w:t>
                    </w:r>
                  </w:p>
                  <w:p w14:paraId="228D65C7" w14:textId="77777777" w:rsidR="00410569" w:rsidRPr="00EE52AB" w:rsidRDefault="00410569" w:rsidP="008C4351">
                    <w:pPr>
                      <w:jc w:val="left"/>
                      <w:rPr>
                        <w:rFonts w:ascii="Consolas" w:hAnsi="Consolas"/>
                        <w:sz w:val="20"/>
                        <w:szCs w:val="20"/>
                      </w:rPr>
                    </w:pPr>
                    <w:r w:rsidRPr="00EE52AB">
                      <w:rPr>
                        <w:rFonts w:ascii="Consolas" w:hAnsi="Consolas"/>
                        <w:sz w:val="20"/>
                        <w:szCs w:val="20"/>
                      </w:rPr>
                      <w:t xml:space="preserve">    [ALTO, BAIXO, BAIXO, MEDIO, MEDIA],</w:t>
                    </w:r>
                  </w:p>
                  <w:p w14:paraId="25863679" w14:textId="77777777" w:rsidR="00410569" w:rsidRPr="00DB4C47" w:rsidRDefault="00410569" w:rsidP="008C4351">
                    <w:pPr>
                      <w:jc w:val="left"/>
                      <w:rPr>
                        <w:szCs w:val="20"/>
                      </w:rPr>
                    </w:pPr>
                    <w:r w:rsidRPr="00EE52AB">
                      <w:rPr>
                        <w:rFonts w:ascii="Consolas" w:hAnsi="Consolas"/>
                        <w:sz w:val="20"/>
                        <w:szCs w:val="20"/>
                      </w:rPr>
                      <w:t xml:space="preserve">    [MEDIO, MEDIO, MEDIO, MEDIO, MEDIA]</w:t>
                    </w:r>
                    <w:r>
                      <w:rPr>
                        <w:rFonts w:ascii="Consolas" w:hAnsi="Consolas"/>
                        <w:sz w:val="20"/>
                        <w:szCs w:val="20"/>
                      </w:rPr>
                      <w:t xml:space="preserve"> ]</w:t>
                    </w:r>
                  </w:p>
                </w:txbxContent>
              </v:textbox>
            </v:shape>
          </w:pict>
        </w:r>
      </w:del>
    </w:p>
    <w:p w14:paraId="4A2D736F" w14:textId="015C4E6E" w:rsidR="00834697" w:rsidRPr="00783646" w:rsidDel="00160A93" w:rsidRDefault="00834697" w:rsidP="00783646">
      <w:pPr>
        <w:spacing w:line="259" w:lineRule="auto"/>
        <w:ind w:firstLine="0"/>
        <w:rPr>
          <w:del w:id="1488" w:author="revisor" w:date="2019-10-28T22:36:00Z"/>
          <w:rFonts w:cs="Times New Roman"/>
          <w:szCs w:val="24"/>
          <w:lang w:eastAsia="pt-BR"/>
          <w:rPrChange w:id="1489" w:author="revisor" w:date="2019-10-28T22:40:00Z">
            <w:rPr>
              <w:del w:id="1490" w:author="revisor" w:date="2019-10-28T22:36:00Z"/>
              <w:rFonts w:eastAsiaTheme="majorEastAsia" w:cs="Times New Roman"/>
              <w:b/>
              <w:caps/>
              <w:szCs w:val="24"/>
              <w:lang w:eastAsia="pt-BR"/>
            </w:rPr>
          </w:rPrChange>
        </w:rPr>
        <w:pPrChange w:id="1491" w:author="revisor" w:date="2019-10-28T22:40:00Z">
          <w:pPr>
            <w:spacing w:after="160" w:line="259" w:lineRule="auto"/>
            <w:ind w:firstLine="0"/>
            <w:jc w:val="left"/>
            <w:outlineLvl w:val="9"/>
          </w:pPr>
        </w:pPrChange>
      </w:pPr>
    </w:p>
    <w:p w14:paraId="4CB23F1E" w14:textId="4D3973D4" w:rsidR="00834697" w:rsidRPr="00783646" w:rsidDel="00160A93" w:rsidRDefault="00834697" w:rsidP="00783646">
      <w:pPr>
        <w:spacing w:line="259" w:lineRule="auto"/>
        <w:ind w:firstLine="0"/>
        <w:rPr>
          <w:del w:id="1492" w:author="revisor" w:date="2019-10-28T22:36:00Z"/>
          <w:rFonts w:cs="Times New Roman"/>
          <w:szCs w:val="24"/>
          <w:lang w:eastAsia="pt-BR"/>
          <w:rPrChange w:id="1493" w:author="revisor" w:date="2019-10-28T22:40:00Z">
            <w:rPr>
              <w:del w:id="1494" w:author="revisor" w:date="2019-10-28T22:36:00Z"/>
              <w:rFonts w:eastAsiaTheme="majorEastAsia" w:cs="Times New Roman"/>
              <w:b/>
              <w:caps/>
              <w:szCs w:val="24"/>
              <w:lang w:eastAsia="pt-BR"/>
            </w:rPr>
          </w:rPrChange>
        </w:rPr>
        <w:pPrChange w:id="1495" w:author="revisor" w:date="2019-10-28T22:40:00Z">
          <w:pPr>
            <w:spacing w:after="160" w:line="259" w:lineRule="auto"/>
            <w:ind w:firstLine="0"/>
            <w:jc w:val="left"/>
            <w:outlineLvl w:val="9"/>
          </w:pPr>
        </w:pPrChange>
      </w:pPr>
    </w:p>
    <w:p w14:paraId="6D2C3AE9" w14:textId="301D69C1" w:rsidR="00834697" w:rsidRPr="00783646" w:rsidDel="00160A93" w:rsidRDefault="00834697" w:rsidP="00783646">
      <w:pPr>
        <w:spacing w:line="259" w:lineRule="auto"/>
        <w:ind w:firstLine="0"/>
        <w:rPr>
          <w:del w:id="1496" w:author="revisor" w:date="2019-10-28T22:36:00Z"/>
          <w:rFonts w:cs="Times New Roman"/>
          <w:szCs w:val="24"/>
          <w:lang w:eastAsia="pt-BR"/>
          <w:rPrChange w:id="1497" w:author="revisor" w:date="2019-10-28T22:40:00Z">
            <w:rPr>
              <w:del w:id="1498" w:author="revisor" w:date="2019-10-28T22:36:00Z"/>
              <w:rFonts w:eastAsiaTheme="majorEastAsia" w:cs="Times New Roman"/>
              <w:b/>
              <w:caps/>
              <w:szCs w:val="24"/>
              <w:lang w:eastAsia="pt-BR"/>
            </w:rPr>
          </w:rPrChange>
        </w:rPr>
        <w:pPrChange w:id="1499" w:author="revisor" w:date="2019-10-28T22:40:00Z">
          <w:pPr>
            <w:spacing w:after="160" w:line="259" w:lineRule="auto"/>
            <w:ind w:firstLine="0"/>
            <w:jc w:val="left"/>
            <w:outlineLvl w:val="9"/>
          </w:pPr>
        </w:pPrChange>
      </w:pPr>
    </w:p>
    <w:p w14:paraId="54DCF4C1" w14:textId="736ED8F7" w:rsidR="00834697" w:rsidRPr="00783646" w:rsidDel="00160A93" w:rsidRDefault="00834697" w:rsidP="00783646">
      <w:pPr>
        <w:spacing w:line="259" w:lineRule="auto"/>
        <w:ind w:firstLine="0"/>
        <w:rPr>
          <w:del w:id="1500" w:author="revisor" w:date="2019-10-28T22:36:00Z"/>
          <w:rFonts w:cs="Times New Roman"/>
          <w:szCs w:val="24"/>
          <w:lang w:eastAsia="pt-BR"/>
          <w:rPrChange w:id="1501" w:author="revisor" w:date="2019-10-28T22:40:00Z">
            <w:rPr>
              <w:del w:id="1502" w:author="revisor" w:date="2019-10-28T22:36:00Z"/>
              <w:rFonts w:eastAsiaTheme="majorEastAsia" w:cs="Times New Roman"/>
              <w:b/>
              <w:caps/>
              <w:szCs w:val="24"/>
              <w:lang w:eastAsia="pt-BR"/>
            </w:rPr>
          </w:rPrChange>
        </w:rPr>
        <w:pPrChange w:id="1503" w:author="revisor" w:date="2019-10-28T22:40:00Z">
          <w:pPr>
            <w:spacing w:after="160" w:line="259" w:lineRule="auto"/>
            <w:ind w:firstLine="0"/>
            <w:jc w:val="left"/>
            <w:outlineLvl w:val="9"/>
          </w:pPr>
        </w:pPrChange>
      </w:pPr>
    </w:p>
    <w:p w14:paraId="3BA6708C" w14:textId="7E868359" w:rsidR="00DB4C47" w:rsidRPr="00783646" w:rsidDel="00160A93" w:rsidRDefault="00DB4C47" w:rsidP="00783646">
      <w:pPr>
        <w:spacing w:line="259" w:lineRule="auto"/>
        <w:ind w:firstLine="0"/>
        <w:rPr>
          <w:del w:id="1504" w:author="revisor" w:date="2019-10-28T22:36:00Z"/>
          <w:rFonts w:cs="Times New Roman"/>
          <w:szCs w:val="24"/>
          <w:lang w:eastAsia="pt-BR"/>
          <w:rPrChange w:id="1505" w:author="revisor" w:date="2019-10-28T22:40:00Z">
            <w:rPr>
              <w:del w:id="1506" w:author="revisor" w:date="2019-10-28T22:36:00Z"/>
              <w:rFonts w:eastAsiaTheme="majorEastAsia" w:cs="Times New Roman"/>
              <w:b/>
              <w:caps/>
              <w:szCs w:val="24"/>
              <w:lang w:eastAsia="pt-BR"/>
            </w:rPr>
          </w:rPrChange>
        </w:rPr>
        <w:pPrChange w:id="1507" w:author="revisor" w:date="2019-10-28T22:40:00Z">
          <w:pPr>
            <w:spacing w:after="160" w:line="259" w:lineRule="auto"/>
            <w:ind w:firstLine="0"/>
            <w:jc w:val="left"/>
            <w:outlineLvl w:val="9"/>
          </w:pPr>
        </w:pPrChange>
      </w:pPr>
    </w:p>
    <w:p w14:paraId="7B387BEE" w14:textId="0969E4D9" w:rsidR="00DB4C47" w:rsidRPr="00783646" w:rsidDel="00160A93" w:rsidRDefault="00DB4C47" w:rsidP="00783646">
      <w:pPr>
        <w:spacing w:line="259" w:lineRule="auto"/>
        <w:ind w:firstLine="0"/>
        <w:rPr>
          <w:del w:id="1508" w:author="revisor" w:date="2019-10-28T22:36:00Z"/>
          <w:rFonts w:cs="Times New Roman"/>
          <w:szCs w:val="24"/>
          <w:lang w:eastAsia="pt-BR"/>
          <w:rPrChange w:id="1509" w:author="revisor" w:date="2019-10-28T22:40:00Z">
            <w:rPr>
              <w:del w:id="1510" w:author="revisor" w:date="2019-10-28T22:36:00Z"/>
              <w:rFonts w:eastAsiaTheme="majorEastAsia" w:cs="Times New Roman"/>
              <w:b/>
              <w:caps/>
              <w:szCs w:val="24"/>
              <w:lang w:eastAsia="pt-BR"/>
            </w:rPr>
          </w:rPrChange>
        </w:rPr>
        <w:pPrChange w:id="1511" w:author="revisor" w:date="2019-10-28T22:40:00Z">
          <w:pPr>
            <w:spacing w:after="160" w:line="259" w:lineRule="auto"/>
            <w:ind w:firstLine="0"/>
            <w:jc w:val="left"/>
            <w:outlineLvl w:val="9"/>
          </w:pPr>
        </w:pPrChange>
      </w:pPr>
    </w:p>
    <w:p w14:paraId="40F747D5" w14:textId="3E7D0185" w:rsidR="00DB4C47" w:rsidRPr="00783646" w:rsidDel="00160A93" w:rsidRDefault="00DB4C47" w:rsidP="00783646">
      <w:pPr>
        <w:spacing w:line="259" w:lineRule="auto"/>
        <w:ind w:firstLine="0"/>
        <w:rPr>
          <w:del w:id="1512" w:author="revisor" w:date="2019-10-28T22:36:00Z"/>
          <w:rFonts w:cs="Times New Roman"/>
          <w:szCs w:val="24"/>
          <w:lang w:eastAsia="pt-BR"/>
          <w:rPrChange w:id="1513" w:author="revisor" w:date="2019-10-28T22:40:00Z">
            <w:rPr>
              <w:del w:id="1514" w:author="revisor" w:date="2019-10-28T22:36:00Z"/>
              <w:rFonts w:eastAsiaTheme="majorEastAsia" w:cs="Times New Roman"/>
              <w:b/>
              <w:caps/>
              <w:szCs w:val="24"/>
              <w:lang w:eastAsia="pt-BR"/>
            </w:rPr>
          </w:rPrChange>
        </w:rPr>
        <w:pPrChange w:id="1515" w:author="revisor" w:date="2019-10-28T22:40:00Z">
          <w:pPr>
            <w:spacing w:after="160" w:line="259" w:lineRule="auto"/>
            <w:ind w:firstLine="0"/>
            <w:jc w:val="left"/>
            <w:outlineLvl w:val="9"/>
          </w:pPr>
        </w:pPrChange>
      </w:pPr>
    </w:p>
    <w:p w14:paraId="698B7F48" w14:textId="5CB016FE" w:rsidR="00116633" w:rsidRPr="00783646" w:rsidDel="00160A93" w:rsidRDefault="00116633" w:rsidP="00783646">
      <w:pPr>
        <w:spacing w:line="259" w:lineRule="auto"/>
        <w:ind w:firstLine="0"/>
        <w:rPr>
          <w:del w:id="1516" w:author="revisor" w:date="2019-10-28T22:36:00Z"/>
          <w:rFonts w:cs="Times New Roman"/>
          <w:szCs w:val="24"/>
          <w:lang w:eastAsia="pt-BR"/>
          <w:rPrChange w:id="1517" w:author="revisor" w:date="2019-10-28T22:40:00Z">
            <w:rPr>
              <w:del w:id="1518" w:author="revisor" w:date="2019-10-28T22:36:00Z"/>
              <w:rFonts w:eastAsiaTheme="majorEastAsia" w:cs="Times New Roman"/>
              <w:b/>
              <w:caps/>
              <w:szCs w:val="24"/>
              <w:lang w:eastAsia="pt-BR"/>
            </w:rPr>
          </w:rPrChange>
        </w:rPr>
        <w:pPrChange w:id="1519" w:author="revisor" w:date="2019-10-28T22:40:00Z">
          <w:pPr>
            <w:spacing w:after="160" w:line="259" w:lineRule="auto"/>
            <w:ind w:firstLine="0"/>
            <w:jc w:val="left"/>
            <w:outlineLvl w:val="9"/>
          </w:pPr>
        </w:pPrChange>
      </w:pPr>
    </w:p>
    <w:p w14:paraId="279EE33F" w14:textId="6A6EF9A5" w:rsidR="00116633" w:rsidRPr="00783646" w:rsidDel="00160A93" w:rsidRDefault="00116633" w:rsidP="00783646">
      <w:pPr>
        <w:spacing w:line="259" w:lineRule="auto"/>
        <w:ind w:firstLine="0"/>
        <w:rPr>
          <w:del w:id="1520" w:author="revisor" w:date="2019-10-28T22:36:00Z"/>
          <w:rFonts w:cs="Times New Roman"/>
          <w:szCs w:val="24"/>
          <w:lang w:eastAsia="pt-BR"/>
          <w:rPrChange w:id="1521" w:author="revisor" w:date="2019-10-28T22:40:00Z">
            <w:rPr>
              <w:del w:id="1522" w:author="revisor" w:date="2019-10-28T22:36:00Z"/>
              <w:rFonts w:eastAsiaTheme="majorEastAsia" w:cs="Times New Roman"/>
              <w:b/>
              <w:caps/>
              <w:szCs w:val="24"/>
              <w:lang w:eastAsia="pt-BR"/>
            </w:rPr>
          </w:rPrChange>
        </w:rPr>
        <w:pPrChange w:id="1523" w:author="revisor" w:date="2019-10-28T22:40:00Z">
          <w:pPr>
            <w:spacing w:after="160" w:line="259" w:lineRule="auto"/>
            <w:ind w:firstLine="0"/>
            <w:jc w:val="left"/>
            <w:outlineLvl w:val="9"/>
          </w:pPr>
        </w:pPrChange>
      </w:pPr>
    </w:p>
    <w:p w14:paraId="1580A58E" w14:textId="3E6C13F2" w:rsidR="00EE52AB" w:rsidRPr="00783646" w:rsidDel="00160A93" w:rsidRDefault="00EE52AB" w:rsidP="00783646">
      <w:pPr>
        <w:spacing w:line="259" w:lineRule="auto"/>
        <w:ind w:firstLine="0"/>
        <w:rPr>
          <w:del w:id="1524" w:author="revisor" w:date="2019-10-28T22:36:00Z"/>
          <w:rFonts w:cs="Times New Roman"/>
          <w:szCs w:val="24"/>
          <w:lang w:eastAsia="pt-BR"/>
          <w:rPrChange w:id="1525" w:author="revisor" w:date="2019-10-28T22:40:00Z">
            <w:rPr>
              <w:del w:id="1526" w:author="revisor" w:date="2019-10-28T22:36:00Z"/>
              <w:rFonts w:eastAsiaTheme="majorEastAsia" w:cs="Times New Roman"/>
              <w:b/>
              <w:caps/>
              <w:szCs w:val="24"/>
              <w:lang w:eastAsia="pt-BR"/>
            </w:rPr>
          </w:rPrChange>
        </w:rPr>
        <w:pPrChange w:id="1527" w:author="revisor" w:date="2019-10-28T22:40:00Z">
          <w:pPr>
            <w:spacing w:after="160" w:line="259" w:lineRule="auto"/>
            <w:ind w:firstLine="0"/>
            <w:jc w:val="left"/>
            <w:outlineLvl w:val="9"/>
          </w:pPr>
        </w:pPrChange>
      </w:pPr>
    </w:p>
    <w:p w14:paraId="035BFEDF" w14:textId="5345FF0F" w:rsidR="00EE52AB" w:rsidRPr="00783646" w:rsidDel="00160A93" w:rsidRDefault="00EE52AB" w:rsidP="00783646">
      <w:pPr>
        <w:spacing w:line="259" w:lineRule="auto"/>
        <w:ind w:firstLine="0"/>
        <w:rPr>
          <w:del w:id="1528" w:author="revisor" w:date="2019-10-28T22:36:00Z"/>
          <w:rFonts w:cs="Times New Roman"/>
          <w:szCs w:val="24"/>
          <w:lang w:eastAsia="pt-BR"/>
          <w:rPrChange w:id="1529" w:author="revisor" w:date="2019-10-28T22:40:00Z">
            <w:rPr>
              <w:del w:id="1530" w:author="revisor" w:date="2019-10-28T22:36:00Z"/>
              <w:rFonts w:eastAsiaTheme="majorEastAsia" w:cs="Times New Roman"/>
              <w:b/>
              <w:caps/>
              <w:szCs w:val="24"/>
              <w:lang w:eastAsia="pt-BR"/>
            </w:rPr>
          </w:rPrChange>
        </w:rPr>
        <w:pPrChange w:id="1531" w:author="revisor" w:date="2019-10-28T22:40:00Z">
          <w:pPr>
            <w:spacing w:after="160" w:line="259" w:lineRule="auto"/>
            <w:ind w:firstLine="0"/>
            <w:jc w:val="left"/>
            <w:outlineLvl w:val="9"/>
          </w:pPr>
        </w:pPrChange>
      </w:pPr>
    </w:p>
    <w:p w14:paraId="7B4D7305" w14:textId="3F56BB9D" w:rsidR="00116633" w:rsidRPr="00783646" w:rsidDel="00160A93" w:rsidRDefault="00116633" w:rsidP="00783646">
      <w:pPr>
        <w:spacing w:line="259" w:lineRule="auto"/>
        <w:rPr>
          <w:del w:id="1532" w:author="revisor" w:date="2019-10-28T22:36:00Z"/>
          <w:rFonts w:cs="Times New Roman"/>
          <w:szCs w:val="24"/>
          <w:lang w:eastAsia="pt-BR"/>
        </w:rPr>
        <w:pPrChange w:id="1533" w:author="revisor" w:date="2019-10-28T22:40:00Z">
          <w:pPr>
            <w:spacing w:after="160" w:line="259" w:lineRule="auto"/>
            <w:jc w:val="left"/>
            <w:outlineLvl w:val="9"/>
          </w:pPr>
        </w:pPrChange>
      </w:pPr>
    </w:p>
    <w:p w14:paraId="654287FE" w14:textId="0D3480F0" w:rsidR="008426D3" w:rsidRPr="00783646" w:rsidDel="00783646" w:rsidRDefault="008426D3" w:rsidP="00783646">
      <w:pPr>
        <w:spacing w:line="259" w:lineRule="auto"/>
        <w:rPr>
          <w:del w:id="1534" w:author="revisor" w:date="2019-10-28T22:40:00Z"/>
          <w:rFonts w:cs="Times New Roman"/>
          <w:szCs w:val="24"/>
          <w:lang w:eastAsia="pt-BR"/>
        </w:rPr>
        <w:pPrChange w:id="1535" w:author="revisor" w:date="2019-10-28T22:40:00Z">
          <w:pPr>
            <w:spacing w:after="160" w:line="259" w:lineRule="auto"/>
            <w:jc w:val="left"/>
            <w:outlineLvl w:val="9"/>
          </w:pPr>
        </w:pPrChange>
      </w:pPr>
    </w:p>
    <w:p w14:paraId="4467FACF" w14:textId="32432C50" w:rsidR="008426D3" w:rsidRPr="00783646" w:rsidDel="00783646" w:rsidRDefault="008426D3" w:rsidP="00783646">
      <w:pPr>
        <w:spacing w:line="259" w:lineRule="auto"/>
        <w:rPr>
          <w:del w:id="1536" w:author="revisor" w:date="2019-10-28T22:40:00Z"/>
          <w:rFonts w:cs="Times New Roman"/>
          <w:szCs w:val="24"/>
          <w:lang w:eastAsia="pt-BR"/>
        </w:rPr>
        <w:pPrChange w:id="1537" w:author="revisor" w:date="2019-10-28T22:40:00Z">
          <w:pPr>
            <w:spacing w:after="160" w:line="259" w:lineRule="auto"/>
            <w:jc w:val="left"/>
            <w:outlineLvl w:val="9"/>
          </w:pPr>
        </w:pPrChange>
      </w:pPr>
    </w:p>
    <w:p w14:paraId="640DA160" w14:textId="5607CA95" w:rsidR="008426D3" w:rsidRPr="00783646" w:rsidDel="00783646" w:rsidRDefault="008426D3" w:rsidP="00783646">
      <w:pPr>
        <w:spacing w:line="259" w:lineRule="auto"/>
        <w:rPr>
          <w:del w:id="1538" w:author="revisor" w:date="2019-10-28T22:40:00Z"/>
          <w:rFonts w:cs="Times New Roman"/>
          <w:szCs w:val="24"/>
          <w:lang w:eastAsia="pt-BR"/>
        </w:rPr>
        <w:pPrChange w:id="1539" w:author="revisor" w:date="2019-10-28T22:40:00Z">
          <w:pPr>
            <w:spacing w:after="160" w:line="259" w:lineRule="auto"/>
            <w:jc w:val="left"/>
            <w:outlineLvl w:val="9"/>
          </w:pPr>
        </w:pPrChange>
      </w:pPr>
    </w:p>
    <w:p w14:paraId="79F4D955" w14:textId="54E4856F" w:rsidR="00834697" w:rsidRPr="00783646" w:rsidDel="0094005B" w:rsidRDefault="00213D1D" w:rsidP="00783646">
      <w:pPr>
        <w:rPr>
          <w:del w:id="1540" w:author="revisor" w:date="2019-10-28T22:37:00Z"/>
          <w:rFonts w:cs="Times New Roman"/>
          <w:szCs w:val="24"/>
          <w:lang w:eastAsia="pt-BR"/>
        </w:rPr>
        <w:pPrChange w:id="1541" w:author="revisor" w:date="2019-10-28T22:40:00Z">
          <w:pPr>
            <w:spacing w:after="160"/>
            <w:outlineLvl w:val="9"/>
          </w:pPr>
        </w:pPrChange>
      </w:pPr>
      <w:del w:id="1542" w:author="revisor" w:date="2019-10-28T22:37:00Z">
        <w:r w:rsidRPr="00783646" w:rsidDel="0094005B">
          <w:rPr>
            <w:rFonts w:cs="Times New Roman"/>
            <w:szCs w:val="24"/>
            <w:lang w:eastAsia="pt-BR"/>
          </w:rPr>
          <w:delText>No conjunto de regras do elemento fóruns de discussão, em cada coluna t</w:delText>
        </w:r>
        <w:r w:rsidR="00634DD9" w:rsidRPr="00783646" w:rsidDel="0094005B">
          <w:rPr>
            <w:rFonts w:cs="Times New Roman"/>
            <w:szCs w:val="24"/>
            <w:lang w:eastAsia="pt-BR"/>
          </w:rPr>
          <w:delText>êm-se</w:delText>
        </w:r>
        <w:r w:rsidRPr="00783646" w:rsidDel="0094005B">
          <w:rPr>
            <w:rFonts w:cs="Times New Roman"/>
            <w:szCs w:val="24"/>
            <w:lang w:eastAsia="pt-BR"/>
          </w:rPr>
          <w:delText xml:space="preserve"> um valor para</w:delText>
        </w:r>
        <w:r w:rsidR="00634DD9" w:rsidRPr="00783646" w:rsidDel="0094005B">
          <w:rPr>
            <w:rFonts w:cs="Times New Roman"/>
            <w:szCs w:val="24"/>
            <w:lang w:eastAsia="pt-BR"/>
          </w:rPr>
          <w:delText xml:space="preserve"> cada</w:delText>
        </w:r>
        <w:r w:rsidRPr="00783646" w:rsidDel="0094005B">
          <w:rPr>
            <w:rFonts w:cs="Times New Roman"/>
            <w:szCs w:val="24"/>
            <w:lang w:eastAsia="pt-BR"/>
          </w:rPr>
          <w:delText xml:space="preserve"> uma das variáveis de entrada do sistema, sendo a </w:delText>
        </w:r>
        <w:r w:rsidR="00634DD9" w:rsidRPr="00783646" w:rsidDel="0094005B">
          <w:rPr>
            <w:rFonts w:cs="Times New Roman"/>
            <w:szCs w:val="24"/>
            <w:lang w:eastAsia="pt-BR"/>
          </w:rPr>
          <w:delText>ú</w:delText>
        </w:r>
        <w:r w:rsidRPr="00783646" w:rsidDel="0094005B">
          <w:rPr>
            <w:rFonts w:cs="Times New Roman"/>
            <w:szCs w:val="24"/>
            <w:lang w:eastAsia="pt-BR"/>
          </w:rPr>
          <w:delText>ltima coluna</w:delText>
        </w:r>
        <w:r w:rsidR="00634DD9" w:rsidRPr="00783646" w:rsidDel="0094005B">
          <w:rPr>
            <w:rFonts w:cs="Times New Roman"/>
            <w:szCs w:val="24"/>
            <w:lang w:eastAsia="pt-BR"/>
          </w:rPr>
          <w:delText xml:space="preserve"> o</w:delText>
        </w:r>
        <w:r w:rsidRPr="00783646" w:rsidDel="0094005B">
          <w:rPr>
            <w:rFonts w:cs="Times New Roman"/>
            <w:szCs w:val="24"/>
            <w:lang w:eastAsia="pt-BR"/>
          </w:rPr>
          <w:delText xml:space="preserve"> valor </w:delText>
        </w:r>
        <w:r w:rsidRPr="00783646" w:rsidDel="0094005B">
          <w:rPr>
            <w:rFonts w:cs="Times New Roman"/>
            <w:szCs w:val="24"/>
            <w:lang w:eastAsia="pt-BR"/>
            <w:rPrChange w:id="1543" w:author="revisor" w:date="2019-10-28T22:40:00Z">
              <w:rPr>
                <w:i/>
                <w:lang w:eastAsia="pt-BR"/>
              </w:rPr>
            </w:rPrChange>
          </w:rPr>
          <w:delText>fuzzy</w:delText>
        </w:r>
        <w:r w:rsidRPr="00783646" w:rsidDel="0094005B">
          <w:rPr>
            <w:rFonts w:cs="Times New Roman"/>
            <w:szCs w:val="24"/>
            <w:lang w:eastAsia="pt-BR"/>
          </w:rPr>
          <w:delText xml:space="preserve"> da variável de saída. Como o sistema </w:delText>
        </w:r>
        <w:r w:rsidRPr="00783646" w:rsidDel="0094005B">
          <w:rPr>
            <w:rFonts w:cs="Times New Roman"/>
            <w:szCs w:val="24"/>
            <w:lang w:eastAsia="pt-BR"/>
            <w:rPrChange w:id="1544" w:author="revisor" w:date="2019-10-28T22:40:00Z">
              <w:rPr>
                <w:i/>
                <w:lang w:eastAsia="pt-BR"/>
              </w:rPr>
            </w:rPrChange>
          </w:rPr>
          <w:delText>fuzzy</w:delText>
        </w:r>
        <w:r w:rsidR="00517ADD" w:rsidRPr="00783646" w:rsidDel="0094005B">
          <w:rPr>
            <w:rFonts w:cs="Times New Roman"/>
            <w:szCs w:val="24"/>
            <w:lang w:eastAsia="pt-BR"/>
            <w:rPrChange w:id="1545" w:author="revisor" w:date="2019-10-28T22:40:00Z">
              <w:rPr>
                <w:i/>
                <w:lang w:eastAsia="pt-BR"/>
              </w:rPr>
            </w:rPrChange>
          </w:rPr>
          <w:delText xml:space="preserve"> </w:delText>
        </w:r>
        <w:r w:rsidRPr="00783646" w:rsidDel="0094005B">
          <w:rPr>
            <w:rFonts w:cs="Times New Roman"/>
            <w:szCs w:val="24"/>
            <w:lang w:eastAsia="pt-BR"/>
          </w:rPr>
          <w:delText xml:space="preserve">responsável por avaliar o elemento </w:delText>
        </w:r>
        <w:r w:rsidR="00A10CAE" w:rsidRPr="00783646" w:rsidDel="0094005B">
          <w:rPr>
            <w:rFonts w:cs="Times New Roman"/>
            <w:szCs w:val="24"/>
            <w:lang w:eastAsia="pt-BR"/>
          </w:rPr>
          <w:delText>fóruns de discussão</w:delText>
        </w:r>
        <w:r w:rsidRPr="00783646" w:rsidDel="0094005B">
          <w:rPr>
            <w:rFonts w:cs="Times New Roman"/>
            <w:szCs w:val="24"/>
            <w:lang w:eastAsia="pt-BR"/>
          </w:rPr>
          <w:delText xml:space="preserve"> possui quatro variáveis de entrada, </w:delText>
        </w:r>
        <w:r w:rsidR="00634DD9" w:rsidRPr="00783646" w:rsidDel="0094005B">
          <w:rPr>
            <w:rFonts w:cs="Times New Roman"/>
            <w:szCs w:val="24"/>
            <w:lang w:eastAsia="pt-BR"/>
          </w:rPr>
          <w:delText>a</w:delText>
        </w:r>
        <w:r w:rsidRPr="00783646" w:rsidDel="0094005B">
          <w:rPr>
            <w:rFonts w:cs="Times New Roman"/>
            <w:szCs w:val="24"/>
            <w:lang w:eastAsia="pt-BR"/>
          </w:rPr>
          <w:delText xml:space="preserve"> base de regras é apresentada com cinco colunas. </w:delText>
        </w:r>
      </w:del>
    </w:p>
    <w:p w14:paraId="41427C94" w14:textId="357EC562" w:rsidR="00A97AAE" w:rsidRPr="00783646" w:rsidDel="00783646" w:rsidRDefault="00214794" w:rsidP="00783646">
      <w:pPr>
        <w:rPr>
          <w:del w:id="1546" w:author="revisor" w:date="2019-10-28T22:40:00Z"/>
          <w:rFonts w:cs="Times New Roman"/>
          <w:szCs w:val="24"/>
          <w:lang w:eastAsia="pt-BR"/>
        </w:rPr>
        <w:pPrChange w:id="1547" w:author="revisor" w:date="2019-10-28T22:40:00Z">
          <w:pPr/>
        </w:pPrChange>
      </w:pPr>
      <w:r w:rsidRPr="00783646">
        <w:rPr>
          <w:rFonts w:cs="Times New Roman"/>
          <w:szCs w:val="24"/>
          <w:lang w:eastAsia="pt-BR"/>
        </w:rPr>
        <w:t xml:space="preserve">A </w:t>
      </w:r>
      <w:del w:id="1548" w:author="revisor" w:date="2019-10-28T22:37:00Z">
        <w:r w:rsidRPr="00783646" w:rsidDel="0094005B">
          <w:rPr>
            <w:rFonts w:cs="Times New Roman"/>
            <w:szCs w:val="24"/>
            <w:lang w:eastAsia="pt-BR"/>
          </w:rPr>
          <w:delText xml:space="preserve">quarta </w:delText>
        </w:r>
      </w:del>
      <w:ins w:id="1549" w:author="revisor" w:date="2019-10-28T22:37:00Z">
        <w:r w:rsidR="0094005B" w:rsidRPr="00783646">
          <w:rPr>
            <w:rFonts w:cs="Times New Roman"/>
            <w:szCs w:val="24"/>
            <w:lang w:eastAsia="pt-BR"/>
          </w:rPr>
          <w:t xml:space="preserve">quinta </w:t>
        </w:r>
      </w:ins>
      <w:r w:rsidRPr="00783646">
        <w:rPr>
          <w:rFonts w:cs="Times New Roman"/>
          <w:szCs w:val="24"/>
          <w:lang w:eastAsia="pt-BR"/>
        </w:rPr>
        <w:t xml:space="preserve">base de regras definida é referente ao elemento </w:t>
      </w:r>
      <w:proofErr w:type="spellStart"/>
      <w:r w:rsidRPr="00783646">
        <w:rPr>
          <w:rFonts w:cs="Times New Roman"/>
          <w:szCs w:val="24"/>
          <w:lang w:eastAsia="pt-BR"/>
          <w:rPrChange w:id="1550" w:author="revisor" w:date="2019-10-28T22:40:00Z">
            <w:rPr>
              <w:i/>
              <w:szCs w:val="24"/>
              <w:lang w:eastAsia="pt-BR"/>
            </w:rPr>
          </w:rPrChange>
        </w:rPr>
        <w:t>webinars</w:t>
      </w:r>
      <w:proofErr w:type="spellEnd"/>
      <w:ins w:id="1551" w:author="revisor" w:date="2019-10-28T22:37:00Z">
        <w:r w:rsidR="0094005B" w:rsidRPr="00783646">
          <w:rPr>
            <w:rFonts w:cs="Times New Roman"/>
            <w:szCs w:val="24"/>
            <w:lang w:eastAsia="pt-BR"/>
          </w:rPr>
          <w:t xml:space="preserve"> e possui </w:t>
        </w:r>
      </w:ins>
      <w:del w:id="1552" w:author="revisor" w:date="2019-10-28T22:37:00Z">
        <w:r w:rsidRPr="00783646" w:rsidDel="0094005B">
          <w:rPr>
            <w:rFonts w:cs="Times New Roman"/>
            <w:szCs w:val="24"/>
            <w:lang w:eastAsia="pt-BR"/>
          </w:rPr>
          <w:delText xml:space="preserve">. A base de regras é composta por </w:delText>
        </w:r>
      </w:del>
      <w:r w:rsidRPr="00783646">
        <w:rPr>
          <w:rFonts w:cs="Times New Roman"/>
          <w:szCs w:val="24"/>
          <w:lang w:eastAsia="pt-BR"/>
        </w:rPr>
        <w:t>32 regras.</w:t>
      </w:r>
      <w:ins w:id="1553" w:author="revisor" w:date="2019-10-28T22:40:00Z">
        <w:r w:rsidR="00783646" w:rsidRPr="00783646">
          <w:rPr>
            <w:rFonts w:cs="Times New Roman"/>
            <w:szCs w:val="24"/>
            <w:lang w:eastAsia="pt-BR"/>
          </w:rPr>
          <w:t xml:space="preserve"> </w:t>
        </w:r>
      </w:ins>
    </w:p>
    <w:p w14:paraId="2EB2066B" w14:textId="59652A5E" w:rsidR="008426D3" w:rsidRPr="00783646" w:rsidDel="0094005B" w:rsidRDefault="008426D3" w:rsidP="00783646">
      <w:pPr>
        <w:rPr>
          <w:del w:id="1554" w:author="revisor" w:date="2019-10-28T22:37:00Z"/>
          <w:rFonts w:cs="Times New Roman"/>
          <w:szCs w:val="24"/>
          <w:lang w:eastAsia="pt-BR"/>
        </w:rPr>
        <w:pPrChange w:id="1555" w:author="revisor" w:date="2019-10-28T22:40:00Z">
          <w:pPr/>
        </w:pPrChange>
      </w:pPr>
    </w:p>
    <w:p w14:paraId="7EAD09BD" w14:textId="7ACFF434" w:rsidR="00A97AAE" w:rsidRPr="00783646" w:rsidDel="0094005B" w:rsidRDefault="00214794" w:rsidP="00783646">
      <w:pPr>
        <w:pStyle w:val="PargrafodaLista"/>
        <w:numPr>
          <w:ilvl w:val="0"/>
          <w:numId w:val="14"/>
        </w:numPr>
        <w:rPr>
          <w:del w:id="1556" w:author="revisor" w:date="2019-10-28T22:37:00Z"/>
          <w:rFonts w:cs="Times New Roman"/>
          <w:szCs w:val="24"/>
          <w:lang w:eastAsia="pt-BR"/>
        </w:rPr>
        <w:pPrChange w:id="1557" w:author="revisor" w:date="2019-10-28T22:40:00Z">
          <w:pPr>
            <w:pStyle w:val="PargrafodaLista"/>
            <w:numPr>
              <w:numId w:val="14"/>
            </w:numPr>
            <w:ind w:left="1854" w:hanging="360"/>
          </w:pPr>
        </w:pPrChange>
      </w:pPr>
      <w:del w:id="1558" w:author="revisor" w:date="2019-10-28T22:37:00Z">
        <w:r w:rsidRPr="00783646" w:rsidDel="0094005B">
          <w:rPr>
            <w:rFonts w:cs="Times New Roman"/>
            <w:szCs w:val="24"/>
            <w:lang w:eastAsia="pt-BR"/>
          </w:rPr>
          <w:delText xml:space="preserve">Elemento </w:delText>
        </w:r>
        <w:r w:rsidRPr="00783646" w:rsidDel="0094005B">
          <w:rPr>
            <w:rFonts w:cs="Times New Roman"/>
            <w:szCs w:val="24"/>
            <w:lang w:eastAsia="pt-BR"/>
            <w:rPrChange w:id="1559" w:author="revisor" w:date="2019-10-28T22:40:00Z">
              <w:rPr>
                <w:i/>
                <w:szCs w:val="24"/>
                <w:lang w:eastAsia="pt-BR"/>
              </w:rPr>
            </w:rPrChange>
          </w:rPr>
          <w:delText>webinars</w:delText>
        </w:r>
        <w:r w:rsidR="00634DD9" w:rsidRPr="00783646" w:rsidDel="0094005B">
          <w:rPr>
            <w:rFonts w:cs="Times New Roman"/>
            <w:szCs w:val="24"/>
            <w:lang w:eastAsia="pt-BR"/>
          </w:rPr>
          <w:delText>:</w:delText>
        </w:r>
      </w:del>
    </w:p>
    <w:p w14:paraId="4F5B93D1" w14:textId="05B539B8" w:rsidR="00A97AAE" w:rsidRPr="00783646" w:rsidDel="0094005B" w:rsidRDefault="00264725" w:rsidP="00783646">
      <w:pPr>
        <w:spacing w:line="259" w:lineRule="auto"/>
        <w:ind w:firstLine="0"/>
        <w:rPr>
          <w:del w:id="1560" w:author="revisor" w:date="2019-10-28T22:37:00Z"/>
          <w:rFonts w:cs="Times New Roman"/>
          <w:szCs w:val="24"/>
          <w:lang w:eastAsia="pt-BR"/>
          <w:rPrChange w:id="1561" w:author="revisor" w:date="2019-10-28T22:40:00Z">
            <w:rPr>
              <w:del w:id="1562" w:author="revisor" w:date="2019-10-28T22:37:00Z"/>
              <w:rFonts w:eastAsiaTheme="majorEastAsia" w:cs="Times New Roman"/>
              <w:b/>
              <w:caps/>
              <w:szCs w:val="24"/>
              <w:lang w:eastAsia="pt-BR"/>
            </w:rPr>
          </w:rPrChange>
        </w:rPr>
        <w:pPrChange w:id="1563" w:author="revisor" w:date="2019-10-28T22:40:00Z">
          <w:pPr>
            <w:spacing w:after="160" w:line="259" w:lineRule="auto"/>
            <w:ind w:firstLine="0"/>
            <w:jc w:val="left"/>
            <w:outlineLvl w:val="9"/>
          </w:pPr>
        </w:pPrChange>
      </w:pPr>
      <w:del w:id="1564" w:author="revisor" w:date="2019-10-28T22:37:00Z">
        <w:r w:rsidRPr="00783646" w:rsidDel="0094005B">
          <w:rPr>
            <w:rFonts w:cs="Times New Roman"/>
            <w:szCs w:val="24"/>
            <w:lang w:eastAsia="pt-BR"/>
            <w:rPrChange w:id="1565" w:author="revisor" w:date="2019-10-28T22:40:00Z">
              <w:rPr>
                <w:noProof/>
                <w:lang w:eastAsia="pt-BR"/>
              </w:rPr>
            </w:rPrChange>
          </w:rPr>
          <w:pict w14:anchorId="638EB312">
            <v:shape id="_x0000_s1044" type="#_x0000_t202" style="position:absolute;left:0;text-align:left;margin-left:0;margin-top:17.7pt;width:437.55pt;height:120.75pt;z-index:251696128;mso-position-horizontal:center;mso-width-relative:margin;mso-height-relative:margin">
              <v:textbox style="mso-next-textbox:#_x0000_s1044">
                <w:txbxContent>
                  <w:p w14:paraId="5F8656FC" w14:textId="77777777" w:rsidR="00410569" w:rsidRPr="00116633" w:rsidRDefault="00410569" w:rsidP="008C4351">
                    <w:pPr>
                      <w:jc w:val="left"/>
                      <w:rPr>
                        <w:rFonts w:ascii="Consolas" w:hAnsi="Consolas"/>
                        <w:sz w:val="20"/>
                        <w:szCs w:val="20"/>
                      </w:rPr>
                    </w:pPr>
                    <w:bookmarkStart w:id="1566" w:name="_Toc23010449"/>
                    <w:bookmarkStart w:id="1567" w:name="_Toc23099160"/>
                    <w:bookmarkStart w:id="1568" w:name="_Toc23099859"/>
                    <w:proofErr w:type="spellStart"/>
                    <w:proofErr w:type="gramStart"/>
                    <w:r>
                      <w:rPr>
                        <w:rFonts w:ascii="Consolas" w:hAnsi="Consolas"/>
                        <w:sz w:val="20"/>
                        <w:szCs w:val="20"/>
                      </w:rPr>
                      <w:t>regras</w:t>
                    </w:r>
                    <w:proofErr w:type="gramEnd"/>
                    <w:r>
                      <w:rPr>
                        <w:rFonts w:ascii="Consolas" w:hAnsi="Consolas"/>
                        <w:sz w:val="20"/>
                        <w:szCs w:val="20"/>
                      </w:rPr>
                      <w:t>_do_elemento_webinars</w:t>
                    </w:r>
                    <w:proofErr w:type="spellEnd"/>
                    <w:r>
                      <w:rPr>
                        <w:rFonts w:ascii="Consolas" w:hAnsi="Consolas"/>
                        <w:sz w:val="20"/>
                        <w:szCs w:val="20"/>
                      </w:rPr>
                      <w:t xml:space="preserve"> = [</w:t>
                    </w:r>
                    <w:bookmarkEnd w:id="1566"/>
                    <w:bookmarkEnd w:id="1567"/>
                    <w:bookmarkEnd w:id="1568"/>
                  </w:p>
                  <w:p w14:paraId="3FC3F4A3" w14:textId="77777777" w:rsidR="00410569" w:rsidRPr="00116633" w:rsidRDefault="00410569" w:rsidP="008C4351">
                    <w:pPr>
                      <w:jc w:val="left"/>
                      <w:rPr>
                        <w:rFonts w:ascii="Consolas" w:hAnsi="Consolas"/>
                        <w:sz w:val="20"/>
                        <w:szCs w:val="20"/>
                      </w:rPr>
                    </w:pPr>
                    <w:r w:rsidRPr="00116633">
                      <w:rPr>
                        <w:rFonts w:ascii="Consolas" w:hAnsi="Consolas"/>
                        <w:sz w:val="20"/>
                        <w:szCs w:val="20"/>
                      </w:rPr>
                      <w:t xml:space="preserve">    </w:t>
                    </w:r>
                    <w:bookmarkStart w:id="1569" w:name="_Toc23010450"/>
                    <w:bookmarkStart w:id="1570" w:name="_Toc23099161"/>
                    <w:bookmarkStart w:id="1571" w:name="_Toc23099860"/>
                    <w:r w:rsidRPr="00116633">
                      <w:rPr>
                        <w:rFonts w:ascii="Consolas" w:hAnsi="Consolas"/>
                        <w:sz w:val="20"/>
                        <w:szCs w:val="20"/>
                      </w:rPr>
                      <w:t>[BAIXO, BAIXO, BAIXO, BAIXO, BAIXA],</w:t>
                    </w:r>
                    <w:bookmarkEnd w:id="1569"/>
                    <w:bookmarkEnd w:id="1570"/>
                    <w:bookmarkEnd w:id="1571"/>
                  </w:p>
                  <w:p w14:paraId="5B8CEB0D" w14:textId="77777777" w:rsidR="00410569" w:rsidRPr="00116633" w:rsidRDefault="00410569" w:rsidP="008C4351">
                    <w:pPr>
                      <w:jc w:val="left"/>
                      <w:rPr>
                        <w:rFonts w:ascii="Consolas" w:hAnsi="Consolas"/>
                        <w:sz w:val="20"/>
                        <w:szCs w:val="20"/>
                      </w:rPr>
                    </w:pPr>
                    <w:r w:rsidRPr="00116633">
                      <w:rPr>
                        <w:rFonts w:ascii="Consolas" w:hAnsi="Consolas"/>
                        <w:sz w:val="20"/>
                        <w:szCs w:val="20"/>
                      </w:rPr>
                      <w:t xml:space="preserve">    </w:t>
                    </w:r>
                    <w:bookmarkStart w:id="1572" w:name="_Toc23010451"/>
                    <w:bookmarkStart w:id="1573" w:name="_Toc23099162"/>
                    <w:bookmarkStart w:id="1574" w:name="_Toc23099861"/>
                    <w:r w:rsidRPr="00116633">
                      <w:rPr>
                        <w:rFonts w:ascii="Consolas" w:hAnsi="Consolas"/>
                        <w:sz w:val="20"/>
                        <w:szCs w:val="20"/>
                      </w:rPr>
                      <w:t>[MEDIO, BAIXO, BAIXO, BAIXO, BAIXA],</w:t>
                    </w:r>
                    <w:bookmarkEnd w:id="1572"/>
                    <w:bookmarkEnd w:id="1573"/>
                    <w:bookmarkEnd w:id="1574"/>
                  </w:p>
                  <w:p w14:paraId="482249C2" w14:textId="77777777" w:rsidR="00410569" w:rsidRPr="00116633" w:rsidRDefault="00410569" w:rsidP="008C4351">
                    <w:pPr>
                      <w:jc w:val="left"/>
                      <w:rPr>
                        <w:rFonts w:ascii="Consolas" w:hAnsi="Consolas"/>
                        <w:sz w:val="20"/>
                        <w:szCs w:val="20"/>
                      </w:rPr>
                    </w:pPr>
                    <w:r w:rsidRPr="00116633">
                      <w:rPr>
                        <w:rFonts w:ascii="Consolas" w:hAnsi="Consolas"/>
                        <w:sz w:val="20"/>
                        <w:szCs w:val="20"/>
                      </w:rPr>
                      <w:t xml:space="preserve">    </w:t>
                    </w:r>
                    <w:bookmarkStart w:id="1575" w:name="_Toc23010452"/>
                    <w:bookmarkStart w:id="1576" w:name="_Toc23099163"/>
                    <w:bookmarkStart w:id="1577" w:name="_Toc23099862"/>
                    <w:r w:rsidRPr="00116633">
                      <w:rPr>
                        <w:rFonts w:ascii="Consolas" w:hAnsi="Consolas"/>
                        <w:sz w:val="20"/>
                        <w:szCs w:val="20"/>
                      </w:rPr>
                      <w:t>[BAIXO, MEDIO, BAIXO, BAIXO, BAIXA],</w:t>
                    </w:r>
                    <w:bookmarkEnd w:id="1575"/>
                    <w:bookmarkEnd w:id="1576"/>
                    <w:bookmarkEnd w:id="1577"/>
                  </w:p>
                  <w:p w14:paraId="667470DD" w14:textId="77777777" w:rsidR="00410569" w:rsidRPr="00116633" w:rsidRDefault="00410569" w:rsidP="008C4351">
                    <w:pPr>
                      <w:jc w:val="left"/>
                      <w:rPr>
                        <w:rFonts w:ascii="Consolas" w:hAnsi="Consolas"/>
                        <w:sz w:val="20"/>
                        <w:szCs w:val="20"/>
                      </w:rPr>
                    </w:pPr>
                    <w:r w:rsidRPr="00116633">
                      <w:rPr>
                        <w:rFonts w:ascii="Consolas" w:hAnsi="Consolas"/>
                        <w:sz w:val="20"/>
                        <w:szCs w:val="20"/>
                      </w:rPr>
                      <w:t xml:space="preserve">    </w:t>
                    </w:r>
                    <w:bookmarkStart w:id="1578" w:name="_Toc23010453"/>
                    <w:bookmarkStart w:id="1579" w:name="_Toc23099164"/>
                    <w:bookmarkStart w:id="1580" w:name="_Toc23099863"/>
                    <w:r w:rsidRPr="00116633">
                      <w:rPr>
                        <w:rFonts w:ascii="Consolas" w:hAnsi="Consolas"/>
                        <w:sz w:val="20"/>
                        <w:szCs w:val="20"/>
                      </w:rPr>
                      <w:t>[BAIX</w:t>
                    </w:r>
                    <w:r>
                      <w:rPr>
                        <w:rFonts w:ascii="Consolas" w:hAnsi="Consolas"/>
                        <w:sz w:val="20"/>
                        <w:szCs w:val="20"/>
                      </w:rPr>
                      <w:t>O, BAIXO, MEDIO, BAIXO, BAIXA],</w:t>
                    </w:r>
                    <w:bookmarkEnd w:id="1578"/>
                    <w:bookmarkEnd w:id="1579"/>
                    <w:bookmarkEnd w:id="1580"/>
                  </w:p>
                </w:txbxContent>
              </v:textbox>
            </v:shape>
          </w:pict>
        </w:r>
      </w:del>
    </w:p>
    <w:p w14:paraId="07429205" w14:textId="1473E8AA" w:rsidR="00A97AAE" w:rsidRPr="00783646" w:rsidDel="0094005B" w:rsidRDefault="00A97AAE" w:rsidP="00783646">
      <w:pPr>
        <w:spacing w:line="259" w:lineRule="auto"/>
        <w:ind w:firstLine="0"/>
        <w:rPr>
          <w:del w:id="1581" w:author="revisor" w:date="2019-10-28T22:37:00Z"/>
          <w:rFonts w:cs="Times New Roman"/>
          <w:szCs w:val="24"/>
          <w:lang w:eastAsia="pt-BR"/>
          <w:rPrChange w:id="1582" w:author="revisor" w:date="2019-10-28T22:40:00Z">
            <w:rPr>
              <w:del w:id="1583" w:author="revisor" w:date="2019-10-28T22:37:00Z"/>
              <w:rFonts w:eastAsiaTheme="majorEastAsia" w:cs="Times New Roman"/>
              <w:b/>
              <w:caps/>
              <w:szCs w:val="24"/>
              <w:lang w:eastAsia="pt-BR"/>
            </w:rPr>
          </w:rPrChange>
        </w:rPr>
        <w:pPrChange w:id="1584" w:author="revisor" w:date="2019-10-28T22:40:00Z">
          <w:pPr>
            <w:spacing w:after="160" w:line="259" w:lineRule="auto"/>
            <w:ind w:firstLine="0"/>
            <w:jc w:val="left"/>
            <w:outlineLvl w:val="9"/>
          </w:pPr>
        </w:pPrChange>
      </w:pPr>
    </w:p>
    <w:p w14:paraId="1FE87C2C" w14:textId="3DB18AAA" w:rsidR="00A97AAE" w:rsidRPr="00783646" w:rsidDel="0094005B" w:rsidRDefault="00A97AAE" w:rsidP="00783646">
      <w:pPr>
        <w:spacing w:line="259" w:lineRule="auto"/>
        <w:ind w:firstLine="0"/>
        <w:rPr>
          <w:del w:id="1585" w:author="revisor" w:date="2019-10-28T22:37:00Z"/>
          <w:rFonts w:cs="Times New Roman"/>
          <w:szCs w:val="24"/>
          <w:lang w:eastAsia="pt-BR"/>
          <w:rPrChange w:id="1586" w:author="revisor" w:date="2019-10-28T22:40:00Z">
            <w:rPr>
              <w:del w:id="1587" w:author="revisor" w:date="2019-10-28T22:37:00Z"/>
              <w:rFonts w:eastAsiaTheme="majorEastAsia" w:cs="Times New Roman"/>
              <w:b/>
              <w:caps/>
              <w:szCs w:val="24"/>
              <w:lang w:eastAsia="pt-BR"/>
            </w:rPr>
          </w:rPrChange>
        </w:rPr>
        <w:pPrChange w:id="1588" w:author="revisor" w:date="2019-10-28T22:40:00Z">
          <w:pPr>
            <w:spacing w:after="160" w:line="259" w:lineRule="auto"/>
            <w:ind w:firstLine="0"/>
            <w:jc w:val="left"/>
            <w:outlineLvl w:val="9"/>
          </w:pPr>
        </w:pPrChange>
      </w:pPr>
    </w:p>
    <w:p w14:paraId="34F059DC" w14:textId="5F216B7B" w:rsidR="00A97AAE" w:rsidRPr="00783646" w:rsidDel="0094005B" w:rsidRDefault="00A97AAE" w:rsidP="00783646">
      <w:pPr>
        <w:spacing w:line="259" w:lineRule="auto"/>
        <w:ind w:firstLine="0"/>
        <w:rPr>
          <w:del w:id="1589" w:author="revisor" w:date="2019-10-28T22:37:00Z"/>
          <w:rFonts w:cs="Times New Roman"/>
          <w:szCs w:val="24"/>
          <w:lang w:eastAsia="pt-BR"/>
          <w:rPrChange w:id="1590" w:author="revisor" w:date="2019-10-28T22:40:00Z">
            <w:rPr>
              <w:del w:id="1591" w:author="revisor" w:date="2019-10-28T22:37:00Z"/>
              <w:rFonts w:eastAsiaTheme="majorEastAsia" w:cs="Times New Roman"/>
              <w:b/>
              <w:caps/>
              <w:szCs w:val="24"/>
              <w:lang w:eastAsia="pt-BR"/>
            </w:rPr>
          </w:rPrChange>
        </w:rPr>
        <w:pPrChange w:id="1592" w:author="revisor" w:date="2019-10-28T22:40:00Z">
          <w:pPr>
            <w:spacing w:after="160" w:line="259" w:lineRule="auto"/>
            <w:ind w:firstLine="0"/>
            <w:jc w:val="left"/>
            <w:outlineLvl w:val="9"/>
          </w:pPr>
        </w:pPrChange>
      </w:pPr>
    </w:p>
    <w:p w14:paraId="03B41768" w14:textId="202531B7" w:rsidR="00A97AAE" w:rsidRPr="00783646" w:rsidDel="0094005B" w:rsidRDefault="00A97AAE" w:rsidP="00783646">
      <w:pPr>
        <w:spacing w:line="259" w:lineRule="auto"/>
        <w:ind w:firstLine="0"/>
        <w:rPr>
          <w:del w:id="1593" w:author="revisor" w:date="2019-10-28T22:37:00Z"/>
          <w:rFonts w:cs="Times New Roman"/>
          <w:szCs w:val="24"/>
          <w:lang w:eastAsia="pt-BR"/>
          <w:rPrChange w:id="1594" w:author="revisor" w:date="2019-10-28T22:40:00Z">
            <w:rPr>
              <w:del w:id="1595" w:author="revisor" w:date="2019-10-28T22:37:00Z"/>
              <w:rFonts w:eastAsiaTheme="majorEastAsia" w:cs="Times New Roman"/>
              <w:b/>
              <w:caps/>
              <w:szCs w:val="24"/>
              <w:lang w:eastAsia="pt-BR"/>
            </w:rPr>
          </w:rPrChange>
        </w:rPr>
        <w:pPrChange w:id="1596" w:author="revisor" w:date="2019-10-28T22:40:00Z">
          <w:pPr>
            <w:spacing w:after="160" w:line="259" w:lineRule="auto"/>
            <w:ind w:firstLine="0"/>
            <w:jc w:val="left"/>
            <w:outlineLvl w:val="9"/>
          </w:pPr>
        </w:pPrChange>
      </w:pPr>
    </w:p>
    <w:p w14:paraId="2EF29306" w14:textId="4DF0FFC3" w:rsidR="00A97AAE" w:rsidRPr="00783646" w:rsidDel="0094005B" w:rsidRDefault="00A97AAE" w:rsidP="00783646">
      <w:pPr>
        <w:spacing w:line="259" w:lineRule="auto"/>
        <w:ind w:firstLine="0"/>
        <w:rPr>
          <w:del w:id="1597" w:author="revisor" w:date="2019-10-28T22:37:00Z"/>
          <w:rFonts w:cs="Times New Roman"/>
          <w:szCs w:val="24"/>
          <w:lang w:eastAsia="pt-BR"/>
          <w:rPrChange w:id="1598" w:author="revisor" w:date="2019-10-28T22:40:00Z">
            <w:rPr>
              <w:del w:id="1599" w:author="revisor" w:date="2019-10-28T22:37:00Z"/>
              <w:rFonts w:eastAsiaTheme="majorEastAsia" w:cs="Times New Roman"/>
              <w:b/>
              <w:caps/>
              <w:szCs w:val="24"/>
              <w:lang w:eastAsia="pt-BR"/>
            </w:rPr>
          </w:rPrChange>
        </w:rPr>
        <w:pPrChange w:id="1600" w:author="revisor" w:date="2019-10-28T22:40:00Z">
          <w:pPr>
            <w:spacing w:after="160" w:line="259" w:lineRule="auto"/>
            <w:ind w:firstLine="0"/>
            <w:jc w:val="left"/>
            <w:outlineLvl w:val="9"/>
          </w:pPr>
        </w:pPrChange>
      </w:pPr>
    </w:p>
    <w:p w14:paraId="2AFF2765" w14:textId="19C44CCC" w:rsidR="00A97AAE" w:rsidRPr="00783646" w:rsidDel="0094005B" w:rsidRDefault="00264725" w:rsidP="00783646">
      <w:pPr>
        <w:spacing w:line="259" w:lineRule="auto"/>
        <w:ind w:firstLine="0"/>
        <w:rPr>
          <w:del w:id="1601" w:author="revisor" w:date="2019-10-28T22:37:00Z"/>
          <w:rFonts w:cs="Times New Roman"/>
          <w:szCs w:val="24"/>
          <w:lang w:eastAsia="pt-BR"/>
          <w:rPrChange w:id="1602" w:author="revisor" w:date="2019-10-28T22:40:00Z">
            <w:rPr>
              <w:del w:id="1603" w:author="revisor" w:date="2019-10-28T22:37:00Z"/>
              <w:rFonts w:eastAsiaTheme="majorEastAsia" w:cs="Times New Roman"/>
              <w:b/>
              <w:caps/>
              <w:szCs w:val="24"/>
              <w:lang w:eastAsia="pt-BR"/>
            </w:rPr>
          </w:rPrChange>
        </w:rPr>
        <w:pPrChange w:id="1604" w:author="revisor" w:date="2019-10-28T22:40:00Z">
          <w:pPr>
            <w:spacing w:after="160" w:line="259" w:lineRule="auto"/>
            <w:ind w:firstLine="0"/>
            <w:jc w:val="left"/>
            <w:outlineLvl w:val="9"/>
          </w:pPr>
        </w:pPrChange>
      </w:pPr>
      <w:del w:id="1605" w:author="revisor" w:date="2019-10-28T22:37:00Z">
        <w:r w:rsidRPr="00783646" w:rsidDel="0094005B">
          <w:rPr>
            <w:rFonts w:cs="Times New Roman"/>
            <w:szCs w:val="24"/>
            <w:lang w:eastAsia="pt-BR"/>
            <w:rPrChange w:id="1606" w:author="revisor" w:date="2019-10-28T22:40:00Z">
              <w:rPr>
                <w:rFonts w:eastAsiaTheme="majorEastAsia" w:cs="Times New Roman"/>
                <w:b/>
                <w:caps/>
                <w:noProof/>
                <w:szCs w:val="24"/>
                <w:lang w:eastAsia="pt-BR"/>
              </w:rPr>
            </w:rPrChange>
          </w:rPr>
          <w:pict w14:anchorId="7478A7E8">
            <v:shape id="_x0000_s1057" type="#_x0000_t202" style="position:absolute;left:0;text-align:left;margin-left:-8.25pt;margin-top:-9.25pt;width:454.25pt;height:324.1pt;z-index:251714560;mso-height-percent:200;mso-height-percent:200;mso-width-relative:margin;mso-height-relative:margin">
              <v:textbox style="mso-next-textbox:#_x0000_s1057;mso-fit-shape-to-text:t">
                <w:txbxContent>
                  <w:p w14:paraId="49B2D721" w14:textId="77777777" w:rsidR="00410569" w:rsidRPr="00116633" w:rsidRDefault="00410569" w:rsidP="00711BA3">
                    <w:pPr>
                      <w:jc w:val="left"/>
                      <w:rPr>
                        <w:rFonts w:ascii="Consolas" w:hAnsi="Consolas"/>
                        <w:sz w:val="20"/>
                        <w:szCs w:val="20"/>
                      </w:rPr>
                    </w:pPr>
                    <w:r w:rsidRPr="00116633">
                      <w:rPr>
                        <w:rFonts w:ascii="Consolas" w:hAnsi="Consolas"/>
                        <w:sz w:val="20"/>
                        <w:szCs w:val="20"/>
                      </w:rPr>
                      <w:t xml:space="preserve">    </w:t>
                    </w:r>
                    <w:bookmarkStart w:id="1607" w:name="_Toc23010454"/>
                    <w:r w:rsidRPr="00116633">
                      <w:rPr>
                        <w:rFonts w:ascii="Consolas" w:hAnsi="Consolas"/>
                        <w:sz w:val="20"/>
                        <w:szCs w:val="20"/>
                      </w:rPr>
                      <w:t>[BAIXO, BAIXO, BAIXO, MEDIO, BAIXA],</w:t>
                    </w:r>
                    <w:bookmarkEnd w:id="1607"/>
                  </w:p>
                  <w:p w14:paraId="6CF3D8F7" w14:textId="77777777" w:rsidR="00410569" w:rsidRPr="00116633" w:rsidRDefault="00410569" w:rsidP="00711BA3">
                    <w:pPr>
                      <w:jc w:val="left"/>
                      <w:rPr>
                        <w:rFonts w:ascii="Consolas" w:hAnsi="Consolas"/>
                        <w:sz w:val="20"/>
                        <w:szCs w:val="20"/>
                      </w:rPr>
                    </w:pPr>
                    <w:r w:rsidRPr="00116633">
                      <w:rPr>
                        <w:rFonts w:ascii="Consolas" w:hAnsi="Consolas"/>
                        <w:sz w:val="20"/>
                        <w:szCs w:val="20"/>
                      </w:rPr>
                      <w:t xml:space="preserve">    </w:t>
                    </w:r>
                    <w:bookmarkStart w:id="1608" w:name="_Toc23010455"/>
                    <w:r w:rsidRPr="00116633">
                      <w:rPr>
                        <w:rFonts w:ascii="Consolas" w:hAnsi="Consolas"/>
                        <w:sz w:val="20"/>
                        <w:szCs w:val="20"/>
                      </w:rPr>
                      <w:t>[MEDIO, MEDIO, BAIXO, BAIXO, BAIXA],</w:t>
                    </w:r>
                    <w:bookmarkEnd w:id="1608"/>
                  </w:p>
                  <w:p w14:paraId="61D75C9C" w14:textId="77777777" w:rsidR="00410569" w:rsidRPr="00116633" w:rsidRDefault="00410569" w:rsidP="00711BA3">
                    <w:pPr>
                      <w:jc w:val="left"/>
                      <w:rPr>
                        <w:rFonts w:ascii="Consolas" w:hAnsi="Consolas"/>
                        <w:sz w:val="20"/>
                        <w:szCs w:val="20"/>
                      </w:rPr>
                    </w:pPr>
                    <w:r w:rsidRPr="00116633">
                      <w:rPr>
                        <w:rFonts w:ascii="Consolas" w:hAnsi="Consolas"/>
                        <w:sz w:val="20"/>
                        <w:szCs w:val="20"/>
                      </w:rPr>
                      <w:t xml:space="preserve">    </w:t>
                    </w:r>
                    <w:bookmarkStart w:id="1609" w:name="_Toc23010456"/>
                    <w:r w:rsidRPr="00116633">
                      <w:rPr>
                        <w:rFonts w:ascii="Consolas" w:hAnsi="Consolas"/>
                        <w:sz w:val="20"/>
                        <w:szCs w:val="20"/>
                      </w:rPr>
                      <w:t>[BAIXO, BAIXO, MEDIO, MEDIO, MEDIA],</w:t>
                    </w:r>
                    <w:bookmarkEnd w:id="1609"/>
                  </w:p>
                  <w:p w14:paraId="1E08C7A2" w14:textId="77777777" w:rsidR="00410569" w:rsidRPr="00711BA3" w:rsidRDefault="00410569" w:rsidP="00711BA3">
                    <w:pPr>
                      <w:jc w:val="left"/>
                      <w:rPr>
                        <w:szCs w:val="20"/>
                      </w:rPr>
                    </w:pPr>
                    <w:r w:rsidRPr="00116633">
                      <w:rPr>
                        <w:rFonts w:ascii="Consolas" w:hAnsi="Consolas"/>
                        <w:sz w:val="20"/>
                        <w:szCs w:val="20"/>
                      </w:rPr>
                      <w:t xml:space="preserve">    </w:t>
                    </w:r>
                    <w:bookmarkStart w:id="1610" w:name="_Toc23010457"/>
                    <w:r w:rsidRPr="00116633">
                      <w:rPr>
                        <w:rFonts w:ascii="Consolas" w:hAnsi="Consolas"/>
                        <w:sz w:val="20"/>
                        <w:szCs w:val="20"/>
                      </w:rPr>
                      <w:t>[MEDIO, BAIXO, BAIXO, MEDIO, MEDIA],</w:t>
                    </w:r>
                    <w:bookmarkEnd w:id="1610"/>
                  </w:p>
                  <w:p w14:paraId="51DF4819" w14:textId="77777777" w:rsidR="00410569" w:rsidRPr="00116633" w:rsidRDefault="00410569" w:rsidP="008C4351">
                    <w:pPr>
                      <w:jc w:val="left"/>
                      <w:rPr>
                        <w:rFonts w:ascii="Consolas" w:hAnsi="Consolas"/>
                        <w:sz w:val="20"/>
                        <w:szCs w:val="20"/>
                      </w:rPr>
                    </w:pPr>
                    <w:r>
                      <w:rPr>
                        <w:rFonts w:ascii="Consolas" w:hAnsi="Consolas"/>
                        <w:sz w:val="20"/>
                        <w:szCs w:val="20"/>
                      </w:rPr>
                      <w:t xml:space="preserve">    </w:t>
                    </w:r>
                    <w:r w:rsidRPr="00116633">
                      <w:rPr>
                        <w:rFonts w:ascii="Consolas" w:hAnsi="Consolas"/>
                        <w:sz w:val="20"/>
                        <w:szCs w:val="20"/>
                      </w:rPr>
                      <w:t>[MEDIO, BAIXO, MEDIO, MEDIO, MEDIA],</w:t>
                    </w:r>
                  </w:p>
                  <w:p w14:paraId="7DDDD466"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[MEDIO, MEDIO, ALTO, BAIXO, MEDIA],</w:t>
                    </w:r>
                  </w:p>
                  <w:p w14:paraId="422A4DC8"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[BAIXO, MEDIO, ALTO, MEDIO, MEDIA],</w:t>
                    </w:r>
                  </w:p>
                  <w:p w14:paraId="6BF6CDE4"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[ALTO, BAIXO, ALTO, MEDIO, MEDIA</w:t>
                    </w:r>
                    <w:r>
                      <w:rPr>
                        <w:rFonts w:ascii="Consolas" w:hAnsi="Consolas"/>
                        <w:sz w:val="20"/>
                        <w:szCs w:val="20"/>
                      </w:rPr>
                      <w:t>],</w:t>
                    </w:r>
                  </w:p>
                  <w:p w14:paraId="764594AB"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[BAIXO, ALTO, MEDIO, MEDIO, MEDIA],</w:t>
                    </w:r>
                  </w:p>
                  <w:p w14:paraId="6665533D"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[ALTO, ALTO, ALTO, ALTO, ALTA],</w:t>
                    </w:r>
                  </w:p>
                  <w:p w14:paraId="58373362"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[MEDIO, ALTO, ALTO, ALTO, ALTA],</w:t>
                    </w:r>
                  </w:p>
                  <w:p w14:paraId="58BB29D7"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w:t>
                    </w:r>
                    <w:r>
                      <w:rPr>
                        <w:rFonts w:ascii="Consolas" w:hAnsi="Consolas"/>
                        <w:sz w:val="20"/>
                        <w:szCs w:val="20"/>
                      </w:rPr>
                      <w:t>ALTO, MEDIO, ALTO, ALTO, ALTA],</w:t>
                    </w:r>
                  </w:p>
                  <w:p w14:paraId="1F4104E2"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[ALTO, ALTO, MEDIO, ALTO, ALTA],</w:t>
                    </w:r>
                  </w:p>
                  <w:p w14:paraId="1C651B89"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[ALTO, ALTO, ALTO, MEDIO, ALTA],</w:t>
                    </w:r>
                  </w:p>
                  <w:p w14:paraId="6DDE0A8B"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[MEDIO, MEDIO, ALTO, ALTO, ALTA],</w:t>
                    </w:r>
                  </w:p>
                  <w:p w14:paraId="7A47640A"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[AL</w:t>
                    </w:r>
                    <w:r>
                      <w:rPr>
                        <w:rFonts w:ascii="Consolas" w:hAnsi="Consolas"/>
                        <w:sz w:val="20"/>
                        <w:szCs w:val="20"/>
                      </w:rPr>
                      <w:t>TO, ALTO, MEDIO, MEDIO, MEDIA],</w:t>
                    </w:r>
                  </w:p>
                  <w:p w14:paraId="1FD5C30E"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[MEDIO, MEDIO, MEDIO, ALTO, MEDIA],</w:t>
                    </w:r>
                  </w:p>
                  <w:p w14:paraId="66A8A775"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[MEDIO, MEDIO, ALTO, MEDIO, MEDIA],</w:t>
                    </w:r>
                  </w:p>
                  <w:p w14:paraId="6F2D1642"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[ALTO, MEDIO, BAIXO, MEDIO, MEDIA],</w:t>
                    </w:r>
                  </w:p>
                  <w:p w14:paraId="2FBBCB41"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IO, MEDIO, BAIXO, ALTO, MEDIA],</w:t>
                    </w:r>
                  </w:p>
                  <w:p w14:paraId="52713808"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[ALTO, MEDIO, MEDIO, MEDIO, MEDIA],</w:t>
                    </w:r>
                  </w:p>
                  <w:p w14:paraId="5C7F6651" w14:textId="77777777" w:rsidR="00410569" w:rsidRPr="00116633" w:rsidRDefault="00410569" w:rsidP="008C4351">
                    <w:pPr>
                      <w:rPr>
                        <w:rFonts w:ascii="Consolas" w:hAnsi="Consolas"/>
                        <w:sz w:val="20"/>
                        <w:szCs w:val="20"/>
                      </w:rPr>
                    </w:pPr>
                    <w:r w:rsidRPr="00116633">
                      <w:rPr>
                        <w:rFonts w:ascii="Consolas" w:hAnsi="Consolas"/>
                        <w:sz w:val="20"/>
                        <w:szCs w:val="20"/>
                      </w:rPr>
                      <w:t xml:space="preserve">    [MED</w:t>
                    </w:r>
                    <w:r>
                      <w:rPr>
                        <w:rFonts w:ascii="Consolas" w:hAnsi="Consolas"/>
                        <w:sz w:val="20"/>
                        <w:szCs w:val="20"/>
                      </w:rPr>
                      <w:t xml:space="preserve">IO, MEDIO, MEDIO, MEDIO, MEDIA] </w:t>
                    </w:r>
                    <w:r w:rsidRPr="00116633">
                      <w:rPr>
                        <w:rFonts w:ascii="Consolas" w:hAnsi="Consolas"/>
                        <w:sz w:val="20"/>
                        <w:szCs w:val="20"/>
                      </w:rPr>
                      <w:t>]</w:t>
                    </w:r>
                  </w:p>
                </w:txbxContent>
              </v:textbox>
            </v:shape>
          </w:pict>
        </w:r>
      </w:del>
    </w:p>
    <w:p w14:paraId="19971BD8" w14:textId="1AC2E748" w:rsidR="00A97AAE" w:rsidRPr="00783646" w:rsidDel="0094005B" w:rsidRDefault="00A97AAE" w:rsidP="00783646">
      <w:pPr>
        <w:spacing w:line="259" w:lineRule="auto"/>
        <w:ind w:firstLine="0"/>
        <w:rPr>
          <w:del w:id="1611" w:author="revisor" w:date="2019-10-28T22:37:00Z"/>
          <w:rFonts w:cs="Times New Roman"/>
          <w:szCs w:val="24"/>
          <w:lang w:eastAsia="pt-BR"/>
          <w:rPrChange w:id="1612" w:author="revisor" w:date="2019-10-28T22:40:00Z">
            <w:rPr>
              <w:del w:id="1613" w:author="revisor" w:date="2019-10-28T22:37:00Z"/>
              <w:rFonts w:eastAsiaTheme="majorEastAsia" w:cs="Times New Roman"/>
              <w:b/>
              <w:caps/>
              <w:szCs w:val="24"/>
              <w:lang w:eastAsia="pt-BR"/>
            </w:rPr>
          </w:rPrChange>
        </w:rPr>
        <w:pPrChange w:id="1614" w:author="revisor" w:date="2019-10-28T22:40:00Z">
          <w:pPr>
            <w:spacing w:after="160" w:line="259" w:lineRule="auto"/>
            <w:ind w:firstLine="0"/>
            <w:jc w:val="left"/>
            <w:outlineLvl w:val="9"/>
          </w:pPr>
        </w:pPrChange>
      </w:pPr>
    </w:p>
    <w:p w14:paraId="5513F241" w14:textId="422F7F56" w:rsidR="00A97AAE" w:rsidRPr="00783646" w:rsidDel="0094005B" w:rsidRDefault="00A97AAE" w:rsidP="00783646">
      <w:pPr>
        <w:spacing w:line="259" w:lineRule="auto"/>
        <w:ind w:firstLine="0"/>
        <w:rPr>
          <w:del w:id="1615" w:author="revisor" w:date="2019-10-28T22:37:00Z"/>
          <w:rFonts w:cs="Times New Roman"/>
          <w:szCs w:val="24"/>
          <w:lang w:eastAsia="pt-BR"/>
          <w:rPrChange w:id="1616" w:author="revisor" w:date="2019-10-28T22:40:00Z">
            <w:rPr>
              <w:del w:id="1617" w:author="revisor" w:date="2019-10-28T22:37:00Z"/>
              <w:rFonts w:eastAsiaTheme="majorEastAsia" w:cs="Times New Roman"/>
              <w:b/>
              <w:caps/>
              <w:szCs w:val="24"/>
              <w:lang w:eastAsia="pt-BR"/>
            </w:rPr>
          </w:rPrChange>
        </w:rPr>
        <w:pPrChange w:id="1618" w:author="revisor" w:date="2019-10-28T22:40:00Z">
          <w:pPr>
            <w:spacing w:after="160" w:line="259" w:lineRule="auto"/>
            <w:ind w:firstLine="0"/>
            <w:jc w:val="left"/>
            <w:outlineLvl w:val="9"/>
          </w:pPr>
        </w:pPrChange>
      </w:pPr>
    </w:p>
    <w:p w14:paraId="794177B5" w14:textId="3334D957" w:rsidR="00A97AAE" w:rsidRPr="00783646" w:rsidDel="0094005B" w:rsidRDefault="00A97AAE" w:rsidP="00783646">
      <w:pPr>
        <w:spacing w:line="259" w:lineRule="auto"/>
        <w:ind w:firstLine="0"/>
        <w:rPr>
          <w:del w:id="1619" w:author="revisor" w:date="2019-10-28T22:37:00Z"/>
          <w:rFonts w:cs="Times New Roman"/>
          <w:szCs w:val="24"/>
          <w:lang w:eastAsia="pt-BR"/>
          <w:rPrChange w:id="1620" w:author="revisor" w:date="2019-10-28T22:40:00Z">
            <w:rPr>
              <w:del w:id="1621" w:author="revisor" w:date="2019-10-28T22:37:00Z"/>
              <w:rFonts w:eastAsiaTheme="majorEastAsia" w:cs="Times New Roman"/>
              <w:b/>
              <w:caps/>
              <w:szCs w:val="24"/>
              <w:lang w:eastAsia="pt-BR"/>
            </w:rPr>
          </w:rPrChange>
        </w:rPr>
        <w:pPrChange w:id="1622" w:author="revisor" w:date="2019-10-28T22:40:00Z">
          <w:pPr>
            <w:spacing w:after="160" w:line="259" w:lineRule="auto"/>
            <w:ind w:firstLine="0"/>
            <w:jc w:val="left"/>
            <w:outlineLvl w:val="9"/>
          </w:pPr>
        </w:pPrChange>
      </w:pPr>
    </w:p>
    <w:p w14:paraId="5F9A61A0" w14:textId="0D82A2F2" w:rsidR="00A97AAE" w:rsidRPr="00783646" w:rsidDel="0094005B" w:rsidRDefault="00A97AAE" w:rsidP="00783646">
      <w:pPr>
        <w:spacing w:line="259" w:lineRule="auto"/>
        <w:ind w:firstLine="0"/>
        <w:rPr>
          <w:del w:id="1623" w:author="revisor" w:date="2019-10-28T22:37:00Z"/>
          <w:rFonts w:cs="Times New Roman"/>
          <w:szCs w:val="24"/>
          <w:lang w:eastAsia="pt-BR"/>
          <w:rPrChange w:id="1624" w:author="revisor" w:date="2019-10-28T22:40:00Z">
            <w:rPr>
              <w:del w:id="1625" w:author="revisor" w:date="2019-10-28T22:37:00Z"/>
              <w:rFonts w:eastAsiaTheme="majorEastAsia" w:cs="Times New Roman"/>
              <w:b/>
              <w:caps/>
              <w:szCs w:val="24"/>
              <w:lang w:eastAsia="pt-BR"/>
            </w:rPr>
          </w:rPrChange>
        </w:rPr>
        <w:pPrChange w:id="1626" w:author="revisor" w:date="2019-10-28T22:40:00Z">
          <w:pPr>
            <w:spacing w:after="160" w:line="259" w:lineRule="auto"/>
            <w:ind w:firstLine="0"/>
            <w:jc w:val="left"/>
            <w:outlineLvl w:val="9"/>
          </w:pPr>
        </w:pPrChange>
      </w:pPr>
    </w:p>
    <w:p w14:paraId="40A00F2B" w14:textId="67B1C433" w:rsidR="00A97AAE" w:rsidRPr="00783646" w:rsidDel="0094005B" w:rsidRDefault="00A97AAE" w:rsidP="00783646">
      <w:pPr>
        <w:spacing w:line="259" w:lineRule="auto"/>
        <w:ind w:firstLine="0"/>
        <w:rPr>
          <w:del w:id="1627" w:author="revisor" w:date="2019-10-28T22:37:00Z"/>
          <w:rFonts w:cs="Times New Roman"/>
          <w:szCs w:val="24"/>
          <w:lang w:eastAsia="pt-BR"/>
          <w:rPrChange w:id="1628" w:author="revisor" w:date="2019-10-28T22:40:00Z">
            <w:rPr>
              <w:del w:id="1629" w:author="revisor" w:date="2019-10-28T22:37:00Z"/>
              <w:rFonts w:eastAsiaTheme="majorEastAsia" w:cs="Times New Roman"/>
              <w:b/>
              <w:caps/>
              <w:szCs w:val="24"/>
              <w:lang w:eastAsia="pt-BR"/>
            </w:rPr>
          </w:rPrChange>
        </w:rPr>
        <w:pPrChange w:id="1630" w:author="revisor" w:date="2019-10-28T22:40:00Z">
          <w:pPr>
            <w:spacing w:after="160" w:line="259" w:lineRule="auto"/>
            <w:ind w:firstLine="0"/>
            <w:jc w:val="left"/>
            <w:outlineLvl w:val="9"/>
          </w:pPr>
        </w:pPrChange>
      </w:pPr>
    </w:p>
    <w:p w14:paraId="5772A881" w14:textId="29C0D1C3" w:rsidR="00116633" w:rsidRPr="00783646" w:rsidDel="0094005B" w:rsidRDefault="00116633" w:rsidP="00783646">
      <w:pPr>
        <w:spacing w:line="259" w:lineRule="auto"/>
        <w:ind w:firstLine="0"/>
        <w:rPr>
          <w:del w:id="1631" w:author="revisor" w:date="2019-10-28T22:37:00Z"/>
          <w:rFonts w:cs="Times New Roman"/>
          <w:szCs w:val="24"/>
          <w:lang w:eastAsia="pt-BR"/>
          <w:rPrChange w:id="1632" w:author="revisor" w:date="2019-10-28T22:40:00Z">
            <w:rPr>
              <w:del w:id="1633" w:author="revisor" w:date="2019-10-28T22:37:00Z"/>
              <w:rFonts w:eastAsiaTheme="majorEastAsia" w:cs="Times New Roman"/>
              <w:b/>
              <w:caps/>
              <w:szCs w:val="24"/>
              <w:lang w:eastAsia="pt-BR"/>
            </w:rPr>
          </w:rPrChange>
        </w:rPr>
        <w:pPrChange w:id="1634" w:author="revisor" w:date="2019-10-28T22:40:00Z">
          <w:pPr>
            <w:spacing w:after="160" w:line="259" w:lineRule="auto"/>
            <w:ind w:firstLine="0"/>
            <w:jc w:val="left"/>
            <w:outlineLvl w:val="9"/>
          </w:pPr>
        </w:pPrChange>
      </w:pPr>
    </w:p>
    <w:p w14:paraId="64B74C6E" w14:textId="653BFBA1" w:rsidR="00116633" w:rsidRPr="00783646" w:rsidDel="0094005B" w:rsidRDefault="00116633" w:rsidP="00783646">
      <w:pPr>
        <w:spacing w:line="259" w:lineRule="auto"/>
        <w:ind w:firstLine="0"/>
        <w:rPr>
          <w:del w:id="1635" w:author="revisor" w:date="2019-10-28T22:37:00Z"/>
          <w:rFonts w:cs="Times New Roman"/>
          <w:szCs w:val="24"/>
          <w:lang w:eastAsia="pt-BR"/>
          <w:rPrChange w:id="1636" w:author="revisor" w:date="2019-10-28T22:40:00Z">
            <w:rPr>
              <w:del w:id="1637" w:author="revisor" w:date="2019-10-28T22:37:00Z"/>
              <w:rFonts w:eastAsiaTheme="majorEastAsia" w:cs="Times New Roman"/>
              <w:b/>
              <w:caps/>
              <w:szCs w:val="24"/>
              <w:lang w:eastAsia="pt-BR"/>
            </w:rPr>
          </w:rPrChange>
        </w:rPr>
        <w:pPrChange w:id="1638" w:author="revisor" w:date="2019-10-28T22:40:00Z">
          <w:pPr>
            <w:spacing w:after="160" w:line="259" w:lineRule="auto"/>
            <w:ind w:firstLine="0"/>
            <w:jc w:val="left"/>
            <w:outlineLvl w:val="9"/>
          </w:pPr>
        </w:pPrChange>
      </w:pPr>
    </w:p>
    <w:p w14:paraId="66FC038E" w14:textId="49314EDE" w:rsidR="00116633" w:rsidRPr="00783646" w:rsidDel="0094005B" w:rsidRDefault="00116633" w:rsidP="00783646">
      <w:pPr>
        <w:spacing w:line="259" w:lineRule="auto"/>
        <w:ind w:firstLine="0"/>
        <w:rPr>
          <w:del w:id="1639" w:author="revisor" w:date="2019-10-28T22:37:00Z"/>
          <w:rFonts w:cs="Times New Roman"/>
          <w:szCs w:val="24"/>
          <w:lang w:eastAsia="pt-BR"/>
          <w:rPrChange w:id="1640" w:author="revisor" w:date="2019-10-28T22:40:00Z">
            <w:rPr>
              <w:del w:id="1641" w:author="revisor" w:date="2019-10-28T22:37:00Z"/>
              <w:rFonts w:eastAsiaTheme="majorEastAsia" w:cs="Times New Roman"/>
              <w:b/>
              <w:caps/>
              <w:szCs w:val="24"/>
              <w:lang w:eastAsia="pt-BR"/>
            </w:rPr>
          </w:rPrChange>
        </w:rPr>
        <w:pPrChange w:id="1642" w:author="revisor" w:date="2019-10-28T22:40:00Z">
          <w:pPr>
            <w:spacing w:after="160" w:line="259" w:lineRule="auto"/>
            <w:ind w:firstLine="0"/>
            <w:jc w:val="left"/>
            <w:outlineLvl w:val="9"/>
          </w:pPr>
        </w:pPrChange>
      </w:pPr>
    </w:p>
    <w:p w14:paraId="6D21587E" w14:textId="03AB6C66" w:rsidR="00116633" w:rsidRPr="00783646" w:rsidDel="0094005B" w:rsidRDefault="00116633" w:rsidP="00783646">
      <w:pPr>
        <w:spacing w:line="259" w:lineRule="auto"/>
        <w:ind w:firstLine="0"/>
        <w:rPr>
          <w:del w:id="1643" w:author="revisor" w:date="2019-10-28T22:37:00Z"/>
          <w:rFonts w:cs="Times New Roman"/>
          <w:szCs w:val="24"/>
          <w:lang w:eastAsia="pt-BR"/>
          <w:rPrChange w:id="1644" w:author="revisor" w:date="2019-10-28T22:40:00Z">
            <w:rPr>
              <w:del w:id="1645" w:author="revisor" w:date="2019-10-28T22:37:00Z"/>
              <w:rFonts w:eastAsiaTheme="majorEastAsia" w:cs="Times New Roman"/>
              <w:b/>
              <w:caps/>
              <w:szCs w:val="24"/>
              <w:lang w:eastAsia="pt-BR"/>
            </w:rPr>
          </w:rPrChange>
        </w:rPr>
        <w:pPrChange w:id="1646" w:author="revisor" w:date="2019-10-28T22:40:00Z">
          <w:pPr>
            <w:spacing w:after="160" w:line="259" w:lineRule="auto"/>
            <w:ind w:firstLine="0"/>
            <w:jc w:val="left"/>
            <w:outlineLvl w:val="9"/>
          </w:pPr>
        </w:pPrChange>
      </w:pPr>
    </w:p>
    <w:p w14:paraId="334CC7EB" w14:textId="626A3F0C" w:rsidR="00711BA3" w:rsidRPr="00783646" w:rsidDel="0094005B" w:rsidRDefault="00711BA3" w:rsidP="00783646">
      <w:pPr>
        <w:spacing w:line="259" w:lineRule="auto"/>
        <w:ind w:firstLine="0"/>
        <w:rPr>
          <w:del w:id="1647" w:author="revisor" w:date="2019-10-28T22:37:00Z"/>
          <w:rFonts w:cs="Times New Roman"/>
          <w:szCs w:val="24"/>
          <w:lang w:eastAsia="pt-BR"/>
          <w:rPrChange w:id="1648" w:author="revisor" w:date="2019-10-28T22:40:00Z">
            <w:rPr>
              <w:del w:id="1649" w:author="revisor" w:date="2019-10-28T22:37:00Z"/>
              <w:rFonts w:eastAsiaTheme="majorEastAsia" w:cs="Times New Roman"/>
              <w:b/>
              <w:caps/>
              <w:szCs w:val="24"/>
              <w:lang w:eastAsia="pt-BR"/>
            </w:rPr>
          </w:rPrChange>
        </w:rPr>
        <w:pPrChange w:id="1650" w:author="revisor" w:date="2019-10-28T22:40:00Z">
          <w:pPr>
            <w:spacing w:after="160" w:line="259" w:lineRule="auto"/>
            <w:ind w:firstLine="0"/>
            <w:jc w:val="left"/>
            <w:outlineLvl w:val="9"/>
          </w:pPr>
        </w:pPrChange>
      </w:pPr>
    </w:p>
    <w:p w14:paraId="239E5CD0" w14:textId="21019FD4" w:rsidR="00711BA3" w:rsidRPr="00783646" w:rsidDel="0094005B" w:rsidRDefault="00711BA3" w:rsidP="00783646">
      <w:pPr>
        <w:spacing w:line="259" w:lineRule="auto"/>
        <w:ind w:firstLine="0"/>
        <w:rPr>
          <w:del w:id="1651" w:author="revisor" w:date="2019-10-28T22:37:00Z"/>
          <w:rFonts w:cs="Times New Roman"/>
          <w:szCs w:val="24"/>
          <w:lang w:eastAsia="pt-BR"/>
          <w:rPrChange w:id="1652" w:author="revisor" w:date="2019-10-28T22:40:00Z">
            <w:rPr>
              <w:del w:id="1653" w:author="revisor" w:date="2019-10-28T22:37:00Z"/>
              <w:rFonts w:eastAsiaTheme="majorEastAsia" w:cs="Times New Roman"/>
              <w:b/>
              <w:caps/>
              <w:szCs w:val="24"/>
              <w:lang w:eastAsia="pt-BR"/>
            </w:rPr>
          </w:rPrChange>
        </w:rPr>
        <w:pPrChange w:id="1654" w:author="revisor" w:date="2019-10-28T22:40:00Z">
          <w:pPr>
            <w:spacing w:after="160" w:line="259" w:lineRule="auto"/>
            <w:ind w:firstLine="0"/>
            <w:jc w:val="left"/>
            <w:outlineLvl w:val="9"/>
          </w:pPr>
        </w:pPrChange>
      </w:pPr>
    </w:p>
    <w:p w14:paraId="0D5B5442" w14:textId="565D5424" w:rsidR="00711BA3" w:rsidRPr="00783646" w:rsidDel="0094005B" w:rsidRDefault="00711BA3" w:rsidP="00783646">
      <w:pPr>
        <w:spacing w:line="259" w:lineRule="auto"/>
        <w:ind w:firstLine="0"/>
        <w:rPr>
          <w:del w:id="1655" w:author="revisor" w:date="2019-10-28T22:37:00Z"/>
          <w:rFonts w:cs="Times New Roman"/>
          <w:szCs w:val="24"/>
          <w:lang w:eastAsia="pt-BR"/>
          <w:rPrChange w:id="1656" w:author="revisor" w:date="2019-10-28T22:40:00Z">
            <w:rPr>
              <w:del w:id="1657" w:author="revisor" w:date="2019-10-28T22:37:00Z"/>
              <w:rFonts w:eastAsiaTheme="majorEastAsia" w:cs="Times New Roman"/>
              <w:b/>
              <w:caps/>
              <w:szCs w:val="24"/>
              <w:lang w:eastAsia="pt-BR"/>
            </w:rPr>
          </w:rPrChange>
        </w:rPr>
        <w:pPrChange w:id="1658" w:author="revisor" w:date="2019-10-28T22:40:00Z">
          <w:pPr>
            <w:spacing w:after="160" w:line="259" w:lineRule="auto"/>
            <w:ind w:firstLine="0"/>
            <w:jc w:val="left"/>
            <w:outlineLvl w:val="9"/>
          </w:pPr>
        </w:pPrChange>
      </w:pPr>
    </w:p>
    <w:p w14:paraId="03BC2067" w14:textId="5571D7E5" w:rsidR="00116633" w:rsidRPr="00783646" w:rsidDel="0094005B" w:rsidRDefault="00116633" w:rsidP="00783646">
      <w:pPr>
        <w:spacing w:line="259" w:lineRule="auto"/>
        <w:ind w:firstLine="0"/>
        <w:rPr>
          <w:del w:id="1659" w:author="revisor" w:date="2019-10-28T22:37:00Z"/>
          <w:rFonts w:cs="Times New Roman"/>
          <w:szCs w:val="24"/>
          <w:lang w:eastAsia="pt-BR"/>
          <w:rPrChange w:id="1660" w:author="revisor" w:date="2019-10-28T22:40:00Z">
            <w:rPr>
              <w:del w:id="1661" w:author="revisor" w:date="2019-10-28T22:37:00Z"/>
              <w:rFonts w:eastAsiaTheme="majorEastAsia" w:cs="Times New Roman"/>
              <w:b/>
              <w:caps/>
              <w:szCs w:val="24"/>
              <w:lang w:eastAsia="pt-BR"/>
            </w:rPr>
          </w:rPrChange>
        </w:rPr>
        <w:pPrChange w:id="1662" w:author="revisor" w:date="2019-10-28T22:40:00Z">
          <w:pPr>
            <w:spacing w:after="160" w:line="259" w:lineRule="auto"/>
            <w:ind w:firstLine="0"/>
            <w:jc w:val="left"/>
            <w:outlineLvl w:val="9"/>
          </w:pPr>
        </w:pPrChange>
      </w:pPr>
    </w:p>
    <w:p w14:paraId="6333BA46" w14:textId="0B745ED6" w:rsidR="00116633" w:rsidRPr="00783646" w:rsidDel="0094005B" w:rsidRDefault="00116633" w:rsidP="00783646">
      <w:pPr>
        <w:spacing w:line="259" w:lineRule="auto"/>
        <w:ind w:firstLine="0"/>
        <w:rPr>
          <w:del w:id="1663" w:author="revisor" w:date="2019-10-28T22:37:00Z"/>
          <w:rFonts w:cs="Times New Roman"/>
          <w:szCs w:val="24"/>
          <w:lang w:eastAsia="pt-BR"/>
          <w:rPrChange w:id="1664" w:author="revisor" w:date="2019-10-28T22:40:00Z">
            <w:rPr>
              <w:del w:id="1665" w:author="revisor" w:date="2019-10-28T22:37:00Z"/>
              <w:rFonts w:eastAsiaTheme="majorEastAsia" w:cs="Times New Roman"/>
              <w:b/>
              <w:caps/>
              <w:szCs w:val="24"/>
              <w:lang w:eastAsia="pt-BR"/>
            </w:rPr>
          </w:rPrChange>
        </w:rPr>
        <w:pPrChange w:id="1666" w:author="revisor" w:date="2019-10-28T22:40:00Z">
          <w:pPr>
            <w:spacing w:after="160" w:line="259" w:lineRule="auto"/>
            <w:ind w:firstLine="0"/>
            <w:jc w:val="left"/>
            <w:outlineLvl w:val="9"/>
          </w:pPr>
        </w:pPrChange>
      </w:pPr>
    </w:p>
    <w:p w14:paraId="527E0BBC" w14:textId="0A66E7C6" w:rsidR="00116633" w:rsidRPr="00783646" w:rsidDel="0094005B" w:rsidRDefault="00116633" w:rsidP="00783646">
      <w:pPr>
        <w:spacing w:line="259" w:lineRule="auto"/>
        <w:ind w:firstLine="0"/>
        <w:rPr>
          <w:del w:id="1667" w:author="revisor" w:date="2019-10-28T22:37:00Z"/>
          <w:rFonts w:cs="Times New Roman"/>
          <w:szCs w:val="24"/>
          <w:lang w:eastAsia="pt-BR"/>
          <w:rPrChange w:id="1668" w:author="revisor" w:date="2019-10-28T22:40:00Z">
            <w:rPr>
              <w:del w:id="1669" w:author="revisor" w:date="2019-10-28T22:37:00Z"/>
              <w:rFonts w:eastAsiaTheme="majorEastAsia" w:cs="Times New Roman"/>
              <w:b/>
              <w:caps/>
              <w:szCs w:val="24"/>
              <w:lang w:eastAsia="pt-BR"/>
            </w:rPr>
          </w:rPrChange>
        </w:rPr>
        <w:pPrChange w:id="1670" w:author="revisor" w:date="2019-10-28T22:40:00Z">
          <w:pPr>
            <w:spacing w:after="160" w:line="259" w:lineRule="auto"/>
            <w:ind w:firstLine="0"/>
            <w:jc w:val="left"/>
            <w:outlineLvl w:val="9"/>
          </w:pPr>
        </w:pPrChange>
      </w:pPr>
    </w:p>
    <w:p w14:paraId="48951240" w14:textId="28D65AF7" w:rsidR="00116633" w:rsidRPr="00783646" w:rsidDel="0094005B" w:rsidRDefault="00116633" w:rsidP="00783646">
      <w:pPr>
        <w:spacing w:line="259" w:lineRule="auto"/>
        <w:ind w:firstLine="0"/>
        <w:rPr>
          <w:del w:id="1671" w:author="revisor" w:date="2019-10-28T22:37:00Z"/>
          <w:rFonts w:cs="Times New Roman"/>
          <w:szCs w:val="24"/>
          <w:lang w:eastAsia="pt-BR"/>
          <w:rPrChange w:id="1672" w:author="revisor" w:date="2019-10-28T22:40:00Z">
            <w:rPr>
              <w:del w:id="1673" w:author="revisor" w:date="2019-10-28T22:37:00Z"/>
              <w:rFonts w:eastAsiaTheme="majorEastAsia" w:cs="Times New Roman"/>
              <w:b/>
              <w:caps/>
              <w:szCs w:val="24"/>
              <w:lang w:eastAsia="pt-BR"/>
            </w:rPr>
          </w:rPrChange>
        </w:rPr>
        <w:pPrChange w:id="1674" w:author="revisor" w:date="2019-10-28T22:40:00Z">
          <w:pPr>
            <w:spacing w:after="160" w:line="259" w:lineRule="auto"/>
            <w:ind w:firstLine="0"/>
            <w:jc w:val="left"/>
            <w:outlineLvl w:val="9"/>
          </w:pPr>
        </w:pPrChange>
      </w:pPr>
    </w:p>
    <w:p w14:paraId="19E9EAC2" w14:textId="426C8CDF" w:rsidR="0052485C" w:rsidRPr="00783646" w:rsidDel="0094005B" w:rsidRDefault="0052485C" w:rsidP="00783646">
      <w:pPr>
        <w:spacing w:line="259" w:lineRule="auto"/>
        <w:ind w:firstLine="0"/>
        <w:rPr>
          <w:del w:id="1675" w:author="revisor" w:date="2019-10-28T22:37:00Z"/>
          <w:rFonts w:cs="Times New Roman"/>
          <w:szCs w:val="24"/>
          <w:lang w:eastAsia="pt-BR"/>
        </w:rPr>
        <w:pPrChange w:id="1676" w:author="revisor" w:date="2019-10-28T22:40:00Z">
          <w:pPr>
            <w:spacing w:after="160" w:line="259" w:lineRule="auto"/>
            <w:ind w:firstLine="0"/>
            <w:jc w:val="left"/>
            <w:outlineLvl w:val="9"/>
          </w:pPr>
        </w:pPrChange>
      </w:pPr>
    </w:p>
    <w:p w14:paraId="3DDFCF39" w14:textId="5B670B9A" w:rsidR="00A10CAE" w:rsidRPr="00783646" w:rsidDel="00783646" w:rsidRDefault="0052485C" w:rsidP="00783646">
      <w:pPr>
        <w:rPr>
          <w:del w:id="1677" w:author="revisor" w:date="2019-10-28T22:40:00Z"/>
          <w:rFonts w:cs="Times New Roman"/>
          <w:szCs w:val="24"/>
          <w:lang w:eastAsia="pt-BR"/>
        </w:rPr>
        <w:pPrChange w:id="1678" w:author="revisor" w:date="2019-10-28T22:40:00Z">
          <w:pPr>
            <w:outlineLvl w:val="9"/>
          </w:pPr>
        </w:pPrChange>
      </w:pPr>
      <w:del w:id="1679" w:author="revisor" w:date="2019-10-28T22:37:00Z">
        <w:r w:rsidRPr="00783646" w:rsidDel="0094005B">
          <w:rPr>
            <w:rFonts w:cs="Times New Roman"/>
            <w:szCs w:val="24"/>
            <w:lang w:eastAsia="pt-BR"/>
          </w:rPr>
          <w:delText xml:space="preserve">No conjunto de regras do elemento </w:delText>
        </w:r>
        <w:r w:rsidRPr="00783646" w:rsidDel="0094005B">
          <w:rPr>
            <w:rFonts w:cs="Times New Roman"/>
            <w:szCs w:val="24"/>
            <w:lang w:eastAsia="pt-BR"/>
            <w:rPrChange w:id="1680" w:author="revisor" w:date="2019-10-28T22:40:00Z">
              <w:rPr>
                <w:i/>
                <w:lang w:eastAsia="pt-BR"/>
              </w:rPr>
            </w:rPrChange>
          </w:rPr>
          <w:delText>webinars,</w:delText>
        </w:r>
        <w:r w:rsidRPr="00783646" w:rsidDel="0094005B">
          <w:rPr>
            <w:rFonts w:cs="Times New Roman"/>
            <w:szCs w:val="24"/>
            <w:lang w:eastAsia="pt-BR"/>
          </w:rPr>
          <w:delText xml:space="preserve"> em cada coluna t</w:delText>
        </w:r>
        <w:r w:rsidR="00634DD9" w:rsidRPr="00783646" w:rsidDel="0094005B">
          <w:rPr>
            <w:rFonts w:cs="Times New Roman"/>
            <w:szCs w:val="24"/>
            <w:lang w:eastAsia="pt-BR"/>
          </w:rPr>
          <w:delText>êm-se</w:delText>
        </w:r>
        <w:r w:rsidRPr="00783646" w:rsidDel="0094005B">
          <w:rPr>
            <w:rFonts w:cs="Times New Roman"/>
            <w:szCs w:val="24"/>
            <w:lang w:eastAsia="pt-BR"/>
          </w:rPr>
          <w:delText xml:space="preserve"> um valor para uma das variáveis </w:delText>
        </w:r>
        <w:r w:rsidR="00634DD9" w:rsidRPr="00783646" w:rsidDel="0094005B">
          <w:rPr>
            <w:rFonts w:cs="Times New Roman"/>
            <w:szCs w:val="24"/>
            <w:lang w:eastAsia="pt-BR"/>
          </w:rPr>
          <w:delText>de entrada do sistema, sendo a ú</w:delText>
        </w:r>
        <w:r w:rsidRPr="00783646" w:rsidDel="0094005B">
          <w:rPr>
            <w:rFonts w:cs="Times New Roman"/>
            <w:szCs w:val="24"/>
            <w:lang w:eastAsia="pt-BR"/>
          </w:rPr>
          <w:delText xml:space="preserve">ltima coluna </w:delText>
        </w:r>
        <w:r w:rsidR="00634DD9" w:rsidRPr="00783646" w:rsidDel="0094005B">
          <w:rPr>
            <w:rFonts w:cs="Times New Roman"/>
            <w:szCs w:val="24"/>
            <w:lang w:eastAsia="pt-BR"/>
          </w:rPr>
          <w:delText xml:space="preserve">o </w:delText>
        </w:r>
        <w:r w:rsidRPr="00783646" w:rsidDel="0094005B">
          <w:rPr>
            <w:rFonts w:cs="Times New Roman"/>
            <w:szCs w:val="24"/>
            <w:lang w:eastAsia="pt-BR"/>
          </w:rPr>
          <w:delText xml:space="preserve">valor </w:delText>
        </w:r>
        <w:r w:rsidRPr="00783646" w:rsidDel="0094005B">
          <w:rPr>
            <w:rFonts w:cs="Times New Roman"/>
            <w:szCs w:val="24"/>
            <w:lang w:eastAsia="pt-BR"/>
            <w:rPrChange w:id="1681" w:author="revisor" w:date="2019-10-28T22:40:00Z">
              <w:rPr>
                <w:i/>
                <w:lang w:eastAsia="pt-BR"/>
              </w:rPr>
            </w:rPrChange>
          </w:rPr>
          <w:delText>fuzzy</w:delText>
        </w:r>
        <w:r w:rsidRPr="00783646" w:rsidDel="0094005B">
          <w:rPr>
            <w:rFonts w:cs="Times New Roman"/>
            <w:szCs w:val="24"/>
            <w:lang w:eastAsia="pt-BR"/>
          </w:rPr>
          <w:delText xml:space="preserve"> da variável de saída. Como o sistema </w:delText>
        </w:r>
        <w:r w:rsidRPr="00783646" w:rsidDel="0094005B">
          <w:rPr>
            <w:rFonts w:cs="Times New Roman"/>
            <w:szCs w:val="24"/>
            <w:lang w:eastAsia="pt-BR"/>
            <w:rPrChange w:id="1682" w:author="revisor" w:date="2019-10-28T22:40:00Z">
              <w:rPr>
                <w:i/>
                <w:lang w:eastAsia="pt-BR"/>
              </w:rPr>
            </w:rPrChange>
          </w:rPr>
          <w:delText>fuzzy</w:delText>
        </w:r>
        <w:r w:rsidRPr="00783646" w:rsidDel="0094005B">
          <w:rPr>
            <w:rFonts w:cs="Times New Roman"/>
            <w:szCs w:val="24"/>
            <w:lang w:eastAsia="pt-BR"/>
          </w:rPr>
          <w:delText xml:space="preserve"> responsável por avaliar o elemento </w:delText>
        </w:r>
        <w:r w:rsidR="00A10CAE" w:rsidRPr="00783646" w:rsidDel="0094005B">
          <w:rPr>
            <w:rFonts w:cs="Times New Roman"/>
            <w:szCs w:val="24"/>
            <w:lang w:eastAsia="pt-BR"/>
            <w:rPrChange w:id="1683" w:author="revisor" w:date="2019-10-28T22:40:00Z">
              <w:rPr>
                <w:i/>
                <w:lang w:eastAsia="pt-BR"/>
              </w:rPr>
            </w:rPrChange>
          </w:rPr>
          <w:delText>webinars</w:delText>
        </w:r>
        <w:r w:rsidRPr="00783646" w:rsidDel="0094005B">
          <w:rPr>
            <w:rFonts w:cs="Times New Roman"/>
            <w:szCs w:val="24"/>
            <w:lang w:eastAsia="pt-BR"/>
          </w:rPr>
          <w:delText xml:space="preserve"> possui quatro variáveis de entrada, </w:delText>
        </w:r>
        <w:r w:rsidR="00634DD9" w:rsidRPr="00783646" w:rsidDel="0094005B">
          <w:rPr>
            <w:rFonts w:cs="Times New Roman"/>
            <w:szCs w:val="24"/>
            <w:lang w:eastAsia="pt-BR"/>
          </w:rPr>
          <w:delText>a</w:delText>
        </w:r>
        <w:r w:rsidRPr="00783646" w:rsidDel="0094005B">
          <w:rPr>
            <w:rFonts w:cs="Times New Roman"/>
            <w:szCs w:val="24"/>
            <w:lang w:eastAsia="pt-BR"/>
          </w:rPr>
          <w:delText xml:space="preserve"> base de regras é apresentada com cinco colunas. </w:delText>
        </w:r>
      </w:del>
    </w:p>
    <w:p w14:paraId="4E1D80C4" w14:textId="5C324017" w:rsidR="00E86DE1" w:rsidRPr="00783646" w:rsidDel="00783646" w:rsidRDefault="00A10CAE" w:rsidP="00783646">
      <w:pPr>
        <w:rPr>
          <w:del w:id="1684" w:author="revisor" w:date="2019-10-28T22:38:00Z"/>
          <w:rFonts w:cs="Times New Roman"/>
          <w:szCs w:val="24"/>
          <w:lang w:eastAsia="pt-BR"/>
        </w:rPr>
        <w:pPrChange w:id="1685" w:author="revisor" w:date="2019-10-28T22:40:00Z">
          <w:pPr>
            <w:outlineLvl w:val="9"/>
          </w:pPr>
        </w:pPrChange>
      </w:pPr>
      <w:r w:rsidRPr="00783646">
        <w:rPr>
          <w:rFonts w:cs="Times New Roman"/>
          <w:szCs w:val="24"/>
          <w:lang w:eastAsia="pt-BR"/>
        </w:rPr>
        <w:t xml:space="preserve">A </w:t>
      </w:r>
      <w:r w:rsidR="007B76DE" w:rsidRPr="00783646">
        <w:rPr>
          <w:rFonts w:cs="Times New Roman"/>
          <w:szCs w:val="24"/>
          <w:lang w:eastAsia="pt-BR"/>
        </w:rPr>
        <w:t xml:space="preserve">sexta </w:t>
      </w:r>
      <w:r w:rsidRPr="00783646">
        <w:rPr>
          <w:rFonts w:cs="Times New Roman"/>
          <w:szCs w:val="24"/>
          <w:lang w:eastAsia="pt-BR"/>
        </w:rPr>
        <w:t xml:space="preserve">base de regras definida é referente </w:t>
      </w:r>
      <w:del w:id="1686" w:author="revisor" w:date="2019-10-28T22:38:00Z">
        <w:r w:rsidRPr="00783646" w:rsidDel="0094005B">
          <w:rPr>
            <w:rFonts w:cs="Times New Roman"/>
            <w:szCs w:val="24"/>
            <w:lang w:eastAsia="pt-BR"/>
          </w:rPr>
          <w:delText xml:space="preserve">ao elemento </w:delText>
        </w:r>
      </w:del>
      <w:ins w:id="1687" w:author="revisor" w:date="2019-10-28T22:38:00Z">
        <w:r w:rsidR="0094005B" w:rsidRPr="00783646">
          <w:rPr>
            <w:rFonts w:cs="Times New Roman"/>
            <w:szCs w:val="24"/>
            <w:lang w:eastAsia="pt-BR"/>
          </w:rPr>
          <w:t xml:space="preserve">às </w:t>
        </w:r>
      </w:ins>
      <w:r w:rsidRPr="00783646">
        <w:rPr>
          <w:rFonts w:cs="Times New Roman"/>
          <w:szCs w:val="24"/>
          <w:lang w:eastAsia="pt-BR"/>
        </w:rPr>
        <w:t>avaliações presenciais</w:t>
      </w:r>
      <w:ins w:id="1688" w:author="revisor" w:date="2019-10-28T22:38:00Z">
        <w:r w:rsidR="0094005B" w:rsidRPr="00783646">
          <w:rPr>
            <w:rFonts w:cs="Times New Roman"/>
            <w:szCs w:val="24"/>
            <w:lang w:eastAsia="pt-BR"/>
          </w:rPr>
          <w:t xml:space="preserve">, contando com </w:t>
        </w:r>
      </w:ins>
      <w:del w:id="1689" w:author="revisor" w:date="2019-10-28T22:38:00Z">
        <w:r w:rsidRPr="00783646" w:rsidDel="0094005B">
          <w:rPr>
            <w:rFonts w:cs="Times New Roman"/>
            <w:szCs w:val="24"/>
            <w:lang w:eastAsia="pt-BR"/>
          </w:rPr>
          <w:delText xml:space="preserve">. A base de regras é composta por </w:delText>
        </w:r>
      </w:del>
      <w:r w:rsidRPr="00783646">
        <w:rPr>
          <w:rFonts w:cs="Times New Roman"/>
          <w:szCs w:val="24"/>
          <w:lang w:eastAsia="pt-BR"/>
        </w:rPr>
        <w:t>34 regras.</w:t>
      </w:r>
    </w:p>
    <w:p w14:paraId="5CE1CED8" w14:textId="6147C0C5" w:rsidR="00E86DE1" w:rsidRPr="00783646" w:rsidDel="0094005B" w:rsidRDefault="00E86DE1" w:rsidP="00783646">
      <w:pPr>
        <w:rPr>
          <w:del w:id="1690" w:author="revisor" w:date="2019-10-28T22:38:00Z"/>
          <w:rFonts w:cs="Times New Roman"/>
          <w:szCs w:val="24"/>
          <w:lang w:eastAsia="pt-BR"/>
        </w:rPr>
        <w:pPrChange w:id="1691" w:author="revisor" w:date="2019-10-28T22:40:00Z">
          <w:pPr>
            <w:pStyle w:val="PargrafodaLista"/>
            <w:numPr>
              <w:numId w:val="14"/>
            </w:numPr>
            <w:ind w:left="1854" w:hanging="360"/>
            <w:jc w:val="left"/>
          </w:pPr>
        </w:pPrChange>
      </w:pPr>
      <w:del w:id="1692" w:author="revisor" w:date="2019-10-28T22:38:00Z">
        <w:r w:rsidRPr="00783646" w:rsidDel="0094005B">
          <w:rPr>
            <w:rFonts w:cs="Times New Roman"/>
            <w:szCs w:val="24"/>
            <w:lang w:eastAsia="pt-BR"/>
          </w:rPr>
          <w:delText>Dimensão avaliações presenciais</w:delText>
        </w:r>
        <w:r w:rsidR="00634DD9" w:rsidRPr="00783646" w:rsidDel="0094005B">
          <w:rPr>
            <w:rFonts w:cs="Times New Roman"/>
            <w:szCs w:val="24"/>
            <w:lang w:eastAsia="pt-BR"/>
          </w:rPr>
          <w:delText>:</w:delText>
        </w:r>
      </w:del>
    </w:p>
    <w:p w14:paraId="5DC92708" w14:textId="61AA3CAC" w:rsidR="00E86DE1" w:rsidRPr="00783646" w:rsidDel="0094005B" w:rsidRDefault="00264725" w:rsidP="00783646">
      <w:pPr>
        <w:rPr>
          <w:del w:id="1693" w:author="revisor" w:date="2019-10-28T22:38:00Z"/>
          <w:rFonts w:cs="Times New Roman"/>
          <w:szCs w:val="24"/>
          <w:lang w:eastAsia="pt-BR"/>
          <w:rPrChange w:id="1694" w:author="revisor" w:date="2019-10-28T22:40:00Z">
            <w:rPr>
              <w:del w:id="1695" w:author="revisor" w:date="2019-10-28T22:38:00Z"/>
              <w:rFonts w:eastAsiaTheme="majorEastAsia" w:cs="Times New Roman"/>
              <w:b/>
              <w:caps/>
              <w:szCs w:val="24"/>
              <w:lang w:eastAsia="pt-BR"/>
            </w:rPr>
          </w:rPrChange>
        </w:rPr>
        <w:pPrChange w:id="1696" w:author="revisor" w:date="2019-10-28T22:40:00Z">
          <w:pPr>
            <w:spacing w:after="160" w:line="259" w:lineRule="auto"/>
            <w:ind w:firstLine="0"/>
            <w:jc w:val="left"/>
            <w:outlineLvl w:val="9"/>
          </w:pPr>
        </w:pPrChange>
      </w:pPr>
      <w:del w:id="1697" w:author="revisor" w:date="2019-10-28T22:38:00Z">
        <w:r w:rsidRPr="00783646" w:rsidDel="0094005B">
          <w:rPr>
            <w:rFonts w:cs="Times New Roman"/>
            <w:szCs w:val="24"/>
            <w:lang w:eastAsia="pt-BR"/>
            <w:rPrChange w:id="1698" w:author="revisor" w:date="2019-10-28T22:40:00Z">
              <w:rPr>
                <w:noProof/>
                <w:lang w:eastAsia="pt-BR"/>
              </w:rPr>
            </w:rPrChange>
          </w:rPr>
          <w:pict w14:anchorId="53CE5E79">
            <v:shape id="_x0000_s1045" type="#_x0000_t202" style="position:absolute;left:0;text-align:left;margin-left:-8.25pt;margin-top:17.6pt;width:454.45pt;height:61.35pt;z-index:251698176;mso-width-relative:margin;mso-height-relative:margin">
              <v:textbox style="mso-next-textbox:#_x0000_s1045">
                <w:txbxContent>
                  <w:p w14:paraId="7483598A" w14:textId="77777777" w:rsidR="00410569" w:rsidRPr="007E7214" w:rsidRDefault="00410569" w:rsidP="007E7214">
                    <w:pPr>
                      <w:rPr>
                        <w:rFonts w:ascii="Consolas" w:hAnsi="Consolas"/>
                        <w:sz w:val="20"/>
                        <w:szCs w:val="20"/>
                      </w:rPr>
                    </w:pPr>
                    <w:bookmarkStart w:id="1699" w:name="_Toc23010479"/>
                    <w:bookmarkStart w:id="1700" w:name="_Toc23099190"/>
                    <w:bookmarkStart w:id="1701" w:name="_Toc23099889"/>
                    <w:proofErr w:type="spellStart"/>
                    <w:proofErr w:type="gramStart"/>
                    <w:r>
                      <w:rPr>
                        <w:rFonts w:ascii="Consolas" w:hAnsi="Consolas"/>
                        <w:sz w:val="20"/>
                        <w:szCs w:val="20"/>
                      </w:rPr>
                      <w:t>regras</w:t>
                    </w:r>
                    <w:proofErr w:type="gramEnd"/>
                    <w:r>
                      <w:rPr>
                        <w:rFonts w:ascii="Consolas" w:hAnsi="Consolas"/>
                        <w:sz w:val="20"/>
                        <w:szCs w:val="20"/>
                      </w:rPr>
                      <w:t>_do_elemento_avaliacoes_presenciais</w:t>
                    </w:r>
                    <w:proofErr w:type="spellEnd"/>
                    <w:r>
                      <w:rPr>
                        <w:rFonts w:ascii="Consolas" w:hAnsi="Consolas"/>
                        <w:sz w:val="20"/>
                        <w:szCs w:val="20"/>
                      </w:rPr>
                      <w:t xml:space="preserve"> = [</w:t>
                    </w:r>
                    <w:bookmarkEnd w:id="1699"/>
                    <w:bookmarkEnd w:id="1700"/>
                    <w:bookmarkEnd w:id="1701"/>
                  </w:p>
                  <w:p w14:paraId="6E0EFF96"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w:t>
                    </w:r>
                    <w:bookmarkStart w:id="1702" w:name="_Toc23010480"/>
                    <w:bookmarkStart w:id="1703" w:name="_Toc23099191"/>
                    <w:bookmarkStart w:id="1704" w:name="_Toc23099890"/>
                    <w:r w:rsidRPr="007E7214">
                      <w:rPr>
                        <w:rFonts w:ascii="Consolas" w:hAnsi="Consolas"/>
                        <w:sz w:val="20"/>
                        <w:szCs w:val="20"/>
                      </w:rPr>
                      <w:t>[BAIXO, BAIXO, BAIXO, BAIXO, BAIXA],</w:t>
                    </w:r>
                    <w:bookmarkEnd w:id="1702"/>
                    <w:bookmarkEnd w:id="1703"/>
                    <w:bookmarkEnd w:id="1704"/>
                  </w:p>
                  <w:p w14:paraId="50701274"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w:t>
                    </w:r>
                    <w:bookmarkStart w:id="1705" w:name="_Toc23010481"/>
                    <w:bookmarkStart w:id="1706" w:name="_Toc23099192"/>
                    <w:bookmarkStart w:id="1707" w:name="_Toc23099891"/>
                    <w:r w:rsidRPr="007E7214">
                      <w:rPr>
                        <w:rFonts w:ascii="Consolas" w:hAnsi="Consolas"/>
                        <w:sz w:val="20"/>
                        <w:szCs w:val="20"/>
                      </w:rPr>
                      <w:t>[MEDIO, BAIXO, BAIXO, BAIXO, BAIXA],</w:t>
                    </w:r>
                    <w:bookmarkEnd w:id="1705"/>
                    <w:bookmarkEnd w:id="1706"/>
                    <w:bookmarkEnd w:id="1707"/>
                  </w:p>
                  <w:p w14:paraId="7680DACF" w14:textId="77777777" w:rsidR="00410569" w:rsidRPr="00834697" w:rsidRDefault="00410569" w:rsidP="00711BA3">
                    <w:pPr>
                      <w:rPr>
                        <w:rFonts w:ascii="Consolas" w:hAnsi="Consolas"/>
                        <w:sz w:val="20"/>
                        <w:szCs w:val="20"/>
                      </w:rPr>
                    </w:pPr>
                    <w:r w:rsidRPr="007E7214">
                      <w:rPr>
                        <w:rFonts w:ascii="Consolas" w:hAnsi="Consolas"/>
                        <w:sz w:val="20"/>
                        <w:szCs w:val="20"/>
                      </w:rPr>
                      <w:t xml:space="preserve">    </w:t>
                    </w:r>
                  </w:p>
                </w:txbxContent>
              </v:textbox>
            </v:shape>
          </w:pict>
        </w:r>
      </w:del>
    </w:p>
    <w:p w14:paraId="08EB53B2" w14:textId="5AE66AD3" w:rsidR="00E86DE1" w:rsidRPr="00783646" w:rsidDel="0094005B" w:rsidRDefault="00E86DE1" w:rsidP="00783646">
      <w:pPr>
        <w:rPr>
          <w:del w:id="1708" w:author="revisor" w:date="2019-10-28T22:38:00Z"/>
          <w:rFonts w:cs="Times New Roman"/>
          <w:szCs w:val="24"/>
          <w:lang w:eastAsia="pt-BR"/>
          <w:rPrChange w:id="1709" w:author="revisor" w:date="2019-10-28T22:40:00Z">
            <w:rPr>
              <w:del w:id="1710" w:author="revisor" w:date="2019-10-28T22:38:00Z"/>
              <w:rFonts w:eastAsiaTheme="majorEastAsia" w:cs="Times New Roman"/>
              <w:b/>
              <w:caps/>
              <w:szCs w:val="24"/>
              <w:lang w:eastAsia="pt-BR"/>
            </w:rPr>
          </w:rPrChange>
        </w:rPr>
        <w:pPrChange w:id="1711" w:author="revisor" w:date="2019-10-28T22:40:00Z">
          <w:pPr>
            <w:spacing w:after="160" w:line="259" w:lineRule="auto"/>
            <w:ind w:firstLine="0"/>
            <w:jc w:val="left"/>
            <w:outlineLvl w:val="9"/>
          </w:pPr>
        </w:pPrChange>
      </w:pPr>
    </w:p>
    <w:p w14:paraId="46F69BD2" w14:textId="549D0069" w:rsidR="00E86DE1" w:rsidRPr="00783646" w:rsidDel="0094005B" w:rsidRDefault="00E86DE1" w:rsidP="00783646">
      <w:pPr>
        <w:rPr>
          <w:del w:id="1712" w:author="revisor" w:date="2019-10-28T22:38:00Z"/>
          <w:rFonts w:cs="Times New Roman"/>
          <w:szCs w:val="24"/>
          <w:lang w:eastAsia="pt-BR"/>
          <w:rPrChange w:id="1713" w:author="revisor" w:date="2019-10-28T22:40:00Z">
            <w:rPr>
              <w:del w:id="1714" w:author="revisor" w:date="2019-10-28T22:38:00Z"/>
              <w:rFonts w:eastAsiaTheme="majorEastAsia" w:cs="Times New Roman"/>
              <w:b/>
              <w:caps/>
              <w:szCs w:val="24"/>
              <w:lang w:eastAsia="pt-BR"/>
            </w:rPr>
          </w:rPrChange>
        </w:rPr>
        <w:pPrChange w:id="1715" w:author="revisor" w:date="2019-10-28T22:40:00Z">
          <w:pPr>
            <w:spacing w:after="160" w:line="259" w:lineRule="auto"/>
            <w:ind w:firstLine="0"/>
            <w:jc w:val="left"/>
            <w:outlineLvl w:val="9"/>
          </w:pPr>
        </w:pPrChange>
      </w:pPr>
    </w:p>
    <w:p w14:paraId="7DC49E0D" w14:textId="26259B3B" w:rsidR="00E86DE1" w:rsidRPr="00783646" w:rsidDel="0094005B" w:rsidRDefault="00E86DE1" w:rsidP="00783646">
      <w:pPr>
        <w:rPr>
          <w:del w:id="1716" w:author="revisor" w:date="2019-10-28T22:38:00Z"/>
          <w:rFonts w:cs="Times New Roman"/>
          <w:szCs w:val="24"/>
          <w:lang w:eastAsia="pt-BR"/>
          <w:rPrChange w:id="1717" w:author="revisor" w:date="2019-10-28T22:40:00Z">
            <w:rPr>
              <w:del w:id="1718" w:author="revisor" w:date="2019-10-28T22:38:00Z"/>
              <w:rFonts w:eastAsiaTheme="majorEastAsia" w:cs="Times New Roman"/>
              <w:b/>
              <w:caps/>
              <w:szCs w:val="24"/>
              <w:lang w:eastAsia="pt-BR"/>
            </w:rPr>
          </w:rPrChange>
        </w:rPr>
        <w:pPrChange w:id="1719" w:author="revisor" w:date="2019-10-28T22:40:00Z">
          <w:pPr>
            <w:spacing w:after="160" w:line="259" w:lineRule="auto"/>
            <w:ind w:firstLine="0"/>
            <w:jc w:val="left"/>
            <w:outlineLvl w:val="9"/>
          </w:pPr>
        </w:pPrChange>
      </w:pPr>
    </w:p>
    <w:p w14:paraId="7AF065F6" w14:textId="0BC0ED2B" w:rsidR="00E86DE1" w:rsidRPr="00783646" w:rsidDel="0094005B" w:rsidRDefault="00E86DE1" w:rsidP="00783646">
      <w:pPr>
        <w:rPr>
          <w:del w:id="1720" w:author="revisor" w:date="2019-10-28T22:38:00Z"/>
          <w:rFonts w:cs="Times New Roman"/>
          <w:szCs w:val="24"/>
          <w:lang w:eastAsia="pt-BR"/>
          <w:rPrChange w:id="1721" w:author="revisor" w:date="2019-10-28T22:40:00Z">
            <w:rPr>
              <w:del w:id="1722" w:author="revisor" w:date="2019-10-28T22:38:00Z"/>
              <w:rFonts w:eastAsiaTheme="majorEastAsia" w:cs="Times New Roman"/>
              <w:b/>
              <w:caps/>
              <w:szCs w:val="24"/>
              <w:lang w:eastAsia="pt-BR"/>
            </w:rPr>
          </w:rPrChange>
        </w:rPr>
        <w:pPrChange w:id="1723" w:author="revisor" w:date="2019-10-28T22:40:00Z">
          <w:pPr>
            <w:spacing w:after="160" w:line="259" w:lineRule="auto"/>
            <w:ind w:firstLine="0"/>
            <w:jc w:val="left"/>
            <w:outlineLvl w:val="9"/>
          </w:pPr>
        </w:pPrChange>
      </w:pPr>
    </w:p>
    <w:p w14:paraId="73847757" w14:textId="03575015" w:rsidR="00634DD9" w:rsidRPr="00783646" w:rsidDel="0094005B" w:rsidRDefault="00634DD9" w:rsidP="00783646">
      <w:pPr>
        <w:rPr>
          <w:del w:id="1724" w:author="revisor" w:date="2019-10-28T22:38:00Z"/>
          <w:rFonts w:cs="Times New Roman"/>
          <w:szCs w:val="24"/>
          <w:lang w:eastAsia="pt-BR"/>
          <w:rPrChange w:id="1725" w:author="revisor" w:date="2019-10-28T22:40:00Z">
            <w:rPr>
              <w:del w:id="1726" w:author="revisor" w:date="2019-10-28T22:38:00Z"/>
              <w:rFonts w:eastAsiaTheme="majorEastAsia" w:cs="Times New Roman"/>
              <w:b/>
              <w:caps/>
              <w:szCs w:val="24"/>
              <w:lang w:eastAsia="pt-BR"/>
            </w:rPr>
          </w:rPrChange>
        </w:rPr>
        <w:pPrChange w:id="1727" w:author="revisor" w:date="2019-10-28T22:40:00Z">
          <w:pPr>
            <w:spacing w:after="160" w:line="259" w:lineRule="auto"/>
            <w:ind w:firstLine="0"/>
            <w:jc w:val="left"/>
            <w:outlineLvl w:val="9"/>
          </w:pPr>
        </w:pPrChange>
      </w:pPr>
    </w:p>
    <w:p w14:paraId="3BE330E1" w14:textId="11D70944" w:rsidR="00E86DE1" w:rsidRPr="00783646" w:rsidDel="0094005B" w:rsidRDefault="00264725" w:rsidP="00783646">
      <w:pPr>
        <w:rPr>
          <w:del w:id="1728" w:author="revisor" w:date="2019-10-28T22:38:00Z"/>
          <w:rFonts w:cs="Times New Roman"/>
          <w:szCs w:val="24"/>
          <w:lang w:eastAsia="pt-BR"/>
          <w:rPrChange w:id="1729" w:author="revisor" w:date="2019-10-28T22:40:00Z">
            <w:rPr>
              <w:del w:id="1730" w:author="revisor" w:date="2019-10-28T22:38:00Z"/>
              <w:rFonts w:eastAsiaTheme="majorEastAsia" w:cs="Times New Roman"/>
              <w:b/>
              <w:caps/>
              <w:szCs w:val="24"/>
              <w:lang w:eastAsia="pt-BR"/>
            </w:rPr>
          </w:rPrChange>
        </w:rPr>
        <w:pPrChange w:id="1731" w:author="revisor" w:date="2019-10-28T22:40:00Z">
          <w:pPr>
            <w:spacing w:after="160" w:line="259" w:lineRule="auto"/>
            <w:ind w:firstLine="0"/>
            <w:jc w:val="left"/>
            <w:outlineLvl w:val="9"/>
          </w:pPr>
        </w:pPrChange>
      </w:pPr>
      <w:del w:id="1732" w:author="revisor" w:date="2019-10-28T22:38:00Z">
        <w:r w:rsidRPr="00783646" w:rsidDel="0094005B">
          <w:rPr>
            <w:rFonts w:cs="Times New Roman"/>
            <w:szCs w:val="24"/>
            <w:lang w:eastAsia="pt-BR"/>
            <w:rPrChange w:id="1733" w:author="revisor" w:date="2019-10-28T22:40:00Z">
              <w:rPr>
                <w:rFonts w:eastAsiaTheme="majorEastAsia" w:cs="Times New Roman"/>
                <w:b/>
                <w:caps/>
                <w:noProof/>
                <w:szCs w:val="24"/>
                <w:lang w:eastAsia="pt-BR"/>
              </w:rPr>
            </w:rPrChange>
          </w:rPr>
          <w:pict w14:anchorId="2F0B3714">
            <v:shape id="_x0000_s1060" type="#_x0000_t202" style="position:absolute;left:0;text-align:left;margin-left:8.75pt;margin-top:-14.5pt;width:437.55pt;height:499.75pt;z-index:251715584;mso-height-percent:200;mso-height-percent:200;mso-width-relative:margin;mso-height-relative:margin">
              <v:textbox style="mso-next-textbox:#_x0000_s1060;mso-fit-shape-to-text:t">
                <w:txbxContent>
                  <w:p w14:paraId="50D64B8D" w14:textId="77777777" w:rsidR="00410569" w:rsidRPr="007E7214" w:rsidRDefault="00410569" w:rsidP="00711BA3">
                    <w:pPr>
                      <w:rPr>
                        <w:rFonts w:ascii="Consolas" w:hAnsi="Consolas"/>
                        <w:sz w:val="20"/>
                        <w:szCs w:val="20"/>
                      </w:rPr>
                    </w:pPr>
                    <w:bookmarkStart w:id="1734" w:name="_Toc23010482"/>
                    <w:r>
                      <w:rPr>
                        <w:rFonts w:ascii="Consolas" w:hAnsi="Consolas"/>
                        <w:sz w:val="20"/>
                        <w:szCs w:val="20"/>
                      </w:rPr>
                      <w:t xml:space="preserve">    </w:t>
                    </w:r>
                    <w:r w:rsidRPr="007E7214">
                      <w:rPr>
                        <w:rFonts w:ascii="Consolas" w:hAnsi="Consolas"/>
                        <w:sz w:val="20"/>
                        <w:szCs w:val="20"/>
                      </w:rPr>
                      <w:t>[BAIXO, MEDIO, BAIXO, BAIXO, BAIXA],</w:t>
                    </w:r>
                    <w:bookmarkEnd w:id="1734"/>
                  </w:p>
                  <w:p w14:paraId="481D49DF" w14:textId="77777777" w:rsidR="00410569" w:rsidRDefault="00410569" w:rsidP="00711BA3">
                    <w:pPr>
                      <w:rPr>
                        <w:rFonts w:ascii="Consolas" w:hAnsi="Consolas"/>
                        <w:sz w:val="20"/>
                        <w:szCs w:val="20"/>
                      </w:rPr>
                    </w:pPr>
                    <w:r w:rsidRPr="007E7214">
                      <w:rPr>
                        <w:rFonts w:ascii="Consolas" w:hAnsi="Consolas"/>
                        <w:sz w:val="20"/>
                        <w:szCs w:val="20"/>
                      </w:rPr>
                      <w:t xml:space="preserve">    </w:t>
                    </w:r>
                    <w:bookmarkStart w:id="1735" w:name="_Toc23010483"/>
                    <w:r w:rsidRPr="007E7214">
                      <w:rPr>
                        <w:rFonts w:ascii="Consolas" w:hAnsi="Consolas"/>
                        <w:sz w:val="20"/>
                        <w:szCs w:val="20"/>
                      </w:rPr>
                      <w:t>[BAIXO, BAIXO, MEDIO, BAIXO, BAIXA],</w:t>
                    </w:r>
                    <w:bookmarkEnd w:id="1735"/>
                  </w:p>
                  <w:p w14:paraId="26A7CE33" w14:textId="77777777" w:rsidR="00410569" w:rsidRPr="007E7214" w:rsidRDefault="00410569" w:rsidP="00711BA3">
                    <w:pPr>
                      <w:rPr>
                        <w:rFonts w:ascii="Consolas" w:hAnsi="Consolas"/>
                        <w:sz w:val="20"/>
                        <w:szCs w:val="20"/>
                      </w:rPr>
                    </w:pPr>
                    <w:r>
                      <w:rPr>
                        <w:rFonts w:ascii="Consolas" w:hAnsi="Consolas"/>
                        <w:sz w:val="20"/>
                        <w:szCs w:val="20"/>
                      </w:rPr>
                      <w:t xml:space="preserve">    </w:t>
                    </w:r>
                    <w:bookmarkStart w:id="1736" w:name="_Toc23010484"/>
                    <w:r w:rsidRPr="007E7214">
                      <w:rPr>
                        <w:rFonts w:ascii="Consolas" w:hAnsi="Consolas"/>
                        <w:sz w:val="20"/>
                        <w:szCs w:val="20"/>
                      </w:rPr>
                      <w:t>[BAIXO, BAIXO, BAIXO, MEDIO, BAIXA],</w:t>
                    </w:r>
                    <w:bookmarkEnd w:id="1736"/>
                  </w:p>
                  <w:p w14:paraId="0E9E3A5F" w14:textId="77777777" w:rsidR="00410569" w:rsidRDefault="00410569" w:rsidP="00711BA3">
                    <w:pPr>
                      <w:rPr>
                        <w:rFonts w:ascii="Consolas" w:hAnsi="Consolas"/>
                        <w:sz w:val="20"/>
                        <w:szCs w:val="20"/>
                      </w:rPr>
                    </w:pPr>
                    <w:r w:rsidRPr="007E7214">
                      <w:rPr>
                        <w:rFonts w:ascii="Consolas" w:hAnsi="Consolas"/>
                        <w:sz w:val="20"/>
                        <w:szCs w:val="20"/>
                      </w:rPr>
                      <w:t xml:space="preserve">    </w:t>
                    </w:r>
                    <w:bookmarkStart w:id="1737" w:name="_Toc23010485"/>
                    <w:r w:rsidRPr="007E7214">
                      <w:rPr>
                        <w:rFonts w:ascii="Consolas" w:hAnsi="Consolas"/>
                        <w:sz w:val="20"/>
                        <w:szCs w:val="20"/>
                      </w:rPr>
                      <w:t>[BAIX</w:t>
                    </w:r>
                    <w:r>
                      <w:rPr>
                        <w:rFonts w:ascii="Consolas" w:hAnsi="Consolas"/>
                        <w:sz w:val="20"/>
                        <w:szCs w:val="20"/>
                      </w:rPr>
                      <w:t>O, MEDIO, BAIXO, MEDIO, BAIXA],</w:t>
                    </w:r>
                    <w:bookmarkEnd w:id="1737"/>
                  </w:p>
                  <w:p w14:paraId="6731F8B2" w14:textId="77777777" w:rsidR="00410569" w:rsidRPr="007E7214" w:rsidRDefault="00410569" w:rsidP="007E7214">
                    <w:pPr>
                      <w:rPr>
                        <w:rFonts w:ascii="Consolas" w:hAnsi="Consolas"/>
                        <w:sz w:val="20"/>
                        <w:szCs w:val="20"/>
                      </w:rPr>
                    </w:pPr>
                    <w:r>
                      <w:rPr>
                        <w:rFonts w:ascii="Consolas" w:hAnsi="Consolas"/>
                        <w:sz w:val="20"/>
                        <w:szCs w:val="20"/>
                      </w:rPr>
                      <w:t xml:space="preserve">    </w:t>
                    </w:r>
                    <w:r w:rsidRPr="007E7214">
                      <w:rPr>
                        <w:rFonts w:ascii="Consolas" w:hAnsi="Consolas"/>
                        <w:sz w:val="20"/>
                        <w:szCs w:val="20"/>
                      </w:rPr>
                      <w:t>[MEDIO, MEDIO, BAIXO, BAIXO, BAIXA],</w:t>
                    </w:r>
                  </w:p>
                  <w:p w14:paraId="031EA89F"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BAIXO, BAIXO, MEDIO, BAIXA],</w:t>
                    </w:r>
                  </w:p>
                  <w:p w14:paraId="4A379B13"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BAIXO, MEDIO, BAIXO, MEDIA],</w:t>
                    </w:r>
                  </w:p>
                  <w:p w14:paraId="52451466"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[BAIXO, MEDIO, MEDIO, MEDIO, MEDIA],</w:t>
                    </w:r>
                  </w:p>
                  <w:p w14:paraId="3F2C7E7F"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BAIXO, MEDIO, MEDIO, MEDIA],</w:t>
                    </w:r>
                  </w:p>
                  <w:p w14:paraId="28FDA821"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w:t>
                    </w:r>
                    <w:r>
                      <w:rPr>
                        <w:rFonts w:ascii="Consolas" w:hAnsi="Consolas"/>
                        <w:sz w:val="20"/>
                        <w:szCs w:val="20"/>
                      </w:rPr>
                      <w:t>O, MEDIO, BAIXO, MEDIO, MEDIA],</w:t>
                    </w:r>
                  </w:p>
                  <w:p w14:paraId="2627B33C"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MEDIO, MEDIO, BAIXO, MEDIA],</w:t>
                    </w:r>
                  </w:p>
                  <w:p w14:paraId="5C13D5F1"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[BAIXO, BAIXO, MEDIO, MEDIO, MEDIA],</w:t>
                    </w:r>
                  </w:p>
                  <w:p w14:paraId="000373E5"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BAIXO, MEDIO, ALTO, MEDIA],</w:t>
                    </w:r>
                  </w:p>
                  <w:p w14:paraId="1F81B68A"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[BAI</w:t>
                    </w:r>
                    <w:r>
                      <w:rPr>
                        <w:rFonts w:ascii="Consolas" w:hAnsi="Consolas"/>
                        <w:sz w:val="20"/>
                        <w:szCs w:val="20"/>
                      </w:rPr>
                      <w:t>XO, ALTO, MEDIO, MEDIO, MEDIA],</w:t>
                    </w:r>
                  </w:p>
                  <w:p w14:paraId="4E449544"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[BAIXO, MEDIO, MEDIO, ALTO, MEDIA],</w:t>
                    </w:r>
                  </w:p>
                  <w:p w14:paraId="381F1DCB"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[ALTO, ALTO, ALTO, ALTO, ALTA],</w:t>
                    </w:r>
                  </w:p>
                  <w:p w14:paraId="1CC6CCDD"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ALTO, ALTO, ALTO, ALTA],</w:t>
                    </w:r>
                  </w:p>
                  <w:p w14:paraId="11AE0524"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w:t>
                    </w:r>
                    <w:r>
                      <w:rPr>
                        <w:rFonts w:ascii="Consolas" w:hAnsi="Consolas"/>
                        <w:sz w:val="20"/>
                        <w:szCs w:val="20"/>
                      </w:rPr>
                      <w:t>ALTO, MEDIO, ALTO, ALTO, ALTA],</w:t>
                    </w:r>
                  </w:p>
                  <w:p w14:paraId="5C07FB29"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[ALTO, ALTO, MEDIO, ALTO, ALTA],</w:t>
                    </w:r>
                  </w:p>
                  <w:p w14:paraId="393B3FDE"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[ALTO, ALTO, ALTO, MEDIO, ALTA],</w:t>
                    </w:r>
                  </w:p>
                  <w:p w14:paraId="310DF7AC"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[ALTO, MEDIO, ALTO, MEDIO, ALTA],</w:t>
                    </w:r>
                  </w:p>
                  <w:p w14:paraId="7FE35B05"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w:t>
                    </w:r>
                    <w:r>
                      <w:rPr>
                        <w:rFonts w:ascii="Consolas" w:hAnsi="Consolas"/>
                        <w:sz w:val="20"/>
                        <w:szCs w:val="20"/>
                      </w:rPr>
                      <w:t>EDIO, MEDIO, ALTO, ALTO, ALTA],</w:t>
                    </w:r>
                  </w:p>
                  <w:p w14:paraId="5027D157"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ALTO, ALTO, MEDIO, ALTA],</w:t>
                    </w:r>
                  </w:p>
                  <w:p w14:paraId="2296E0A2"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ALTO, MEDIO, ALTO, MEDIA],</w:t>
                    </w:r>
                  </w:p>
                  <w:p w14:paraId="11345B28"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[ALTO, MEDIO, MEDIO, MEDIO, MEDIA],</w:t>
                    </w:r>
                  </w:p>
                  <w:p w14:paraId="2099B8C4"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MEDIO, MEDIA],</w:t>
                    </w:r>
                  </w:p>
                  <w:p w14:paraId="445209A0"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MEDIO, ALTO, MEDIO, MEDIA],</w:t>
                    </w:r>
                  </w:p>
                  <w:p w14:paraId="1A481179"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[MEDIO, MEDIO, MEDIO, ALTO, MEDIA],</w:t>
                    </w:r>
                  </w:p>
                  <w:p w14:paraId="59D31A55"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[ALTO, ALTO, MEDIO, MEDIO, MEDIA],</w:t>
                    </w:r>
                  </w:p>
                  <w:p w14:paraId="12A624BF"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IO, ALTO, MEDIO, BAIXO, MEDIA],</w:t>
                    </w:r>
                  </w:p>
                  <w:p w14:paraId="0ADC5C27" w14:textId="77777777" w:rsidR="00410569" w:rsidRPr="007E7214" w:rsidRDefault="00410569" w:rsidP="007E7214">
                    <w:pPr>
                      <w:rPr>
                        <w:rFonts w:ascii="Consolas" w:hAnsi="Consolas"/>
                        <w:sz w:val="20"/>
                        <w:szCs w:val="20"/>
                      </w:rPr>
                    </w:pPr>
                    <w:r w:rsidRPr="007E7214">
                      <w:rPr>
                        <w:rFonts w:ascii="Consolas" w:hAnsi="Consolas"/>
                        <w:sz w:val="20"/>
                        <w:szCs w:val="20"/>
                      </w:rPr>
                      <w:t xml:space="preserve">    [ALTO, BAIXO, MEDIO, MEDIO, MEDIA],</w:t>
                    </w:r>
                  </w:p>
                  <w:p w14:paraId="42C7F073" w14:textId="77777777" w:rsidR="00410569" w:rsidRPr="00834697" w:rsidRDefault="00410569" w:rsidP="007E7214">
                    <w:pPr>
                      <w:rPr>
                        <w:rFonts w:ascii="Consolas" w:hAnsi="Consolas"/>
                        <w:sz w:val="20"/>
                        <w:szCs w:val="20"/>
                      </w:rPr>
                    </w:pPr>
                    <w:r w:rsidRPr="007E7214">
                      <w:rPr>
                        <w:rFonts w:ascii="Consolas" w:hAnsi="Consolas"/>
                        <w:sz w:val="20"/>
                        <w:szCs w:val="20"/>
                      </w:rPr>
                      <w:t xml:space="preserve">    [MED</w:t>
                    </w:r>
                    <w:r>
                      <w:rPr>
                        <w:rFonts w:ascii="Consolas" w:hAnsi="Consolas"/>
                        <w:sz w:val="20"/>
                        <w:szCs w:val="20"/>
                      </w:rPr>
                      <w:t xml:space="preserve">IO, MEDIO, MEDIO, MEDIO, MEDIA] </w:t>
                    </w:r>
                    <w:r w:rsidRPr="007E7214">
                      <w:rPr>
                        <w:rFonts w:ascii="Consolas" w:hAnsi="Consolas"/>
                        <w:sz w:val="20"/>
                        <w:szCs w:val="20"/>
                      </w:rPr>
                      <w:t>]</w:t>
                    </w:r>
                  </w:p>
                </w:txbxContent>
              </v:textbox>
            </v:shape>
          </w:pict>
        </w:r>
      </w:del>
    </w:p>
    <w:p w14:paraId="15D6ED59" w14:textId="018B2AC2" w:rsidR="007E7214" w:rsidRPr="00783646" w:rsidDel="0094005B" w:rsidRDefault="007E7214" w:rsidP="00783646">
      <w:pPr>
        <w:rPr>
          <w:del w:id="1738" w:author="revisor" w:date="2019-10-28T22:38:00Z"/>
          <w:rFonts w:cs="Times New Roman"/>
          <w:szCs w:val="24"/>
          <w:lang w:eastAsia="pt-BR"/>
          <w:rPrChange w:id="1739" w:author="revisor" w:date="2019-10-28T22:40:00Z">
            <w:rPr>
              <w:del w:id="1740" w:author="revisor" w:date="2019-10-28T22:38:00Z"/>
              <w:rFonts w:eastAsiaTheme="majorEastAsia" w:cs="Times New Roman"/>
              <w:b/>
              <w:caps/>
              <w:szCs w:val="24"/>
              <w:lang w:eastAsia="pt-BR"/>
            </w:rPr>
          </w:rPrChange>
        </w:rPr>
        <w:pPrChange w:id="1741" w:author="revisor" w:date="2019-10-28T22:40:00Z">
          <w:pPr>
            <w:spacing w:after="160" w:line="259" w:lineRule="auto"/>
            <w:ind w:firstLine="0"/>
            <w:jc w:val="left"/>
            <w:outlineLvl w:val="9"/>
          </w:pPr>
        </w:pPrChange>
      </w:pPr>
    </w:p>
    <w:p w14:paraId="715C3F5A" w14:textId="52F3F8AB" w:rsidR="007E7214" w:rsidRPr="00783646" w:rsidDel="0094005B" w:rsidRDefault="007E7214" w:rsidP="00783646">
      <w:pPr>
        <w:rPr>
          <w:del w:id="1742" w:author="revisor" w:date="2019-10-28T22:38:00Z"/>
          <w:rFonts w:cs="Times New Roman"/>
          <w:szCs w:val="24"/>
          <w:lang w:eastAsia="pt-BR"/>
          <w:rPrChange w:id="1743" w:author="revisor" w:date="2019-10-28T22:40:00Z">
            <w:rPr>
              <w:del w:id="1744" w:author="revisor" w:date="2019-10-28T22:38:00Z"/>
              <w:rFonts w:eastAsiaTheme="majorEastAsia" w:cs="Times New Roman"/>
              <w:b/>
              <w:caps/>
              <w:szCs w:val="24"/>
              <w:lang w:eastAsia="pt-BR"/>
            </w:rPr>
          </w:rPrChange>
        </w:rPr>
        <w:pPrChange w:id="1745" w:author="revisor" w:date="2019-10-28T22:40:00Z">
          <w:pPr>
            <w:spacing w:after="160" w:line="259" w:lineRule="auto"/>
            <w:ind w:firstLine="0"/>
            <w:jc w:val="left"/>
            <w:outlineLvl w:val="9"/>
          </w:pPr>
        </w:pPrChange>
      </w:pPr>
    </w:p>
    <w:p w14:paraId="7AF75F98" w14:textId="749787B1" w:rsidR="007E7214" w:rsidRPr="00783646" w:rsidDel="0094005B" w:rsidRDefault="007E7214" w:rsidP="00783646">
      <w:pPr>
        <w:rPr>
          <w:del w:id="1746" w:author="revisor" w:date="2019-10-28T22:38:00Z"/>
          <w:rFonts w:cs="Times New Roman"/>
          <w:szCs w:val="24"/>
          <w:lang w:eastAsia="pt-BR"/>
          <w:rPrChange w:id="1747" w:author="revisor" w:date="2019-10-28T22:40:00Z">
            <w:rPr>
              <w:del w:id="1748" w:author="revisor" w:date="2019-10-28T22:38:00Z"/>
              <w:rFonts w:eastAsiaTheme="majorEastAsia" w:cs="Times New Roman"/>
              <w:b/>
              <w:caps/>
              <w:szCs w:val="24"/>
              <w:lang w:eastAsia="pt-BR"/>
            </w:rPr>
          </w:rPrChange>
        </w:rPr>
        <w:pPrChange w:id="1749" w:author="revisor" w:date="2019-10-28T22:40:00Z">
          <w:pPr>
            <w:spacing w:after="160" w:line="259" w:lineRule="auto"/>
            <w:ind w:firstLine="0"/>
            <w:jc w:val="left"/>
            <w:outlineLvl w:val="9"/>
          </w:pPr>
        </w:pPrChange>
      </w:pPr>
    </w:p>
    <w:p w14:paraId="7F1B4CD1" w14:textId="743D9938" w:rsidR="008426D3" w:rsidRPr="00783646" w:rsidDel="0094005B" w:rsidRDefault="008426D3" w:rsidP="00783646">
      <w:pPr>
        <w:rPr>
          <w:del w:id="1750" w:author="revisor" w:date="2019-10-28T22:38:00Z"/>
          <w:rFonts w:cs="Times New Roman"/>
          <w:szCs w:val="24"/>
          <w:lang w:eastAsia="pt-BR"/>
          <w:rPrChange w:id="1751" w:author="revisor" w:date="2019-10-28T22:40:00Z">
            <w:rPr>
              <w:del w:id="1752" w:author="revisor" w:date="2019-10-28T22:38:00Z"/>
              <w:rFonts w:eastAsiaTheme="majorEastAsia" w:cs="Times New Roman"/>
              <w:b/>
              <w:caps/>
              <w:szCs w:val="24"/>
              <w:lang w:eastAsia="pt-BR"/>
            </w:rPr>
          </w:rPrChange>
        </w:rPr>
        <w:pPrChange w:id="1753" w:author="revisor" w:date="2019-10-28T22:40:00Z">
          <w:pPr>
            <w:spacing w:after="160" w:line="259" w:lineRule="auto"/>
            <w:ind w:firstLine="0"/>
            <w:jc w:val="left"/>
            <w:outlineLvl w:val="9"/>
          </w:pPr>
        </w:pPrChange>
      </w:pPr>
    </w:p>
    <w:p w14:paraId="555EDED7" w14:textId="7A2BE65C" w:rsidR="008426D3" w:rsidRPr="00783646" w:rsidDel="0094005B" w:rsidRDefault="008426D3" w:rsidP="00783646">
      <w:pPr>
        <w:rPr>
          <w:del w:id="1754" w:author="revisor" w:date="2019-10-28T22:38:00Z"/>
          <w:rFonts w:cs="Times New Roman"/>
          <w:szCs w:val="24"/>
          <w:lang w:eastAsia="pt-BR"/>
          <w:rPrChange w:id="1755" w:author="revisor" w:date="2019-10-28T22:40:00Z">
            <w:rPr>
              <w:del w:id="1756" w:author="revisor" w:date="2019-10-28T22:38:00Z"/>
              <w:rFonts w:eastAsiaTheme="majorEastAsia" w:cs="Times New Roman"/>
              <w:b/>
              <w:caps/>
              <w:szCs w:val="24"/>
              <w:lang w:eastAsia="pt-BR"/>
            </w:rPr>
          </w:rPrChange>
        </w:rPr>
        <w:pPrChange w:id="1757" w:author="revisor" w:date="2019-10-28T22:40:00Z">
          <w:pPr>
            <w:spacing w:after="160" w:line="259" w:lineRule="auto"/>
            <w:ind w:firstLine="0"/>
            <w:jc w:val="left"/>
            <w:outlineLvl w:val="9"/>
          </w:pPr>
        </w:pPrChange>
      </w:pPr>
    </w:p>
    <w:p w14:paraId="3397D41E" w14:textId="013162B8" w:rsidR="008426D3" w:rsidRPr="00783646" w:rsidDel="0094005B" w:rsidRDefault="008426D3" w:rsidP="00783646">
      <w:pPr>
        <w:rPr>
          <w:del w:id="1758" w:author="revisor" w:date="2019-10-28T22:38:00Z"/>
          <w:rFonts w:cs="Times New Roman"/>
          <w:szCs w:val="24"/>
          <w:lang w:eastAsia="pt-BR"/>
          <w:rPrChange w:id="1759" w:author="revisor" w:date="2019-10-28T22:40:00Z">
            <w:rPr>
              <w:del w:id="1760" w:author="revisor" w:date="2019-10-28T22:38:00Z"/>
              <w:rFonts w:eastAsiaTheme="majorEastAsia" w:cs="Times New Roman"/>
              <w:b/>
              <w:caps/>
              <w:szCs w:val="24"/>
              <w:lang w:eastAsia="pt-BR"/>
            </w:rPr>
          </w:rPrChange>
        </w:rPr>
        <w:pPrChange w:id="1761" w:author="revisor" w:date="2019-10-28T22:40:00Z">
          <w:pPr>
            <w:spacing w:after="160" w:line="259" w:lineRule="auto"/>
            <w:ind w:firstLine="0"/>
            <w:jc w:val="left"/>
            <w:outlineLvl w:val="9"/>
          </w:pPr>
        </w:pPrChange>
      </w:pPr>
    </w:p>
    <w:p w14:paraId="62B15FF5" w14:textId="5EA4D3BB" w:rsidR="008426D3" w:rsidRPr="00783646" w:rsidDel="0094005B" w:rsidRDefault="008426D3" w:rsidP="00783646">
      <w:pPr>
        <w:rPr>
          <w:del w:id="1762" w:author="revisor" w:date="2019-10-28T22:38:00Z"/>
          <w:rFonts w:cs="Times New Roman"/>
          <w:szCs w:val="24"/>
          <w:lang w:eastAsia="pt-BR"/>
          <w:rPrChange w:id="1763" w:author="revisor" w:date="2019-10-28T22:40:00Z">
            <w:rPr>
              <w:del w:id="1764" w:author="revisor" w:date="2019-10-28T22:38:00Z"/>
              <w:rFonts w:eastAsiaTheme="majorEastAsia" w:cs="Times New Roman"/>
              <w:b/>
              <w:caps/>
              <w:szCs w:val="24"/>
              <w:lang w:eastAsia="pt-BR"/>
            </w:rPr>
          </w:rPrChange>
        </w:rPr>
        <w:pPrChange w:id="1765" w:author="revisor" w:date="2019-10-28T22:40:00Z">
          <w:pPr>
            <w:spacing w:after="160" w:line="259" w:lineRule="auto"/>
            <w:ind w:firstLine="0"/>
            <w:jc w:val="left"/>
            <w:outlineLvl w:val="9"/>
          </w:pPr>
        </w:pPrChange>
      </w:pPr>
    </w:p>
    <w:p w14:paraId="49BB2AC5" w14:textId="745B9130" w:rsidR="008426D3" w:rsidRPr="00783646" w:rsidDel="0094005B" w:rsidRDefault="008426D3" w:rsidP="00783646">
      <w:pPr>
        <w:rPr>
          <w:del w:id="1766" w:author="revisor" w:date="2019-10-28T22:38:00Z"/>
          <w:rFonts w:cs="Times New Roman"/>
          <w:szCs w:val="24"/>
          <w:lang w:eastAsia="pt-BR"/>
          <w:rPrChange w:id="1767" w:author="revisor" w:date="2019-10-28T22:40:00Z">
            <w:rPr>
              <w:del w:id="1768" w:author="revisor" w:date="2019-10-28T22:38:00Z"/>
              <w:rFonts w:eastAsiaTheme="majorEastAsia" w:cs="Times New Roman"/>
              <w:b/>
              <w:caps/>
              <w:szCs w:val="24"/>
              <w:lang w:eastAsia="pt-BR"/>
            </w:rPr>
          </w:rPrChange>
        </w:rPr>
        <w:pPrChange w:id="1769" w:author="revisor" w:date="2019-10-28T22:40:00Z">
          <w:pPr>
            <w:spacing w:after="160" w:line="259" w:lineRule="auto"/>
            <w:ind w:firstLine="0"/>
            <w:jc w:val="left"/>
            <w:outlineLvl w:val="9"/>
          </w:pPr>
        </w:pPrChange>
      </w:pPr>
    </w:p>
    <w:p w14:paraId="2C64AF92" w14:textId="77DDC516" w:rsidR="008426D3" w:rsidRPr="00783646" w:rsidDel="0094005B" w:rsidRDefault="008426D3" w:rsidP="00783646">
      <w:pPr>
        <w:rPr>
          <w:del w:id="1770" w:author="revisor" w:date="2019-10-28T22:38:00Z"/>
          <w:rFonts w:cs="Times New Roman"/>
          <w:szCs w:val="24"/>
          <w:lang w:eastAsia="pt-BR"/>
          <w:rPrChange w:id="1771" w:author="revisor" w:date="2019-10-28T22:40:00Z">
            <w:rPr>
              <w:del w:id="1772" w:author="revisor" w:date="2019-10-28T22:38:00Z"/>
              <w:rFonts w:eastAsiaTheme="majorEastAsia" w:cs="Times New Roman"/>
              <w:b/>
              <w:caps/>
              <w:szCs w:val="24"/>
              <w:lang w:eastAsia="pt-BR"/>
            </w:rPr>
          </w:rPrChange>
        </w:rPr>
        <w:pPrChange w:id="1773" w:author="revisor" w:date="2019-10-28T22:40:00Z">
          <w:pPr>
            <w:spacing w:after="160" w:line="259" w:lineRule="auto"/>
            <w:ind w:firstLine="0"/>
            <w:jc w:val="left"/>
            <w:outlineLvl w:val="9"/>
          </w:pPr>
        </w:pPrChange>
      </w:pPr>
    </w:p>
    <w:p w14:paraId="2DB02C03" w14:textId="11DED781" w:rsidR="008426D3" w:rsidRPr="00783646" w:rsidDel="0094005B" w:rsidRDefault="008426D3" w:rsidP="00783646">
      <w:pPr>
        <w:rPr>
          <w:del w:id="1774" w:author="revisor" w:date="2019-10-28T22:38:00Z"/>
          <w:rFonts w:cs="Times New Roman"/>
          <w:szCs w:val="24"/>
          <w:lang w:eastAsia="pt-BR"/>
          <w:rPrChange w:id="1775" w:author="revisor" w:date="2019-10-28T22:40:00Z">
            <w:rPr>
              <w:del w:id="1776" w:author="revisor" w:date="2019-10-28T22:38:00Z"/>
              <w:rFonts w:eastAsiaTheme="majorEastAsia" w:cs="Times New Roman"/>
              <w:b/>
              <w:caps/>
              <w:szCs w:val="24"/>
              <w:lang w:eastAsia="pt-BR"/>
            </w:rPr>
          </w:rPrChange>
        </w:rPr>
        <w:pPrChange w:id="1777" w:author="revisor" w:date="2019-10-28T22:40:00Z">
          <w:pPr>
            <w:spacing w:after="160" w:line="259" w:lineRule="auto"/>
            <w:ind w:firstLine="0"/>
            <w:jc w:val="left"/>
            <w:outlineLvl w:val="9"/>
          </w:pPr>
        </w:pPrChange>
      </w:pPr>
    </w:p>
    <w:p w14:paraId="5A953CDD" w14:textId="2CFE22BE" w:rsidR="008426D3" w:rsidRPr="00783646" w:rsidDel="0094005B" w:rsidRDefault="008426D3" w:rsidP="00783646">
      <w:pPr>
        <w:rPr>
          <w:del w:id="1778" w:author="revisor" w:date="2019-10-28T22:38:00Z"/>
          <w:rFonts w:cs="Times New Roman"/>
          <w:szCs w:val="24"/>
          <w:lang w:eastAsia="pt-BR"/>
          <w:rPrChange w:id="1779" w:author="revisor" w:date="2019-10-28T22:40:00Z">
            <w:rPr>
              <w:del w:id="1780" w:author="revisor" w:date="2019-10-28T22:38:00Z"/>
              <w:rFonts w:eastAsiaTheme="majorEastAsia" w:cs="Times New Roman"/>
              <w:b/>
              <w:caps/>
              <w:szCs w:val="24"/>
              <w:lang w:eastAsia="pt-BR"/>
            </w:rPr>
          </w:rPrChange>
        </w:rPr>
        <w:pPrChange w:id="1781" w:author="revisor" w:date="2019-10-28T22:40:00Z">
          <w:pPr>
            <w:spacing w:after="160" w:line="259" w:lineRule="auto"/>
            <w:ind w:firstLine="0"/>
            <w:jc w:val="left"/>
            <w:outlineLvl w:val="9"/>
          </w:pPr>
        </w:pPrChange>
      </w:pPr>
    </w:p>
    <w:p w14:paraId="2A4CD8F5" w14:textId="2C879350" w:rsidR="008426D3" w:rsidRPr="00783646" w:rsidDel="0094005B" w:rsidRDefault="008426D3" w:rsidP="00783646">
      <w:pPr>
        <w:rPr>
          <w:del w:id="1782" w:author="revisor" w:date="2019-10-28T22:38:00Z"/>
          <w:rFonts w:cs="Times New Roman"/>
          <w:szCs w:val="24"/>
          <w:lang w:eastAsia="pt-BR"/>
          <w:rPrChange w:id="1783" w:author="revisor" w:date="2019-10-28T22:40:00Z">
            <w:rPr>
              <w:del w:id="1784" w:author="revisor" w:date="2019-10-28T22:38:00Z"/>
              <w:rFonts w:eastAsiaTheme="majorEastAsia" w:cs="Times New Roman"/>
              <w:b/>
              <w:caps/>
              <w:szCs w:val="24"/>
              <w:lang w:eastAsia="pt-BR"/>
            </w:rPr>
          </w:rPrChange>
        </w:rPr>
        <w:pPrChange w:id="1785" w:author="revisor" w:date="2019-10-28T22:40:00Z">
          <w:pPr>
            <w:spacing w:after="160" w:line="259" w:lineRule="auto"/>
            <w:ind w:firstLine="0"/>
            <w:jc w:val="left"/>
            <w:outlineLvl w:val="9"/>
          </w:pPr>
        </w:pPrChange>
      </w:pPr>
    </w:p>
    <w:p w14:paraId="612BED58" w14:textId="682B380E" w:rsidR="008426D3" w:rsidRPr="00783646" w:rsidDel="0094005B" w:rsidRDefault="008426D3" w:rsidP="00783646">
      <w:pPr>
        <w:rPr>
          <w:del w:id="1786" w:author="revisor" w:date="2019-10-28T22:38:00Z"/>
          <w:rFonts w:cs="Times New Roman"/>
          <w:szCs w:val="24"/>
          <w:lang w:eastAsia="pt-BR"/>
          <w:rPrChange w:id="1787" w:author="revisor" w:date="2019-10-28T22:40:00Z">
            <w:rPr>
              <w:del w:id="1788" w:author="revisor" w:date="2019-10-28T22:38:00Z"/>
              <w:rFonts w:eastAsiaTheme="majorEastAsia" w:cs="Times New Roman"/>
              <w:b/>
              <w:caps/>
              <w:szCs w:val="24"/>
              <w:lang w:eastAsia="pt-BR"/>
            </w:rPr>
          </w:rPrChange>
        </w:rPr>
        <w:pPrChange w:id="1789" w:author="revisor" w:date="2019-10-28T22:40:00Z">
          <w:pPr>
            <w:spacing w:after="160" w:line="259" w:lineRule="auto"/>
            <w:ind w:firstLine="0"/>
            <w:jc w:val="left"/>
            <w:outlineLvl w:val="9"/>
          </w:pPr>
        </w:pPrChange>
      </w:pPr>
    </w:p>
    <w:p w14:paraId="6D3D279A" w14:textId="5D1262AD" w:rsidR="008426D3" w:rsidRPr="00783646" w:rsidDel="0094005B" w:rsidRDefault="008426D3" w:rsidP="00783646">
      <w:pPr>
        <w:rPr>
          <w:del w:id="1790" w:author="revisor" w:date="2019-10-28T22:38:00Z"/>
          <w:rFonts w:cs="Times New Roman"/>
          <w:szCs w:val="24"/>
          <w:lang w:eastAsia="pt-BR"/>
          <w:rPrChange w:id="1791" w:author="revisor" w:date="2019-10-28T22:40:00Z">
            <w:rPr>
              <w:del w:id="1792" w:author="revisor" w:date="2019-10-28T22:38:00Z"/>
              <w:rFonts w:eastAsiaTheme="majorEastAsia" w:cs="Times New Roman"/>
              <w:b/>
              <w:caps/>
              <w:szCs w:val="24"/>
              <w:lang w:eastAsia="pt-BR"/>
            </w:rPr>
          </w:rPrChange>
        </w:rPr>
        <w:pPrChange w:id="1793" w:author="revisor" w:date="2019-10-28T22:40:00Z">
          <w:pPr>
            <w:spacing w:after="160" w:line="259" w:lineRule="auto"/>
            <w:ind w:firstLine="0"/>
            <w:jc w:val="left"/>
            <w:outlineLvl w:val="9"/>
          </w:pPr>
        </w:pPrChange>
      </w:pPr>
    </w:p>
    <w:p w14:paraId="5E252898" w14:textId="25606EC6" w:rsidR="008426D3" w:rsidRPr="00783646" w:rsidDel="0094005B" w:rsidRDefault="008426D3" w:rsidP="00783646">
      <w:pPr>
        <w:rPr>
          <w:del w:id="1794" w:author="revisor" w:date="2019-10-28T22:38:00Z"/>
          <w:rFonts w:cs="Times New Roman"/>
          <w:szCs w:val="24"/>
          <w:lang w:eastAsia="pt-BR"/>
          <w:rPrChange w:id="1795" w:author="revisor" w:date="2019-10-28T22:40:00Z">
            <w:rPr>
              <w:del w:id="1796" w:author="revisor" w:date="2019-10-28T22:38:00Z"/>
              <w:rFonts w:eastAsiaTheme="majorEastAsia" w:cs="Times New Roman"/>
              <w:b/>
              <w:caps/>
              <w:szCs w:val="24"/>
              <w:lang w:eastAsia="pt-BR"/>
            </w:rPr>
          </w:rPrChange>
        </w:rPr>
        <w:pPrChange w:id="1797" w:author="revisor" w:date="2019-10-28T22:40:00Z">
          <w:pPr>
            <w:spacing w:after="160" w:line="259" w:lineRule="auto"/>
            <w:ind w:firstLine="0"/>
            <w:jc w:val="left"/>
            <w:outlineLvl w:val="9"/>
          </w:pPr>
        </w:pPrChange>
      </w:pPr>
    </w:p>
    <w:p w14:paraId="52932D8D" w14:textId="7F86794B" w:rsidR="008426D3" w:rsidRPr="00783646" w:rsidDel="0094005B" w:rsidRDefault="008426D3" w:rsidP="00783646">
      <w:pPr>
        <w:rPr>
          <w:del w:id="1798" w:author="revisor" w:date="2019-10-28T22:38:00Z"/>
          <w:rFonts w:cs="Times New Roman"/>
          <w:szCs w:val="24"/>
          <w:lang w:eastAsia="pt-BR"/>
          <w:rPrChange w:id="1799" w:author="revisor" w:date="2019-10-28T22:40:00Z">
            <w:rPr>
              <w:del w:id="1800" w:author="revisor" w:date="2019-10-28T22:38:00Z"/>
              <w:rFonts w:eastAsiaTheme="majorEastAsia" w:cs="Times New Roman"/>
              <w:b/>
              <w:caps/>
              <w:szCs w:val="24"/>
              <w:lang w:eastAsia="pt-BR"/>
            </w:rPr>
          </w:rPrChange>
        </w:rPr>
        <w:pPrChange w:id="1801" w:author="revisor" w:date="2019-10-28T22:40:00Z">
          <w:pPr>
            <w:spacing w:after="160" w:line="259" w:lineRule="auto"/>
            <w:ind w:firstLine="0"/>
            <w:jc w:val="left"/>
            <w:outlineLvl w:val="9"/>
          </w:pPr>
        </w:pPrChange>
      </w:pPr>
    </w:p>
    <w:p w14:paraId="73476E5C" w14:textId="64E82A81" w:rsidR="008426D3" w:rsidRPr="00783646" w:rsidDel="0094005B" w:rsidRDefault="008426D3" w:rsidP="00783646">
      <w:pPr>
        <w:rPr>
          <w:del w:id="1802" w:author="revisor" w:date="2019-10-28T22:38:00Z"/>
          <w:rFonts w:cs="Times New Roman"/>
          <w:szCs w:val="24"/>
          <w:lang w:eastAsia="pt-BR"/>
          <w:rPrChange w:id="1803" w:author="revisor" w:date="2019-10-28T22:40:00Z">
            <w:rPr>
              <w:del w:id="1804" w:author="revisor" w:date="2019-10-28T22:38:00Z"/>
              <w:rFonts w:eastAsiaTheme="majorEastAsia" w:cs="Times New Roman"/>
              <w:b/>
              <w:caps/>
              <w:szCs w:val="24"/>
              <w:lang w:eastAsia="pt-BR"/>
            </w:rPr>
          </w:rPrChange>
        </w:rPr>
        <w:pPrChange w:id="1805" w:author="revisor" w:date="2019-10-28T22:40:00Z">
          <w:pPr>
            <w:spacing w:after="160" w:line="259" w:lineRule="auto"/>
            <w:ind w:firstLine="0"/>
            <w:jc w:val="left"/>
            <w:outlineLvl w:val="9"/>
          </w:pPr>
        </w:pPrChange>
      </w:pPr>
    </w:p>
    <w:p w14:paraId="1661AE18" w14:textId="39B3853C" w:rsidR="008426D3" w:rsidRPr="00783646" w:rsidDel="0094005B" w:rsidRDefault="008426D3" w:rsidP="00783646">
      <w:pPr>
        <w:rPr>
          <w:del w:id="1806" w:author="revisor" w:date="2019-10-28T22:38:00Z"/>
          <w:rFonts w:cs="Times New Roman"/>
          <w:szCs w:val="24"/>
          <w:lang w:eastAsia="pt-BR"/>
          <w:rPrChange w:id="1807" w:author="revisor" w:date="2019-10-28T22:40:00Z">
            <w:rPr>
              <w:del w:id="1808" w:author="revisor" w:date="2019-10-28T22:38:00Z"/>
              <w:rFonts w:eastAsiaTheme="majorEastAsia" w:cs="Times New Roman"/>
              <w:b/>
              <w:caps/>
              <w:szCs w:val="24"/>
              <w:lang w:eastAsia="pt-BR"/>
            </w:rPr>
          </w:rPrChange>
        </w:rPr>
        <w:pPrChange w:id="1809" w:author="revisor" w:date="2019-10-28T22:40:00Z">
          <w:pPr>
            <w:spacing w:after="160" w:line="259" w:lineRule="auto"/>
            <w:ind w:firstLine="0"/>
            <w:jc w:val="left"/>
            <w:outlineLvl w:val="9"/>
          </w:pPr>
        </w:pPrChange>
      </w:pPr>
    </w:p>
    <w:p w14:paraId="3C608D22" w14:textId="370B17A1" w:rsidR="008426D3" w:rsidRPr="00783646" w:rsidDel="0094005B" w:rsidRDefault="008426D3" w:rsidP="00783646">
      <w:pPr>
        <w:rPr>
          <w:del w:id="1810" w:author="revisor" w:date="2019-10-28T22:38:00Z"/>
          <w:rFonts w:cs="Times New Roman"/>
          <w:szCs w:val="24"/>
          <w:lang w:eastAsia="pt-BR"/>
          <w:rPrChange w:id="1811" w:author="revisor" w:date="2019-10-28T22:40:00Z">
            <w:rPr>
              <w:del w:id="1812" w:author="revisor" w:date="2019-10-28T22:38:00Z"/>
              <w:rFonts w:eastAsiaTheme="majorEastAsia" w:cs="Times New Roman"/>
              <w:b/>
              <w:caps/>
              <w:szCs w:val="24"/>
              <w:lang w:eastAsia="pt-BR"/>
            </w:rPr>
          </w:rPrChange>
        </w:rPr>
        <w:pPrChange w:id="1813" w:author="revisor" w:date="2019-10-28T22:40:00Z">
          <w:pPr>
            <w:spacing w:after="160" w:line="259" w:lineRule="auto"/>
            <w:ind w:firstLine="0"/>
            <w:jc w:val="left"/>
            <w:outlineLvl w:val="9"/>
          </w:pPr>
        </w:pPrChange>
      </w:pPr>
    </w:p>
    <w:p w14:paraId="5F1336F4" w14:textId="3F96443E" w:rsidR="008426D3" w:rsidRPr="00783646" w:rsidDel="0094005B" w:rsidRDefault="008426D3" w:rsidP="00783646">
      <w:pPr>
        <w:rPr>
          <w:del w:id="1814" w:author="revisor" w:date="2019-10-28T22:38:00Z"/>
          <w:rFonts w:cs="Times New Roman"/>
          <w:szCs w:val="24"/>
          <w:lang w:eastAsia="pt-BR"/>
          <w:rPrChange w:id="1815" w:author="revisor" w:date="2019-10-28T22:40:00Z">
            <w:rPr>
              <w:del w:id="1816" w:author="revisor" w:date="2019-10-28T22:38:00Z"/>
              <w:rFonts w:eastAsiaTheme="majorEastAsia" w:cs="Times New Roman"/>
              <w:b/>
              <w:caps/>
              <w:szCs w:val="24"/>
              <w:lang w:eastAsia="pt-BR"/>
            </w:rPr>
          </w:rPrChange>
        </w:rPr>
        <w:pPrChange w:id="1817" w:author="revisor" w:date="2019-10-28T22:40:00Z">
          <w:pPr>
            <w:spacing w:after="160" w:line="259" w:lineRule="auto"/>
            <w:ind w:firstLine="0"/>
            <w:jc w:val="left"/>
            <w:outlineLvl w:val="9"/>
          </w:pPr>
        </w:pPrChange>
      </w:pPr>
    </w:p>
    <w:p w14:paraId="7F30142A" w14:textId="02C4E6AE" w:rsidR="00711BA3" w:rsidRPr="00783646" w:rsidDel="0094005B" w:rsidRDefault="00711BA3" w:rsidP="00783646">
      <w:pPr>
        <w:rPr>
          <w:del w:id="1818" w:author="revisor" w:date="2019-10-28T22:38:00Z"/>
          <w:rFonts w:cs="Times New Roman"/>
          <w:szCs w:val="24"/>
          <w:lang w:eastAsia="pt-BR"/>
          <w:rPrChange w:id="1819" w:author="revisor" w:date="2019-10-28T22:40:00Z">
            <w:rPr>
              <w:del w:id="1820" w:author="revisor" w:date="2019-10-28T22:38:00Z"/>
              <w:rFonts w:eastAsiaTheme="majorEastAsia" w:cs="Times New Roman"/>
              <w:b/>
              <w:caps/>
              <w:szCs w:val="24"/>
              <w:lang w:eastAsia="pt-BR"/>
            </w:rPr>
          </w:rPrChange>
        </w:rPr>
        <w:pPrChange w:id="1821" w:author="revisor" w:date="2019-10-28T22:40:00Z">
          <w:pPr>
            <w:spacing w:after="160" w:line="259" w:lineRule="auto"/>
            <w:ind w:firstLine="0"/>
            <w:jc w:val="left"/>
            <w:outlineLvl w:val="9"/>
          </w:pPr>
        </w:pPrChange>
      </w:pPr>
    </w:p>
    <w:p w14:paraId="7282942E" w14:textId="56D240C1" w:rsidR="00711BA3" w:rsidRPr="00783646" w:rsidDel="0094005B" w:rsidRDefault="00711BA3" w:rsidP="00783646">
      <w:pPr>
        <w:rPr>
          <w:del w:id="1822" w:author="revisor" w:date="2019-10-28T22:38:00Z"/>
          <w:rFonts w:cs="Times New Roman"/>
          <w:szCs w:val="24"/>
          <w:lang w:eastAsia="pt-BR"/>
          <w:rPrChange w:id="1823" w:author="revisor" w:date="2019-10-28T22:40:00Z">
            <w:rPr>
              <w:del w:id="1824" w:author="revisor" w:date="2019-10-28T22:38:00Z"/>
              <w:rFonts w:eastAsiaTheme="majorEastAsia" w:cs="Times New Roman"/>
              <w:b/>
              <w:caps/>
              <w:szCs w:val="24"/>
              <w:lang w:eastAsia="pt-BR"/>
            </w:rPr>
          </w:rPrChange>
        </w:rPr>
        <w:pPrChange w:id="1825" w:author="revisor" w:date="2019-10-28T22:40:00Z">
          <w:pPr>
            <w:spacing w:after="160" w:line="259" w:lineRule="auto"/>
            <w:ind w:firstLine="0"/>
            <w:jc w:val="left"/>
            <w:outlineLvl w:val="9"/>
          </w:pPr>
        </w:pPrChange>
      </w:pPr>
    </w:p>
    <w:p w14:paraId="167B8B8B" w14:textId="5B0B1803" w:rsidR="00711BA3" w:rsidRPr="00783646" w:rsidDel="0094005B" w:rsidRDefault="00711BA3" w:rsidP="00783646">
      <w:pPr>
        <w:rPr>
          <w:del w:id="1826" w:author="revisor" w:date="2019-10-28T22:38:00Z"/>
          <w:rFonts w:cs="Times New Roman"/>
          <w:szCs w:val="24"/>
          <w:lang w:eastAsia="pt-BR"/>
          <w:rPrChange w:id="1827" w:author="revisor" w:date="2019-10-28T22:40:00Z">
            <w:rPr>
              <w:del w:id="1828" w:author="revisor" w:date="2019-10-28T22:38:00Z"/>
              <w:rFonts w:eastAsiaTheme="majorEastAsia" w:cs="Times New Roman"/>
              <w:b/>
              <w:caps/>
              <w:szCs w:val="24"/>
              <w:lang w:eastAsia="pt-BR"/>
            </w:rPr>
          </w:rPrChange>
        </w:rPr>
        <w:pPrChange w:id="1829" w:author="revisor" w:date="2019-10-28T22:40:00Z">
          <w:pPr>
            <w:spacing w:after="160" w:line="259" w:lineRule="auto"/>
            <w:ind w:firstLine="0"/>
            <w:jc w:val="left"/>
            <w:outlineLvl w:val="9"/>
          </w:pPr>
        </w:pPrChange>
      </w:pPr>
    </w:p>
    <w:p w14:paraId="1CA51D74" w14:textId="0ED19231" w:rsidR="007E7214" w:rsidRPr="00783646" w:rsidDel="00783646" w:rsidRDefault="007E7214" w:rsidP="00783646">
      <w:pPr>
        <w:rPr>
          <w:del w:id="1830" w:author="revisor" w:date="2019-10-28T22:38:00Z"/>
          <w:rFonts w:cs="Times New Roman"/>
          <w:szCs w:val="24"/>
          <w:lang w:eastAsia="pt-BR"/>
        </w:rPr>
        <w:pPrChange w:id="1831" w:author="revisor" w:date="2019-10-28T22:40:00Z">
          <w:pPr>
            <w:spacing w:after="160" w:line="259" w:lineRule="auto"/>
            <w:ind w:firstLine="0"/>
            <w:jc w:val="left"/>
            <w:outlineLvl w:val="9"/>
          </w:pPr>
        </w:pPrChange>
      </w:pPr>
    </w:p>
    <w:p w14:paraId="0567A956" w14:textId="1B350C55" w:rsidR="00BF35BD" w:rsidRPr="00783646" w:rsidDel="00783646" w:rsidRDefault="00634DD9" w:rsidP="00783646">
      <w:pPr>
        <w:rPr>
          <w:del w:id="1832" w:author="revisor" w:date="2019-10-28T22:40:00Z"/>
          <w:rFonts w:cs="Times New Roman"/>
          <w:szCs w:val="24"/>
          <w:lang w:eastAsia="pt-BR"/>
        </w:rPr>
        <w:pPrChange w:id="1833" w:author="revisor" w:date="2019-10-28T22:40:00Z">
          <w:pPr>
            <w:outlineLvl w:val="9"/>
          </w:pPr>
        </w:pPrChange>
      </w:pPr>
      <w:del w:id="1834" w:author="revisor" w:date="2019-10-28T22:38:00Z">
        <w:r w:rsidRPr="00783646" w:rsidDel="00783646">
          <w:rPr>
            <w:rFonts w:cs="Times New Roman"/>
            <w:szCs w:val="24"/>
            <w:lang w:eastAsia="pt-BR"/>
          </w:rPr>
          <w:delText>No conjunto de regras do elemento avaliações presenciais, em cada coluna têm-se o</w:delText>
        </w:r>
        <w:r w:rsidR="00A10CAE" w:rsidRPr="00783646" w:rsidDel="00783646">
          <w:rPr>
            <w:rFonts w:cs="Times New Roman"/>
            <w:szCs w:val="24"/>
            <w:lang w:eastAsia="pt-BR"/>
          </w:rPr>
          <w:delText xml:space="preserve"> valor para uma das variáveis </w:delText>
        </w:r>
        <w:r w:rsidRPr="00783646" w:rsidDel="00783646">
          <w:rPr>
            <w:rFonts w:cs="Times New Roman"/>
            <w:szCs w:val="24"/>
            <w:lang w:eastAsia="pt-BR"/>
          </w:rPr>
          <w:delText>de entrada do sistema, sendo a ú</w:delText>
        </w:r>
        <w:r w:rsidR="00A10CAE" w:rsidRPr="00783646" w:rsidDel="00783646">
          <w:rPr>
            <w:rFonts w:cs="Times New Roman"/>
            <w:szCs w:val="24"/>
            <w:lang w:eastAsia="pt-BR"/>
          </w:rPr>
          <w:delText xml:space="preserve">ltima coluna </w:delText>
        </w:r>
        <w:r w:rsidRPr="00783646" w:rsidDel="00783646">
          <w:rPr>
            <w:rFonts w:cs="Times New Roman"/>
            <w:szCs w:val="24"/>
            <w:lang w:eastAsia="pt-BR"/>
          </w:rPr>
          <w:delText xml:space="preserve">o </w:delText>
        </w:r>
        <w:r w:rsidR="00A10CAE" w:rsidRPr="00783646" w:rsidDel="00783646">
          <w:rPr>
            <w:rFonts w:cs="Times New Roman"/>
            <w:szCs w:val="24"/>
            <w:lang w:eastAsia="pt-BR"/>
          </w:rPr>
          <w:delText xml:space="preserve">valor </w:delText>
        </w:r>
        <w:r w:rsidR="00A10CAE" w:rsidRPr="00783646" w:rsidDel="00783646">
          <w:rPr>
            <w:rFonts w:cs="Times New Roman"/>
            <w:szCs w:val="24"/>
            <w:lang w:eastAsia="pt-BR"/>
            <w:rPrChange w:id="1835" w:author="revisor" w:date="2019-10-28T22:40:00Z">
              <w:rPr>
                <w:i/>
                <w:lang w:eastAsia="pt-BR"/>
              </w:rPr>
            </w:rPrChange>
          </w:rPr>
          <w:delText>fuzzy</w:delText>
        </w:r>
        <w:r w:rsidR="00A10CAE" w:rsidRPr="00783646" w:rsidDel="00783646">
          <w:rPr>
            <w:rFonts w:cs="Times New Roman"/>
            <w:szCs w:val="24"/>
            <w:lang w:eastAsia="pt-BR"/>
          </w:rPr>
          <w:delText xml:space="preserve"> da variável de saída. Como o sistema </w:delText>
        </w:r>
        <w:r w:rsidR="00A10CAE" w:rsidRPr="00783646" w:rsidDel="00783646">
          <w:rPr>
            <w:rFonts w:cs="Times New Roman"/>
            <w:szCs w:val="24"/>
            <w:lang w:eastAsia="pt-BR"/>
            <w:rPrChange w:id="1836" w:author="revisor" w:date="2019-10-28T22:40:00Z">
              <w:rPr>
                <w:i/>
                <w:lang w:eastAsia="pt-BR"/>
              </w:rPr>
            </w:rPrChange>
          </w:rPr>
          <w:delText>fuzzy</w:delText>
        </w:r>
        <w:r w:rsidR="00A10CAE" w:rsidRPr="00783646" w:rsidDel="00783646">
          <w:rPr>
            <w:rFonts w:cs="Times New Roman"/>
            <w:szCs w:val="24"/>
            <w:lang w:eastAsia="pt-BR"/>
          </w:rPr>
          <w:delText xml:space="preserve"> responsável por avaliar o avaliações presenciais possui quatro variáveis de entrada, </w:delText>
        </w:r>
        <w:r w:rsidRPr="00783646" w:rsidDel="00783646">
          <w:rPr>
            <w:rFonts w:cs="Times New Roman"/>
            <w:szCs w:val="24"/>
            <w:lang w:eastAsia="pt-BR"/>
          </w:rPr>
          <w:delText>a</w:delText>
        </w:r>
        <w:r w:rsidR="00A10CAE" w:rsidRPr="00783646" w:rsidDel="00783646">
          <w:rPr>
            <w:rFonts w:cs="Times New Roman"/>
            <w:szCs w:val="24"/>
            <w:lang w:eastAsia="pt-BR"/>
          </w:rPr>
          <w:delText xml:space="preserve"> base de regras é apresentada com cinco colunas.</w:delText>
        </w:r>
      </w:del>
      <w:r w:rsidR="00A10CAE" w:rsidRPr="00783646">
        <w:rPr>
          <w:rFonts w:cs="Times New Roman"/>
          <w:szCs w:val="24"/>
          <w:lang w:eastAsia="pt-BR"/>
        </w:rPr>
        <w:t xml:space="preserve"> </w:t>
      </w:r>
    </w:p>
    <w:p w14:paraId="74D7F293" w14:textId="0CDB20A9" w:rsidR="007E7214" w:rsidRPr="00783646" w:rsidDel="00783646" w:rsidRDefault="007B76DE" w:rsidP="00783646">
      <w:pPr>
        <w:rPr>
          <w:del w:id="1837" w:author="revisor" w:date="2019-10-28T22:40:00Z"/>
          <w:rFonts w:cs="Times New Roman"/>
          <w:szCs w:val="24"/>
          <w:lang w:eastAsia="pt-BR"/>
        </w:rPr>
        <w:pPrChange w:id="1838" w:author="revisor" w:date="2019-10-28T22:40:00Z">
          <w:pPr>
            <w:spacing w:after="160"/>
            <w:outlineLvl w:val="9"/>
          </w:pPr>
        </w:pPrChange>
      </w:pPr>
      <w:r w:rsidRPr="00783646">
        <w:rPr>
          <w:rFonts w:cs="Times New Roman"/>
          <w:szCs w:val="24"/>
          <w:lang w:eastAsia="pt-BR"/>
        </w:rPr>
        <w:t>A sétima</w:t>
      </w:r>
      <w:ins w:id="1839" w:author="revisor" w:date="2019-10-28T22:38:00Z">
        <w:r w:rsidR="00783646" w:rsidRPr="00783646">
          <w:rPr>
            <w:rFonts w:cs="Times New Roman"/>
            <w:szCs w:val="24"/>
            <w:lang w:eastAsia="pt-BR"/>
          </w:rPr>
          <w:t xml:space="preserve"> e última</w:t>
        </w:r>
      </w:ins>
      <w:r w:rsidRPr="00783646">
        <w:rPr>
          <w:rFonts w:cs="Times New Roman"/>
          <w:szCs w:val="24"/>
          <w:lang w:eastAsia="pt-BR"/>
        </w:rPr>
        <w:t xml:space="preserve"> base de regras definida </w:t>
      </w:r>
      <w:del w:id="1840" w:author="revisor" w:date="2019-10-28T22:38:00Z">
        <w:r w:rsidRPr="00783646" w:rsidDel="00783646">
          <w:rPr>
            <w:rFonts w:cs="Times New Roman"/>
            <w:szCs w:val="24"/>
            <w:lang w:eastAsia="pt-BR"/>
          </w:rPr>
          <w:delText>é referente</w:delText>
        </w:r>
      </w:del>
      <w:ins w:id="1841" w:author="revisor" w:date="2019-10-28T22:38:00Z">
        <w:r w:rsidR="00783646" w:rsidRPr="00783646">
          <w:rPr>
            <w:rFonts w:cs="Times New Roman"/>
            <w:szCs w:val="24"/>
            <w:lang w:eastAsia="pt-BR"/>
          </w:rPr>
          <w:t>refere-se</w:t>
        </w:r>
      </w:ins>
      <w:r w:rsidRPr="00783646">
        <w:rPr>
          <w:rFonts w:cs="Times New Roman"/>
          <w:szCs w:val="24"/>
          <w:lang w:eastAsia="pt-BR"/>
        </w:rPr>
        <w:t xml:space="preserve"> ao elemento salas virtuais</w:t>
      </w:r>
      <w:ins w:id="1842" w:author="revisor" w:date="2019-10-28T22:39:00Z">
        <w:r w:rsidR="00783646" w:rsidRPr="00783646">
          <w:rPr>
            <w:rFonts w:cs="Times New Roman"/>
            <w:szCs w:val="24"/>
            <w:lang w:eastAsia="pt-BR"/>
          </w:rPr>
          <w:t xml:space="preserve"> e </w:t>
        </w:r>
      </w:ins>
      <w:del w:id="1843" w:author="revisor" w:date="2019-10-28T22:39:00Z">
        <w:r w:rsidRPr="00783646" w:rsidDel="00783646">
          <w:rPr>
            <w:rFonts w:cs="Times New Roman"/>
            <w:szCs w:val="24"/>
            <w:lang w:eastAsia="pt-BR"/>
          </w:rPr>
          <w:delText>.</w:delText>
        </w:r>
      </w:del>
      <w:del w:id="1844" w:author="revisor" w:date="2019-10-28T22:38:00Z">
        <w:r w:rsidRPr="00783646" w:rsidDel="00783646">
          <w:rPr>
            <w:rFonts w:cs="Times New Roman"/>
            <w:szCs w:val="24"/>
            <w:lang w:eastAsia="pt-BR"/>
          </w:rPr>
          <w:delText xml:space="preserve"> A base de regras </w:delText>
        </w:r>
      </w:del>
      <w:r w:rsidRPr="00783646">
        <w:rPr>
          <w:rFonts w:cs="Times New Roman"/>
          <w:szCs w:val="24"/>
          <w:lang w:eastAsia="pt-BR"/>
        </w:rPr>
        <w:t>é composta por 22 regras.</w:t>
      </w:r>
      <w:ins w:id="1845" w:author="revisor" w:date="2019-10-28T22:40:00Z">
        <w:r w:rsidR="00783646" w:rsidRPr="00783646">
          <w:rPr>
            <w:rFonts w:cs="Times New Roman"/>
            <w:szCs w:val="24"/>
            <w:lang w:eastAsia="pt-BR"/>
          </w:rPr>
          <w:t xml:space="preserve"> </w:t>
        </w:r>
      </w:ins>
    </w:p>
    <w:p w14:paraId="1B81E34C" w14:textId="25003DE7" w:rsidR="00BF35BD" w:rsidRPr="00783646" w:rsidDel="00783646" w:rsidRDefault="00BF35BD" w:rsidP="00783646">
      <w:pPr>
        <w:pStyle w:val="PargrafodaLista"/>
        <w:numPr>
          <w:ilvl w:val="0"/>
          <w:numId w:val="14"/>
        </w:numPr>
        <w:rPr>
          <w:del w:id="1846" w:author="revisor" w:date="2019-10-28T22:39:00Z"/>
          <w:rFonts w:cs="Times New Roman"/>
          <w:szCs w:val="24"/>
          <w:lang w:eastAsia="pt-BR"/>
        </w:rPr>
        <w:pPrChange w:id="1847" w:author="revisor" w:date="2019-10-28T22:40:00Z">
          <w:pPr>
            <w:pStyle w:val="PargrafodaLista"/>
            <w:numPr>
              <w:numId w:val="14"/>
            </w:numPr>
            <w:ind w:left="1854" w:hanging="360"/>
            <w:jc w:val="left"/>
          </w:pPr>
        </w:pPrChange>
      </w:pPr>
      <w:del w:id="1848" w:author="revisor" w:date="2019-10-28T22:39:00Z">
        <w:r w:rsidRPr="00783646" w:rsidDel="00783646">
          <w:rPr>
            <w:rFonts w:cs="Times New Roman"/>
            <w:szCs w:val="24"/>
            <w:lang w:eastAsia="pt-BR"/>
          </w:rPr>
          <w:delText xml:space="preserve">Dimensão </w:delText>
        </w:r>
        <w:r w:rsidR="00264725" w:rsidRPr="00783646" w:rsidDel="00783646">
          <w:rPr>
            <w:rFonts w:cs="Times New Roman"/>
            <w:szCs w:val="24"/>
            <w:lang w:eastAsia="pt-BR"/>
            <w:rPrChange w:id="1849" w:author="revisor" w:date="2019-10-28T22:40:00Z">
              <w:rPr>
                <w:noProof/>
                <w:lang w:eastAsia="pt-BR"/>
              </w:rPr>
            </w:rPrChange>
          </w:rPr>
          <w:pict w14:anchorId="5C4CBC0D">
            <v:shape id="_x0000_s1046" type="#_x0000_t202" style="position:absolute;left:0;text-align:left;margin-left:0;margin-top:38.75pt;width:437.55pt;height:606.4pt;z-index:251700224;mso-height-percent:200;mso-position-horizontal:center;mso-position-horizontal-relative:text;mso-position-vertical-relative:text;mso-height-percent:200;mso-width-relative:margin;mso-height-relative:margin">
              <v:textbox style="mso-next-textbox:#_x0000_s1046;mso-fit-shape-to-text:t">
                <w:txbxContent>
                  <w:p w14:paraId="095E18ED" w14:textId="77777777" w:rsidR="00410569" w:rsidRPr="00BF35BD" w:rsidRDefault="00410569" w:rsidP="00BF35BD">
                    <w:pPr>
                      <w:rPr>
                        <w:rFonts w:ascii="Consolas" w:hAnsi="Consolas"/>
                        <w:sz w:val="20"/>
                        <w:szCs w:val="20"/>
                      </w:rPr>
                    </w:pPr>
                    <w:proofErr w:type="spellStart"/>
                    <w:proofErr w:type="gramStart"/>
                    <w:r>
                      <w:rPr>
                        <w:rFonts w:ascii="Consolas" w:hAnsi="Consolas"/>
                        <w:sz w:val="20"/>
                        <w:szCs w:val="20"/>
                      </w:rPr>
                      <w:t>regras</w:t>
                    </w:r>
                    <w:proofErr w:type="gramEnd"/>
                    <w:r>
                      <w:rPr>
                        <w:rFonts w:ascii="Consolas" w:hAnsi="Consolas"/>
                        <w:sz w:val="20"/>
                        <w:szCs w:val="20"/>
                      </w:rPr>
                      <w:t>_do_elemento_</w:t>
                    </w:r>
                    <w:r w:rsidRPr="00BF35BD">
                      <w:rPr>
                        <w:rFonts w:ascii="Consolas" w:hAnsi="Consolas"/>
                        <w:sz w:val="20"/>
                        <w:szCs w:val="20"/>
                      </w:rPr>
                      <w:t>salas_virtuais</w:t>
                    </w:r>
                    <w:proofErr w:type="spellEnd"/>
                    <w:r w:rsidRPr="00BF35BD">
                      <w:rPr>
                        <w:rFonts w:ascii="Consolas" w:hAnsi="Consolas"/>
                        <w:sz w:val="20"/>
                        <w:szCs w:val="20"/>
                      </w:rPr>
                      <w:t xml:space="preserve"> = [</w:t>
                    </w:r>
                  </w:p>
                  <w:p w14:paraId="79EEE65B"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BAIXO, BAIXO, BAIXO, BAIXO, BAIXO, BAIXA],</w:t>
                    </w:r>
                  </w:p>
                  <w:p w14:paraId="5D081BFB"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MEDIO, BAIXO, BAIXO, MEDIO, BAIXO, BAIXA],</w:t>
                    </w:r>
                  </w:p>
                  <w:p w14:paraId="1B264DD1"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MEDIO, BAIXO, BAIXO, BAIXO, BAIXO, BAIXA],</w:t>
                    </w:r>
                  </w:p>
                  <w:p w14:paraId="27841867"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MEDIO, BAIX</w:t>
                    </w:r>
                    <w:r>
                      <w:rPr>
                        <w:rFonts w:ascii="Consolas" w:hAnsi="Consolas"/>
                        <w:sz w:val="20"/>
                        <w:szCs w:val="20"/>
                      </w:rPr>
                      <w:t>O, MEDIO, BAIXO, BAIXO, BAIXA],</w:t>
                    </w:r>
                  </w:p>
                  <w:p w14:paraId="11A8FA38"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MEDIO, BAIXO, BAIXO, MEDIO, BAIXO, BAIXA],</w:t>
                    </w:r>
                  </w:p>
                  <w:p w14:paraId="1A93DECF"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BAIXO, BAIXO, BAIXO, MEDIO, BAIXO, BAIXA],</w:t>
                    </w:r>
                  </w:p>
                  <w:p w14:paraId="35D761F9"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BAIXO, MEDIO, MEDIO, BAIXO, MEDIO, MEDIA],</w:t>
                    </w:r>
                  </w:p>
                  <w:p w14:paraId="22D65ED5"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BAIXO, BAIX</w:t>
                    </w:r>
                    <w:r>
                      <w:rPr>
                        <w:rFonts w:ascii="Consolas" w:hAnsi="Consolas"/>
                        <w:sz w:val="20"/>
                        <w:szCs w:val="20"/>
                      </w:rPr>
                      <w:t>O, MEDIO, MEDIO, MEDIO, MEDIA],</w:t>
                    </w:r>
                  </w:p>
                  <w:p w14:paraId="1500CEE6"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MEDIO, BAIXO, MEDIO, BAIXO, MEDIO, MEDIA],</w:t>
                    </w:r>
                  </w:p>
                  <w:p w14:paraId="5B0E05E6"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BAIXO, MEDIO, MEDIO, BAIXO, MEDIO, MEDIA],</w:t>
                    </w:r>
                  </w:p>
                  <w:p w14:paraId="4405392C"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BAIXO, MEDIO, MEDIO, MEDIO, MEDIO, MEDIA],</w:t>
                    </w:r>
                  </w:p>
                  <w:p w14:paraId="176F270D"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[ALTO, ALTO,</w:t>
                    </w:r>
                    <w:r>
                      <w:rPr>
                        <w:rFonts w:ascii="Consolas" w:hAnsi="Consolas"/>
                        <w:sz w:val="20"/>
                        <w:szCs w:val="20"/>
                      </w:rPr>
                      <w:t xml:space="preserve"> ALTO, ALTO, ALTO, ALTO, ALTA],</w:t>
                    </w:r>
                  </w:p>
                  <w:p w14:paraId="1E39DDF0"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MEDIO, MEDIO, MEDIO, MEDIO, MEDIO, MEDIA],</w:t>
                    </w:r>
                  </w:p>
                  <w:p w14:paraId="2D040D37"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[ALTO, MEDIO, ALTO, ALTO, MEDIO, ALTO, ALTA],</w:t>
                    </w:r>
                  </w:p>
                  <w:p w14:paraId="0F7BC655"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ALTO, ALTO, MEDIA, MEDIA, ALTO, ALTA],</w:t>
                    </w:r>
                  </w:p>
                  <w:p w14:paraId="1A746C12"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ALTO, </w:t>
                    </w:r>
                    <w:r>
                      <w:rPr>
                        <w:rFonts w:ascii="Consolas" w:hAnsi="Consolas"/>
                        <w:sz w:val="20"/>
                        <w:szCs w:val="20"/>
                      </w:rPr>
                      <w:t>ALTO, ALTO, ALTO, MEDIO, ALTA],</w:t>
                    </w:r>
                  </w:p>
                  <w:p w14:paraId="7F62A30F"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[ALTO, MEDIO, ALTO, MEDIO, ALTO, ALTO, ALTA],</w:t>
                    </w:r>
                  </w:p>
                  <w:p w14:paraId="06168351"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[MEDIO, MEDIO, MEDIO, ALTO, ALTO, ALTO, ALTA],</w:t>
                    </w:r>
                  </w:p>
                  <w:p w14:paraId="28B8807C"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ALTO, ALTO, MEDIO, MEDIO, ALTO, ALTA],</w:t>
                    </w:r>
                  </w:p>
                  <w:p w14:paraId="4925E884"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[ALTO, BAIXO, M</w:t>
                    </w:r>
                    <w:r>
                      <w:rPr>
                        <w:rFonts w:ascii="Consolas" w:hAnsi="Consolas"/>
                        <w:sz w:val="20"/>
                        <w:szCs w:val="20"/>
                      </w:rPr>
                      <w:t>EDIO, ALTO, MEDIO, ALTO, ALTA],</w:t>
                    </w:r>
                  </w:p>
                  <w:p w14:paraId="4E55F721" w14:textId="77777777" w:rsidR="00410569" w:rsidRPr="00BF35BD" w:rsidRDefault="00410569" w:rsidP="00BF35BD">
                    <w:pPr>
                      <w:rPr>
                        <w:rFonts w:ascii="Consolas" w:hAnsi="Consolas"/>
                        <w:sz w:val="20"/>
                        <w:szCs w:val="20"/>
                      </w:rPr>
                    </w:pPr>
                    <w:r w:rsidRPr="00BF35BD">
                      <w:rPr>
                        <w:rFonts w:ascii="Consolas" w:hAnsi="Consolas"/>
                        <w:sz w:val="20"/>
                        <w:szCs w:val="20"/>
                      </w:rPr>
                      <w:t xml:space="preserve">    [BAIXO, MEDIO, BAIXO, ALTO, MEDIO, ALTO, ALTA],</w:t>
                    </w:r>
                  </w:p>
                  <w:p w14:paraId="52F68B66" w14:textId="77777777" w:rsidR="00410569" w:rsidRPr="00834697" w:rsidRDefault="00410569" w:rsidP="00BF35BD">
                    <w:pPr>
                      <w:rPr>
                        <w:rFonts w:ascii="Consolas" w:hAnsi="Consolas"/>
                        <w:sz w:val="20"/>
                        <w:szCs w:val="20"/>
                      </w:rPr>
                    </w:pPr>
                    <w:r w:rsidRPr="00BF35BD">
                      <w:rPr>
                        <w:rFonts w:ascii="Consolas" w:hAnsi="Consolas"/>
                        <w:sz w:val="20"/>
                        <w:szCs w:val="20"/>
                      </w:rPr>
                      <w:t xml:space="preserve">    [MEDIO, BAIXO,</w:t>
                    </w:r>
                    <w:r>
                      <w:rPr>
                        <w:rFonts w:ascii="Consolas" w:hAnsi="Consolas"/>
                        <w:sz w:val="20"/>
                        <w:szCs w:val="20"/>
                      </w:rPr>
                      <w:t xml:space="preserve"> ALTO, ALTO, BAIXO, ALTO, ALTA] </w:t>
                    </w:r>
                    <w:r w:rsidRPr="00BF35BD">
                      <w:rPr>
                        <w:rFonts w:ascii="Consolas" w:hAnsi="Consolas"/>
                        <w:sz w:val="20"/>
                        <w:szCs w:val="20"/>
                      </w:rPr>
                      <w:t>]</w:t>
                    </w:r>
                  </w:p>
                </w:txbxContent>
              </v:textbox>
            </v:shape>
          </w:pict>
        </w:r>
        <w:r w:rsidRPr="00783646" w:rsidDel="00783646">
          <w:rPr>
            <w:rFonts w:cs="Times New Roman"/>
            <w:szCs w:val="24"/>
            <w:lang w:eastAsia="pt-BR"/>
          </w:rPr>
          <w:delText>salas virtuais</w:delText>
        </w:r>
        <w:r w:rsidR="00634DD9" w:rsidRPr="00783646" w:rsidDel="00783646">
          <w:rPr>
            <w:rFonts w:cs="Times New Roman"/>
            <w:szCs w:val="24"/>
            <w:lang w:eastAsia="pt-BR"/>
          </w:rPr>
          <w:delText>:</w:delText>
        </w:r>
      </w:del>
    </w:p>
    <w:p w14:paraId="60F991AE" w14:textId="3EFB6152" w:rsidR="00BF35BD" w:rsidRPr="00783646" w:rsidDel="00783646" w:rsidRDefault="007E7214" w:rsidP="00783646">
      <w:pPr>
        <w:spacing w:line="259" w:lineRule="auto"/>
        <w:ind w:firstLine="0"/>
        <w:rPr>
          <w:del w:id="1850" w:author="revisor" w:date="2019-10-28T22:39:00Z"/>
          <w:rFonts w:cs="Times New Roman"/>
          <w:szCs w:val="24"/>
          <w:lang w:eastAsia="pt-BR"/>
          <w:rPrChange w:id="1851" w:author="revisor" w:date="2019-10-28T22:40:00Z">
            <w:rPr>
              <w:del w:id="1852" w:author="revisor" w:date="2019-10-28T22:39:00Z"/>
              <w:rFonts w:eastAsiaTheme="majorEastAsia" w:cs="Times New Roman"/>
              <w:b/>
              <w:caps/>
              <w:szCs w:val="24"/>
              <w:lang w:eastAsia="pt-BR"/>
            </w:rPr>
          </w:rPrChange>
        </w:rPr>
        <w:pPrChange w:id="1853" w:author="revisor" w:date="2019-10-28T22:40:00Z">
          <w:pPr>
            <w:spacing w:after="160" w:line="259" w:lineRule="auto"/>
            <w:ind w:firstLine="0"/>
            <w:jc w:val="left"/>
            <w:outlineLvl w:val="9"/>
          </w:pPr>
        </w:pPrChange>
      </w:pPr>
      <w:del w:id="1854" w:author="revisor" w:date="2019-10-28T22:39:00Z">
        <w:r w:rsidRPr="00783646" w:rsidDel="00783646">
          <w:rPr>
            <w:rFonts w:cs="Times New Roman"/>
            <w:szCs w:val="24"/>
            <w:lang w:eastAsia="pt-BR"/>
            <w:rPrChange w:id="1855" w:author="revisor" w:date="2019-10-28T22:40:00Z">
              <w:rPr>
                <w:rFonts w:eastAsiaTheme="majorEastAsia" w:cs="Times New Roman"/>
                <w:b/>
                <w:caps/>
                <w:szCs w:val="24"/>
                <w:lang w:eastAsia="pt-BR"/>
              </w:rPr>
            </w:rPrChange>
          </w:rPr>
          <w:softHyphen/>
        </w:r>
        <w:r w:rsidRPr="00783646" w:rsidDel="00783646">
          <w:rPr>
            <w:rFonts w:cs="Times New Roman"/>
            <w:szCs w:val="24"/>
            <w:lang w:eastAsia="pt-BR"/>
            <w:rPrChange w:id="1856" w:author="revisor" w:date="2019-10-28T22:40:00Z">
              <w:rPr>
                <w:rFonts w:eastAsiaTheme="majorEastAsia" w:cs="Times New Roman"/>
                <w:b/>
                <w:caps/>
                <w:szCs w:val="24"/>
                <w:lang w:eastAsia="pt-BR"/>
              </w:rPr>
            </w:rPrChange>
          </w:rPr>
          <w:softHyphen/>
        </w:r>
      </w:del>
    </w:p>
    <w:p w14:paraId="6156AD74" w14:textId="4CD158E9" w:rsidR="00BF35BD" w:rsidRPr="00783646" w:rsidDel="00783646" w:rsidRDefault="00BF35BD" w:rsidP="00783646">
      <w:pPr>
        <w:spacing w:line="259" w:lineRule="auto"/>
        <w:ind w:firstLine="0"/>
        <w:rPr>
          <w:del w:id="1857" w:author="revisor" w:date="2019-10-28T22:39:00Z"/>
          <w:rFonts w:cs="Times New Roman"/>
          <w:szCs w:val="24"/>
          <w:lang w:eastAsia="pt-BR"/>
          <w:rPrChange w:id="1858" w:author="revisor" w:date="2019-10-28T22:40:00Z">
            <w:rPr>
              <w:del w:id="1859" w:author="revisor" w:date="2019-10-28T22:39:00Z"/>
              <w:rFonts w:eastAsiaTheme="majorEastAsia" w:cs="Times New Roman"/>
              <w:b/>
              <w:caps/>
              <w:szCs w:val="24"/>
              <w:lang w:eastAsia="pt-BR"/>
            </w:rPr>
          </w:rPrChange>
        </w:rPr>
        <w:pPrChange w:id="1860" w:author="revisor" w:date="2019-10-28T22:40:00Z">
          <w:pPr>
            <w:spacing w:after="160" w:line="259" w:lineRule="auto"/>
            <w:ind w:firstLine="0"/>
            <w:jc w:val="left"/>
            <w:outlineLvl w:val="9"/>
          </w:pPr>
        </w:pPrChange>
      </w:pPr>
    </w:p>
    <w:p w14:paraId="554934E6" w14:textId="164CBF7C" w:rsidR="00BF35BD" w:rsidRPr="00783646" w:rsidDel="00783646" w:rsidRDefault="00BF35BD" w:rsidP="00783646">
      <w:pPr>
        <w:spacing w:line="259" w:lineRule="auto"/>
        <w:ind w:firstLine="0"/>
        <w:rPr>
          <w:del w:id="1861" w:author="revisor" w:date="2019-10-28T22:39:00Z"/>
          <w:rFonts w:cs="Times New Roman"/>
          <w:szCs w:val="24"/>
          <w:lang w:eastAsia="pt-BR"/>
          <w:rPrChange w:id="1862" w:author="revisor" w:date="2019-10-28T22:40:00Z">
            <w:rPr>
              <w:del w:id="1863" w:author="revisor" w:date="2019-10-28T22:39:00Z"/>
              <w:rFonts w:eastAsiaTheme="majorEastAsia" w:cs="Times New Roman"/>
              <w:b/>
              <w:caps/>
              <w:szCs w:val="24"/>
              <w:lang w:eastAsia="pt-BR"/>
            </w:rPr>
          </w:rPrChange>
        </w:rPr>
        <w:pPrChange w:id="1864" w:author="revisor" w:date="2019-10-28T22:40:00Z">
          <w:pPr>
            <w:spacing w:after="160" w:line="259" w:lineRule="auto"/>
            <w:ind w:firstLine="0"/>
            <w:jc w:val="left"/>
            <w:outlineLvl w:val="9"/>
          </w:pPr>
        </w:pPrChange>
      </w:pPr>
    </w:p>
    <w:p w14:paraId="747F3BC2" w14:textId="195AAD8C" w:rsidR="00BF35BD" w:rsidRPr="00783646" w:rsidDel="00783646" w:rsidRDefault="00BF35BD" w:rsidP="00783646">
      <w:pPr>
        <w:spacing w:line="259" w:lineRule="auto"/>
        <w:ind w:firstLine="0"/>
        <w:rPr>
          <w:del w:id="1865" w:author="revisor" w:date="2019-10-28T22:39:00Z"/>
          <w:rFonts w:cs="Times New Roman"/>
          <w:szCs w:val="24"/>
          <w:lang w:eastAsia="pt-BR"/>
          <w:rPrChange w:id="1866" w:author="revisor" w:date="2019-10-28T22:40:00Z">
            <w:rPr>
              <w:del w:id="1867" w:author="revisor" w:date="2019-10-28T22:39:00Z"/>
              <w:rFonts w:eastAsiaTheme="majorEastAsia" w:cs="Times New Roman"/>
              <w:b/>
              <w:caps/>
              <w:szCs w:val="24"/>
              <w:lang w:eastAsia="pt-BR"/>
            </w:rPr>
          </w:rPrChange>
        </w:rPr>
        <w:pPrChange w:id="1868" w:author="revisor" w:date="2019-10-28T22:40:00Z">
          <w:pPr>
            <w:spacing w:after="160" w:line="259" w:lineRule="auto"/>
            <w:ind w:firstLine="0"/>
            <w:jc w:val="left"/>
            <w:outlineLvl w:val="9"/>
          </w:pPr>
        </w:pPrChange>
      </w:pPr>
    </w:p>
    <w:p w14:paraId="50248A5F" w14:textId="46C0A1DC" w:rsidR="00BF35BD" w:rsidRPr="00783646" w:rsidDel="00783646" w:rsidRDefault="00BF35BD" w:rsidP="00783646">
      <w:pPr>
        <w:spacing w:line="259" w:lineRule="auto"/>
        <w:ind w:firstLine="0"/>
        <w:rPr>
          <w:del w:id="1869" w:author="revisor" w:date="2019-10-28T22:39:00Z"/>
          <w:rFonts w:cs="Times New Roman"/>
          <w:szCs w:val="24"/>
          <w:lang w:eastAsia="pt-BR"/>
          <w:rPrChange w:id="1870" w:author="revisor" w:date="2019-10-28T22:40:00Z">
            <w:rPr>
              <w:del w:id="1871" w:author="revisor" w:date="2019-10-28T22:39:00Z"/>
              <w:rFonts w:eastAsiaTheme="majorEastAsia" w:cs="Times New Roman"/>
              <w:b/>
              <w:caps/>
              <w:szCs w:val="24"/>
              <w:lang w:eastAsia="pt-BR"/>
            </w:rPr>
          </w:rPrChange>
        </w:rPr>
        <w:pPrChange w:id="1872" w:author="revisor" w:date="2019-10-28T22:40:00Z">
          <w:pPr>
            <w:spacing w:after="160" w:line="259" w:lineRule="auto"/>
            <w:ind w:firstLine="0"/>
            <w:jc w:val="left"/>
            <w:outlineLvl w:val="9"/>
          </w:pPr>
        </w:pPrChange>
      </w:pPr>
    </w:p>
    <w:p w14:paraId="24DD32F5" w14:textId="670E5221" w:rsidR="00BF35BD" w:rsidRPr="00783646" w:rsidDel="00783646" w:rsidRDefault="00BF35BD" w:rsidP="00783646">
      <w:pPr>
        <w:spacing w:line="259" w:lineRule="auto"/>
        <w:ind w:firstLine="0"/>
        <w:rPr>
          <w:del w:id="1873" w:author="revisor" w:date="2019-10-28T22:39:00Z"/>
          <w:rFonts w:cs="Times New Roman"/>
          <w:szCs w:val="24"/>
          <w:lang w:eastAsia="pt-BR"/>
          <w:rPrChange w:id="1874" w:author="revisor" w:date="2019-10-28T22:40:00Z">
            <w:rPr>
              <w:del w:id="1875" w:author="revisor" w:date="2019-10-28T22:39:00Z"/>
              <w:rFonts w:eastAsiaTheme="majorEastAsia" w:cs="Times New Roman"/>
              <w:b/>
              <w:caps/>
              <w:szCs w:val="24"/>
              <w:lang w:eastAsia="pt-BR"/>
            </w:rPr>
          </w:rPrChange>
        </w:rPr>
        <w:pPrChange w:id="1876" w:author="revisor" w:date="2019-10-28T22:40:00Z">
          <w:pPr>
            <w:spacing w:after="160" w:line="259" w:lineRule="auto"/>
            <w:ind w:firstLine="0"/>
            <w:jc w:val="left"/>
            <w:outlineLvl w:val="9"/>
          </w:pPr>
        </w:pPrChange>
      </w:pPr>
    </w:p>
    <w:p w14:paraId="54F8AFAD" w14:textId="2B71BAB2" w:rsidR="00BF35BD" w:rsidRPr="00783646" w:rsidDel="00783646" w:rsidRDefault="00BF35BD" w:rsidP="00783646">
      <w:pPr>
        <w:spacing w:line="259" w:lineRule="auto"/>
        <w:ind w:firstLine="0"/>
        <w:rPr>
          <w:del w:id="1877" w:author="revisor" w:date="2019-10-28T22:39:00Z"/>
          <w:rFonts w:cs="Times New Roman"/>
          <w:szCs w:val="24"/>
          <w:lang w:eastAsia="pt-BR"/>
          <w:rPrChange w:id="1878" w:author="revisor" w:date="2019-10-28T22:40:00Z">
            <w:rPr>
              <w:del w:id="1879" w:author="revisor" w:date="2019-10-28T22:39:00Z"/>
              <w:rFonts w:eastAsiaTheme="majorEastAsia" w:cs="Times New Roman"/>
              <w:b/>
              <w:caps/>
              <w:szCs w:val="24"/>
              <w:lang w:eastAsia="pt-BR"/>
            </w:rPr>
          </w:rPrChange>
        </w:rPr>
        <w:pPrChange w:id="1880" w:author="revisor" w:date="2019-10-28T22:40:00Z">
          <w:pPr>
            <w:spacing w:after="160" w:line="259" w:lineRule="auto"/>
            <w:ind w:firstLine="0"/>
            <w:jc w:val="left"/>
            <w:outlineLvl w:val="9"/>
          </w:pPr>
        </w:pPrChange>
      </w:pPr>
    </w:p>
    <w:p w14:paraId="63787569" w14:textId="4513F80F" w:rsidR="00BF35BD" w:rsidRPr="00783646" w:rsidDel="00783646" w:rsidRDefault="00BF35BD" w:rsidP="00783646">
      <w:pPr>
        <w:spacing w:line="259" w:lineRule="auto"/>
        <w:ind w:firstLine="0"/>
        <w:rPr>
          <w:del w:id="1881" w:author="revisor" w:date="2019-10-28T22:39:00Z"/>
          <w:rFonts w:cs="Times New Roman"/>
          <w:szCs w:val="24"/>
          <w:lang w:eastAsia="pt-BR"/>
          <w:rPrChange w:id="1882" w:author="revisor" w:date="2019-10-28T22:40:00Z">
            <w:rPr>
              <w:del w:id="1883" w:author="revisor" w:date="2019-10-28T22:39:00Z"/>
              <w:rFonts w:eastAsiaTheme="majorEastAsia" w:cs="Times New Roman"/>
              <w:b/>
              <w:caps/>
              <w:szCs w:val="24"/>
              <w:lang w:eastAsia="pt-BR"/>
            </w:rPr>
          </w:rPrChange>
        </w:rPr>
        <w:pPrChange w:id="1884" w:author="revisor" w:date="2019-10-28T22:40:00Z">
          <w:pPr>
            <w:spacing w:after="160" w:line="259" w:lineRule="auto"/>
            <w:ind w:firstLine="0"/>
            <w:jc w:val="left"/>
            <w:outlineLvl w:val="9"/>
          </w:pPr>
        </w:pPrChange>
      </w:pPr>
    </w:p>
    <w:p w14:paraId="1F3D16C3" w14:textId="2A203689" w:rsidR="00BF35BD" w:rsidRPr="00783646" w:rsidDel="00783646" w:rsidRDefault="00BF35BD" w:rsidP="00783646">
      <w:pPr>
        <w:spacing w:line="259" w:lineRule="auto"/>
        <w:ind w:firstLine="0"/>
        <w:rPr>
          <w:del w:id="1885" w:author="revisor" w:date="2019-10-28T22:39:00Z"/>
          <w:rFonts w:cs="Times New Roman"/>
          <w:szCs w:val="24"/>
          <w:lang w:eastAsia="pt-BR"/>
          <w:rPrChange w:id="1886" w:author="revisor" w:date="2019-10-28T22:40:00Z">
            <w:rPr>
              <w:del w:id="1887" w:author="revisor" w:date="2019-10-28T22:39:00Z"/>
              <w:rFonts w:eastAsiaTheme="majorEastAsia" w:cs="Times New Roman"/>
              <w:b/>
              <w:caps/>
              <w:szCs w:val="24"/>
              <w:lang w:eastAsia="pt-BR"/>
            </w:rPr>
          </w:rPrChange>
        </w:rPr>
        <w:pPrChange w:id="1888" w:author="revisor" w:date="2019-10-28T22:40:00Z">
          <w:pPr>
            <w:spacing w:after="160" w:line="259" w:lineRule="auto"/>
            <w:ind w:firstLine="0"/>
            <w:jc w:val="left"/>
            <w:outlineLvl w:val="9"/>
          </w:pPr>
        </w:pPrChange>
      </w:pPr>
    </w:p>
    <w:p w14:paraId="059EF39C" w14:textId="30D8EC81" w:rsidR="00BF35BD" w:rsidRPr="00783646" w:rsidDel="00783646" w:rsidRDefault="00BF35BD" w:rsidP="00783646">
      <w:pPr>
        <w:spacing w:line="259" w:lineRule="auto"/>
        <w:ind w:firstLine="0"/>
        <w:rPr>
          <w:del w:id="1889" w:author="revisor" w:date="2019-10-28T22:39:00Z"/>
          <w:rFonts w:cs="Times New Roman"/>
          <w:szCs w:val="24"/>
          <w:lang w:eastAsia="pt-BR"/>
          <w:rPrChange w:id="1890" w:author="revisor" w:date="2019-10-28T22:40:00Z">
            <w:rPr>
              <w:del w:id="1891" w:author="revisor" w:date="2019-10-28T22:39:00Z"/>
              <w:rFonts w:eastAsiaTheme="majorEastAsia" w:cs="Times New Roman"/>
              <w:b/>
              <w:caps/>
              <w:szCs w:val="24"/>
              <w:lang w:eastAsia="pt-BR"/>
            </w:rPr>
          </w:rPrChange>
        </w:rPr>
        <w:pPrChange w:id="1892" w:author="revisor" w:date="2019-10-28T22:40:00Z">
          <w:pPr>
            <w:spacing w:after="160" w:line="259" w:lineRule="auto"/>
            <w:ind w:firstLine="0"/>
            <w:jc w:val="left"/>
            <w:outlineLvl w:val="9"/>
          </w:pPr>
        </w:pPrChange>
      </w:pPr>
    </w:p>
    <w:p w14:paraId="3DF46710" w14:textId="0CF5D653" w:rsidR="00BF35BD" w:rsidRPr="00783646" w:rsidDel="00783646" w:rsidRDefault="00BF35BD" w:rsidP="00783646">
      <w:pPr>
        <w:spacing w:line="259" w:lineRule="auto"/>
        <w:ind w:firstLine="0"/>
        <w:rPr>
          <w:del w:id="1893" w:author="revisor" w:date="2019-10-28T22:39:00Z"/>
          <w:rFonts w:cs="Times New Roman"/>
          <w:szCs w:val="24"/>
          <w:lang w:eastAsia="pt-BR"/>
          <w:rPrChange w:id="1894" w:author="revisor" w:date="2019-10-28T22:40:00Z">
            <w:rPr>
              <w:del w:id="1895" w:author="revisor" w:date="2019-10-28T22:39:00Z"/>
              <w:rFonts w:eastAsiaTheme="majorEastAsia" w:cs="Times New Roman"/>
              <w:b/>
              <w:caps/>
              <w:szCs w:val="24"/>
              <w:lang w:eastAsia="pt-BR"/>
            </w:rPr>
          </w:rPrChange>
        </w:rPr>
        <w:pPrChange w:id="1896" w:author="revisor" w:date="2019-10-28T22:40:00Z">
          <w:pPr>
            <w:spacing w:after="160" w:line="259" w:lineRule="auto"/>
            <w:ind w:firstLine="0"/>
            <w:jc w:val="left"/>
            <w:outlineLvl w:val="9"/>
          </w:pPr>
        </w:pPrChange>
      </w:pPr>
    </w:p>
    <w:p w14:paraId="64229DE9" w14:textId="4E2BF03D" w:rsidR="00BF35BD" w:rsidRPr="00783646" w:rsidDel="00783646" w:rsidRDefault="00BF35BD" w:rsidP="00783646">
      <w:pPr>
        <w:spacing w:line="259" w:lineRule="auto"/>
        <w:ind w:firstLine="0"/>
        <w:rPr>
          <w:del w:id="1897" w:author="revisor" w:date="2019-10-28T22:39:00Z"/>
          <w:rFonts w:cs="Times New Roman"/>
          <w:szCs w:val="24"/>
          <w:lang w:eastAsia="pt-BR"/>
          <w:rPrChange w:id="1898" w:author="revisor" w:date="2019-10-28T22:40:00Z">
            <w:rPr>
              <w:del w:id="1899" w:author="revisor" w:date="2019-10-28T22:39:00Z"/>
              <w:rFonts w:eastAsiaTheme="majorEastAsia" w:cs="Times New Roman"/>
              <w:b/>
              <w:caps/>
              <w:szCs w:val="24"/>
              <w:lang w:eastAsia="pt-BR"/>
            </w:rPr>
          </w:rPrChange>
        </w:rPr>
        <w:pPrChange w:id="1900" w:author="revisor" w:date="2019-10-28T22:40:00Z">
          <w:pPr>
            <w:spacing w:after="160" w:line="259" w:lineRule="auto"/>
            <w:ind w:firstLine="0"/>
            <w:jc w:val="left"/>
            <w:outlineLvl w:val="9"/>
          </w:pPr>
        </w:pPrChange>
      </w:pPr>
    </w:p>
    <w:p w14:paraId="1F10F054" w14:textId="06AC35F2" w:rsidR="00BF35BD" w:rsidRPr="00783646" w:rsidDel="00783646" w:rsidRDefault="00BF35BD" w:rsidP="00783646">
      <w:pPr>
        <w:spacing w:line="259" w:lineRule="auto"/>
        <w:ind w:firstLine="0"/>
        <w:rPr>
          <w:del w:id="1901" w:author="revisor" w:date="2019-10-28T22:39:00Z"/>
          <w:rFonts w:cs="Times New Roman"/>
          <w:szCs w:val="24"/>
          <w:lang w:eastAsia="pt-BR"/>
          <w:rPrChange w:id="1902" w:author="revisor" w:date="2019-10-28T22:40:00Z">
            <w:rPr>
              <w:del w:id="1903" w:author="revisor" w:date="2019-10-28T22:39:00Z"/>
              <w:rFonts w:eastAsiaTheme="majorEastAsia" w:cs="Times New Roman"/>
              <w:b/>
              <w:caps/>
              <w:szCs w:val="24"/>
              <w:lang w:eastAsia="pt-BR"/>
            </w:rPr>
          </w:rPrChange>
        </w:rPr>
        <w:pPrChange w:id="1904" w:author="revisor" w:date="2019-10-28T22:40:00Z">
          <w:pPr>
            <w:spacing w:after="160" w:line="259" w:lineRule="auto"/>
            <w:ind w:firstLine="0"/>
            <w:jc w:val="left"/>
            <w:outlineLvl w:val="9"/>
          </w:pPr>
        </w:pPrChange>
      </w:pPr>
    </w:p>
    <w:p w14:paraId="67E08394" w14:textId="179E39F7" w:rsidR="00BF35BD" w:rsidRPr="00783646" w:rsidDel="00783646" w:rsidRDefault="00BF35BD" w:rsidP="00783646">
      <w:pPr>
        <w:spacing w:line="259" w:lineRule="auto"/>
        <w:ind w:firstLine="0"/>
        <w:rPr>
          <w:del w:id="1905" w:author="revisor" w:date="2019-10-28T22:39:00Z"/>
          <w:rFonts w:cs="Times New Roman"/>
          <w:szCs w:val="24"/>
          <w:lang w:eastAsia="pt-BR"/>
          <w:rPrChange w:id="1906" w:author="revisor" w:date="2019-10-28T22:40:00Z">
            <w:rPr>
              <w:del w:id="1907" w:author="revisor" w:date="2019-10-28T22:39:00Z"/>
              <w:rFonts w:eastAsiaTheme="majorEastAsia" w:cs="Times New Roman"/>
              <w:b/>
              <w:caps/>
              <w:szCs w:val="24"/>
              <w:lang w:eastAsia="pt-BR"/>
            </w:rPr>
          </w:rPrChange>
        </w:rPr>
        <w:pPrChange w:id="1908" w:author="revisor" w:date="2019-10-28T22:40:00Z">
          <w:pPr>
            <w:spacing w:after="160" w:line="259" w:lineRule="auto"/>
            <w:ind w:firstLine="0"/>
            <w:jc w:val="left"/>
            <w:outlineLvl w:val="9"/>
          </w:pPr>
        </w:pPrChange>
      </w:pPr>
    </w:p>
    <w:p w14:paraId="2B24C665" w14:textId="2C228349" w:rsidR="007E7214" w:rsidRPr="00783646" w:rsidDel="00783646" w:rsidRDefault="007E7214" w:rsidP="00783646">
      <w:pPr>
        <w:spacing w:line="259" w:lineRule="auto"/>
        <w:ind w:firstLine="0"/>
        <w:rPr>
          <w:del w:id="1909" w:author="revisor" w:date="2019-10-28T22:39:00Z"/>
          <w:rFonts w:cs="Times New Roman"/>
          <w:szCs w:val="24"/>
          <w:lang w:eastAsia="pt-BR"/>
          <w:rPrChange w:id="1910" w:author="revisor" w:date="2019-10-28T22:40:00Z">
            <w:rPr>
              <w:del w:id="1911" w:author="revisor" w:date="2019-10-28T22:39:00Z"/>
              <w:rFonts w:eastAsiaTheme="majorEastAsia" w:cs="Times New Roman"/>
              <w:b/>
              <w:caps/>
              <w:szCs w:val="24"/>
              <w:lang w:eastAsia="pt-BR"/>
            </w:rPr>
          </w:rPrChange>
        </w:rPr>
        <w:pPrChange w:id="1912" w:author="revisor" w:date="2019-10-28T22:40:00Z">
          <w:pPr>
            <w:spacing w:after="160" w:line="259" w:lineRule="auto"/>
            <w:ind w:firstLine="0"/>
            <w:jc w:val="left"/>
            <w:outlineLvl w:val="9"/>
          </w:pPr>
        </w:pPrChange>
      </w:pPr>
    </w:p>
    <w:p w14:paraId="3CDBCD4F" w14:textId="43135718" w:rsidR="007E7214" w:rsidRPr="00783646" w:rsidDel="00783646" w:rsidRDefault="007E7214" w:rsidP="00783646">
      <w:pPr>
        <w:spacing w:line="259" w:lineRule="auto"/>
        <w:ind w:firstLine="0"/>
        <w:rPr>
          <w:del w:id="1913" w:author="revisor" w:date="2019-10-28T22:39:00Z"/>
          <w:rFonts w:cs="Times New Roman"/>
          <w:szCs w:val="24"/>
          <w:lang w:eastAsia="pt-BR"/>
          <w:rPrChange w:id="1914" w:author="revisor" w:date="2019-10-28T22:40:00Z">
            <w:rPr>
              <w:del w:id="1915" w:author="revisor" w:date="2019-10-28T22:39:00Z"/>
              <w:rFonts w:eastAsiaTheme="majorEastAsia" w:cs="Times New Roman"/>
              <w:b/>
              <w:caps/>
              <w:szCs w:val="24"/>
              <w:lang w:eastAsia="pt-BR"/>
            </w:rPr>
          </w:rPrChange>
        </w:rPr>
        <w:pPrChange w:id="1916" w:author="revisor" w:date="2019-10-28T22:40:00Z">
          <w:pPr>
            <w:spacing w:after="160" w:line="259" w:lineRule="auto"/>
            <w:ind w:firstLine="0"/>
            <w:jc w:val="left"/>
            <w:outlineLvl w:val="9"/>
          </w:pPr>
        </w:pPrChange>
      </w:pPr>
    </w:p>
    <w:p w14:paraId="57602784" w14:textId="580109CF" w:rsidR="00BF35BD" w:rsidRPr="00783646" w:rsidDel="00783646" w:rsidRDefault="00BF35BD" w:rsidP="00783646">
      <w:pPr>
        <w:spacing w:line="259" w:lineRule="auto"/>
        <w:ind w:firstLine="0"/>
        <w:rPr>
          <w:del w:id="1917" w:author="revisor" w:date="2019-10-28T22:39:00Z"/>
          <w:rFonts w:cs="Times New Roman"/>
          <w:szCs w:val="24"/>
          <w:lang w:eastAsia="pt-BR"/>
          <w:rPrChange w:id="1918" w:author="revisor" w:date="2019-10-28T22:40:00Z">
            <w:rPr>
              <w:del w:id="1919" w:author="revisor" w:date="2019-10-28T22:39:00Z"/>
              <w:rFonts w:eastAsiaTheme="majorEastAsia" w:cs="Times New Roman"/>
              <w:b/>
              <w:caps/>
              <w:szCs w:val="24"/>
              <w:lang w:eastAsia="pt-BR"/>
            </w:rPr>
          </w:rPrChange>
        </w:rPr>
        <w:pPrChange w:id="1920" w:author="revisor" w:date="2019-10-28T22:40:00Z">
          <w:pPr>
            <w:spacing w:after="160" w:line="259" w:lineRule="auto"/>
            <w:ind w:firstLine="0"/>
            <w:jc w:val="left"/>
            <w:outlineLvl w:val="9"/>
          </w:pPr>
        </w:pPrChange>
      </w:pPr>
    </w:p>
    <w:p w14:paraId="1ED8C84C" w14:textId="3AE23F17" w:rsidR="00BF35BD" w:rsidRPr="00783646" w:rsidDel="00783646" w:rsidRDefault="00BF35BD" w:rsidP="00783646">
      <w:pPr>
        <w:spacing w:line="259" w:lineRule="auto"/>
        <w:ind w:firstLine="0"/>
        <w:rPr>
          <w:del w:id="1921" w:author="revisor" w:date="2019-10-28T22:39:00Z"/>
          <w:rFonts w:cs="Times New Roman"/>
          <w:szCs w:val="24"/>
          <w:lang w:eastAsia="pt-BR"/>
          <w:rPrChange w:id="1922" w:author="revisor" w:date="2019-10-28T22:40:00Z">
            <w:rPr>
              <w:del w:id="1923" w:author="revisor" w:date="2019-10-28T22:39:00Z"/>
              <w:rFonts w:eastAsiaTheme="majorEastAsia" w:cs="Times New Roman"/>
              <w:b/>
              <w:caps/>
              <w:szCs w:val="24"/>
              <w:lang w:eastAsia="pt-BR"/>
            </w:rPr>
          </w:rPrChange>
        </w:rPr>
        <w:pPrChange w:id="1924" w:author="revisor" w:date="2019-10-28T22:40:00Z">
          <w:pPr>
            <w:spacing w:after="160" w:line="259" w:lineRule="auto"/>
            <w:ind w:firstLine="0"/>
            <w:jc w:val="left"/>
            <w:outlineLvl w:val="9"/>
          </w:pPr>
        </w:pPrChange>
      </w:pPr>
    </w:p>
    <w:p w14:paraId="7D88E12D" w14:textId="149B169F" w:rsidR="00BF35BD" w:rsidRPr="00783646" w:rsidDel="00783646" w:rsidRDefault="00BF35BD" w:rsidP="00783646">
      <w:pPr>
        <w:spacing w:line="259" w:lineRule="auto"/>
        <w:ind w:firstLine="0"/>
        <w:rPr>
          <w:del w:id="1925" w:author="revisor" w:date="2019-10-28T22:39:00Z"/>
          <w:rFonts w:cs="Times New Roman"/>
          <w:szCs w:val="24"/>
          <w:lang w:eastAsia="pt-BR"/>
          <w:rPrChange w:id="1926" w:author="revisor" w:date="2019-10-28T22:40:00Z">
            <w:rPr>
              <w:del w:id="1927" w:author="revisor" w:date="2019-10-28T22:39:00Z"/>
              <w:rFonts w:eastAsiaTheme="majorEastAsia" w:cs="Times New Roman"/>
              <w:b/>
              <w:caps/>
              <w:szCs w:val="24"/>
              <w:lang w:eastAsia="pt-BR"/>
            </w:rPr>
          </w:rPrChange>
        </w:rPr>
        <w:pPrChange w:id="1928" w:author="revisor" w:date="2019-10-28T22:40:00Z">
          <w:pPr>
            <w:spacing w:after="160" w:line="259" w:lineRule="auto"/>
            <w:ind w:firstLine="0"/>
            <w:jc w:val="left"/>
            <w:outlineLvl w:val="9"/>
          </w:pPr>
        </w:pPrChange>
      </w:pPr>
    </w:p>
    <w:p w14:paraId="073365D3" w14:textId="77777777" w:rsidR="00634DD9" w:rsidRPr="00783646" w:rsidDel="00783646" w:rsidRDefault="00634DD9" w:rsidP="00783646">
      <w:pPr>
        <w:rPr>
          <w:del w:id="1929" w:author="revisor" w:date="2019-10-28T22:40:00Z"/>
          <w:rFonts w:cs="Times New Roman"/>
          <w:szCs w:val="24"/>
          <w:lang w:eastAsia="pt-BR"/>
        </w:rPr>
        <w:pPrChange w:id="1930" w:author="revisor" w:date="2019-10-28T22:40:00Z">
          <w:pPr>
            <w:jc w:val="left"/>
            <w:outlineLvl w:val="9"/>
          </w:pPr>
        </w:pPrChange>
      </w:pPr>
    </w:p>
    <w:p w14:paraId="59D60779" w14:textId="6927D2E1" w:rsidR="00A97AAE" w:rsidRPr="00783646" w:rsidRDefault="007B76DE" w:rsidP="00783646">
      <w:pPr>
        <w:rPr>
          <w:rFonts w:cs="Times New Roman"/>
          <w:szCs w:val="24"/>
          <w:lang w:eastAsia="pt-BR"/>
        </w:rPr>
        <w:pPrChange w:id="1931" w:author="revisor" w:date="2019-10-28T22:40:00Z">
          <w:pPr>
            <w:spacing w:after="160"/>
            <w:jc w:val="left"/>
            <w:outlineLvl w:val="9"/>
          </w:pPr>
        </w:pPrChange>
      </w:pPr>
      <w:del w:id="1932" w:author="revisor" w:date="2019-10-28T22:39:00Z">
        <w:r w:rsidRPr="00783646" w:rsidDel="00783646">
          <w:rPr>
            <w:rFonts w:cs="Times New Roman"/>
            <w:szCs w:val="24"/>
            <w:lang w:eastAsia="pt-BR"/>
          </w:rPr>
          <w:delText xml:space="preserve">No </w:delText>
        </w:r>
      </w:del>
      <w:ins w:id="1933" w:author="revisor" w:date="2019-10-28T22:39:00Z">
        <w:r w:rsidR="00783646" w:rsidRPr="00783646">
          <w:rPr>
            <w:rFonts w:cs="Times New Roman"/>
            <w:szCs w:val="24"/>
            <w:lang w:eastAsia="pt-BR"/>
          </w:rPr>
          <w:t>Diferentemente das demais bases de regras, o</w:t>
        </w:r>
      </w:ins>
      <w:del w:id="1934" w:author="revisor" w:date="2019-10-28T22:39:00Z">
        <w:r w:rsidRPr="00783646" w:rsidDel="00783646">
          <w:rPr>
            <w:rFonts w:cs="Times New Roman"/>
            <w:szCs w:val="24"/>
            <w:lang w:eastAsia="pt-BR"/>
          </w:rPr>
          <w:delText>conjunto de regras do</w:delText>
        </w:r>
      </w:del>
      <w:r w:rsidRPr="00783646">
        <w:rPr>
          <w:rFonts w:cs="Times New Roman"/>
          <w:szCs w:val="24"/>
          <w:lang w:eastAsia="pt-BR"/>
        </w:rPr>
        <w:t xml:space="preserve"> elemento s</w:t>
      </w:r>
      <w:r w:rsidR="00634DD9" w:rsidRPr="00783646">
        <w:rPr>
          <w:rFonts w:cs="Times New Roman"/>
          <w:szCs w:val="24"/>
          <w:lang w:eastAsia="pt-BR"/>
        </w:rPr>
        <w:t xml:space="preserve">alas virtuais, </w:t>
      </w:r>
      <w:del w:id="1935" w:author="revisor" w:date="2019-10-28T22:40:00Z">
        <w:r w:rsidR="00634DD9" w:rsidRPr="00783646" w:rsidDel="00783646">
          <w:rPr>
            <w:rFonts w:cs="Times New Roman"/>
            <w:szCs w:val="24"/>
            <w:lang w:eastAsia="pt-BR"/>
          </w:rPr>
          <w:delText>em cada coluna têm-se</w:delText>
        </w:r>
        <w:r w:rsidRPr="00783646" w:rsidDel="00783646">
          <w:rPr>
            <w:rFonts w:cs="Times New Roman"/>
            <w:szCs w:val="24"/>
            <w:lang w:eastAsia="pt-BR"/>
          </w:rPr>
          <w:delText xml:space="preserve"> um valor para uma das variáveis </w:delText>
        </w:r>
        <w:r w:rsidR="00634DD9" w:rsidRPr="00783646" w:rsidDel="00783646">
          <w:rPr>
            <w:rFonts w:cs="Times New Roman"/>
            <w:szCs w:val="24"/>
            <w:lang w:eastAsia="pt-BR"/>
          </w:rPr>
          <w:delText>de entrada do sistema, sendo a ú</w:delText>
        </w:r>
        <w:r w:rsidRPr="00783646" w:rsidDel="00783646">
          <w:rPr>
            <w:rFonts w:cs="Times New Roman"/>
            <w:szCs w:val="24"/>
            <w:lang w:eastAsia="pt-BR"/>
          </w:rPr>
          <w:delText xml:space="preserve">ltima coluna valor </w:delText>
        </w:r>
        <w:r w:rsidRPr="00783646" w:rsidDel="00783646">
          <w:rPr>
            <w:rFonts w:cs="Times New Roman"/>
            <w:szCs w:val="24"/>
            <w:lang w:eastAsia="pt-BR"/>
            <w:rPrChange w:id="1936" w:author="revisor" w:date="2019-10-28T22:40:00Z">
              <w:rPr>
                <w:i/>
                <w:lang w:eastAsia="pt-BR"/>
              </w:rPr>
            </w:rPrChange>
          </w:rPr>
          <w:delText>fuzzy</w:delText>
        </w:r>
        <w:r w:rsidRPr="00783646" w:rsidDel="00783646">
          <w:rPr>
            <w:rFonts w:cs="Times New Roman"/>
            <w:szCs w:val="24"/>
            <w:lang w:eastAsia="pt-BR"/>
          </w:rPr>
          <w:delText xml:space="preserve"> da variável de saída. Como o sistema </w:delText>
        </w:r>
        <w:r w:rsidRPr="00783646" w:rsidDel="00783646">
          <w:rPr>
            <w:rFonts w:cs="Times New Roman"/>
            <w:szCs w:val="24"/>
            <w:lang w:eastAsia="pt-BR"/>
            <w:rPrChange w:id="1937" w:author="revisor" w:date="2019-10-28T22:40:00Z">
              <w:rPr>
                <w:i/>
                <w:lang w:eastAsia="pt-BR"/>
              </w:rPr>
            </w:rPrChange>
          </w:rPr>
          <w:delText>fuzzy</w:delText>
        </w:r>
        <w:r w:rsidRPr="00783646" w:rsidDel="00783646">
          <w:rPr>
            <w:rFonts w:cs="Times New Roman"/>
            <w:szCs w:val="24"/>
            <w:lang w:eastAsia="pt-BR"/>
          </w:rPr>
          <w:delText xml:space="preserve"> responsável por avaliar </w:delText>
        </w:r>
        <w:r w:rsidR="00634DD9" w:rsidRPr="00783646" w:rsidDel="00783646">
          <w:rPr>
            <w:rFonts w:cs="Times New Roman"/>
            <w:szCs w:val="24"/>
            <w:lang w:eastAsia="pt-BR"/>
          </w:rPr>
          <w:delText>as</w:delText>
        </w:r>
        <w:r w:rsidRPr="00783646" w:rsidDel="00783646">
          <w:rPr>
            <w:rFonts w:cs="Times New Roman"/>
            <w:szCs w:val="24"/>
            <w:lang w:eastAsia="pt-BR"/>
          </w:rPr>
          <w:delText xml:space="preserve"> avaliações presenciais </w:delText>
        </w:r>
      </w:del>
      <w:r w:rsidRPr="00783646">
        <w:rPr>
          <w:rFonts w:cs="Times New Roman"/>
          <w:szCs w:val="24"/>
          <w:lang w:eastAsia="pt-BR"/>
        </w:rPr>
        <w:t>possui seis variáveis de entrada</w:t>
      </w:r>
      <w:ins w:id="1938" w:author="revisor" w:date="2019-10-28T22:40:00Z">
        <w:r w:rsidR="00783646" w:rsidRPr="00783646">
          <w:rPr>
            <w:rFonts w:cs="Times New Roman"/>
            <w:szCs w:val="24"/>
            <w:lang w:eastAsia="pt-BR"/>
          </w:rPr>
          <w:t xml:space="preserve"> e</w:t>
        </w:r>
      </w:ins>
      <w:del w:id="1939" w:author="revisor" w:date="2019-10-28T22:40:00Z">
        <w:r w:rsidRPr="00783646" w:rsidDel="00783646">
          <w:rPr>
            <w:rFonts w:cs="Times New Roman"/>
            <w:szCs w:val="24"/>
            <w:lang w:eastAsia="pt-BR"/>
          </w:rPr>
          <w:delText>,</w:delText>
        </w:r>
      </w:del>
      <w:r w:rsidRPr="00783646">
        <w:rPr>
          <w:rFonts w:cs="Times New Roman"/>
          <w:szCs w:val="24"/>
          <w:lang w:eastAsia="pt-BR"/>
        </w:rPr>
        <w:t xml:space="preserve"> </w:t>
      </w:r>
      <w:r w:rsidR="00634DD9" w:rsidRPr="00783646">
        <w:rPr>
          <w:rFonts w:cs="Times New Roman"/>
          <w:szCs w:val="24"/>
          <w:lang w:eastAsia="pt-BR"/>
        </w:rPr>
        <w:t>a</w:t>
      </w:r>
      <w:r w:rsidRPr="00783646">
        <w:rPr>
          <w:rFonts w:cs="Times New Roman"/>
          <w:szCs w:val="24"/>
          <w:lang w:eastAsia="pt-BR"/>
        </w:rPr>
        <w:t xml:space="preserve"> base de regras é apresentada com sete colunas. </w:t>
      </w:r>
    </w:p>
    <w:p w14:paraId="02E9932A" w14:textId="77777777" w:rsidR="004D0CE0" w:rsidRDefault="004D0CE0" w:rsidP="008563B8">
      <w:pPr>
        <w:spacing w:after="160" w:line="259" w:lineRule="auto"/>
        <w:ind w:firstLine="0"/>
        <w:jc w:val="left"/>
        <w:outlineLvl w:val="9"/>
        <w:rPr>
          <w:lang w:eastAsia="pt-BR"/>
        </w:rPr>
      </w:pPr>
    </w:p>
    <w:p w14:paraId="55BF5C71" w14:textId="77777777" w:rsidR="00711BA3" w:rsidRDefault="00711BA3" w:rsidP="008563B8">
      <w:pPr>
        <w:spacing w:after="160" w:line="259" w:lineRule="auto"/>
        <w:ind w:firstLine="0"/>
        <w:jc w:val="left"/>
        <w:outlineLvl w:val="9"/>
        <w:rPr>
          <w:lang w:eastAsia="pt-BR"/>
        </w:rPr>
      </w:pPr>
    </w:p>
    <w:p w14:paraId="5C52C2D5" w14:textId="77777777" w:rsidR="00CE5BF0" w:rsidRDefault="00CE5BF0">
      <w:pPr>
        <w:spacing w:after="160" w:line="259" w:lineRule="auto"/>
        <w:ind w:firstLine="0"/>
        <w:jc w:val="left"/>
        <w:outlineLvl w:val="9"/>
        <w:rPr>
          <w:ins w:id="1940" w:author="revisor" w:date="2019-10-28T22:48:00Z"/>
          <w:rFonts w:eastAsiaTheme="majorEastAsia" w:cs="Times New Roman"/>
          <w:b/>
          <w:caps/>
          <w:szCs w:val="24"/>
          <w:lang w:eastAsia="pt-BR"/>
        </w:rPr>
      </w:pPr>
      <w:ins w:id="1941" w:author="revisor" w:date="2019-10-28T22:48:00Z">
        <w:r>
          <w:rPr>
            <w:lang w:eastAsia="pt-BR"/>
          </w:rPr>
          <w:br w:type="page"/>
        </w:r>
      </w:ins>
    </w:p>
    <w:p w14:paraId="294A3F02" w14:textId="48CC2FCE"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14:paraId="2060060C" w14:textId="77777777" w:rsidR="00131B89" w:rsidRDefault="00131B89" w:rsidP="00BE3906">
      <w:pPr>
        <w:ind w:firstLine="0"/>
        <w:rPr>
          <w:rFonts w:cs="Times New Roman"/>
          <w:b/>
          <w:szCs w:val="24"/>
          <w:lang w:eastAsia="pt-BR"/>
        </w:rPr>
      </w:pPr>
    </w:p>
    <w:p w14:paraId="17B45750" w14:textId="77777777" w:rsidR="00CE5BF0" w:rsidRDefault="000E313D" w:rsidP="000E313D">
      <w:pPr>
        <w:rPr>
          <w:ins w:id="1942" w:author="revisor" w:date="2019-10-28T22:50:00Z"/>
          <w:rFonts w:cs="Times New Roman"/>
          <w:szCs w:val="24"/>
          <w:lang w:eastAsia="pt-BR"/>
        </w:rPr>
      </w:pPr>
      <w:r>
        <w:rPr>
          <w:rFonts w:cs="Times New Roman"/>
          <w:szCs w:val="24"/>
          <w:lang w:eastAsia="pt-BR"/>
        </w:rPr>
        <w:t xml:space="preserve">A partir do trabalho desenvolvido têm-se como resultado a </w:t>
      </w:r>
      <w:del w:id="1943" w:author="revisor" w:date="2019-10-28T22:48:00Z">
        <w:r w:rsidDel="00CE5BF0">
          <w:rPr>
            <w:rFonts w:cs="Times New Roman"/>
            <w:szCs w:val="24"/>
            <w:lang w:eastAsia="pt-BR"/>
          </w:rPr>
          <w:delText xml:space="preserve">avaliação </w:delText>
        </w:r>
      </w:del>
      <w:ins w:id="1944" w:author="revisor" w:date="2019-10-28T22:48:00Z">
        <w:r w:rsidR="00CE5BF0">
          <w:rPr>
            <w:rFonts w:cs="Times New Roman"/>
            <w:szCs w:val="24"/>
            <w:lang w:eastAsia="pt-BR"/>
          </w:rPr>
          <w:t>avaliação do desempenho dos docente</w:t>
        </w:r>
      </w:ins>
      <w:ins w:id="1945" w:author="revisor" w:date="2019-10-28T22:49:00Z">
        <w:r w:rsidR="00CE5BF0">
          <w:rPr>
            <w:rFonts w:cs="Times New Roman"/>
            <w:szCs w:val="24"/>
            <w:lang w:eastAsia="pt-BR"/>
          </w:rPr>
          <w:t>s que atuaram nas disciplinas dos cursos de graduação a distância do CEAD/Unimontes por meio</w:t>
        </w:r>
      </w:ins>
      <w:ins w:id="1946" w:author="revisor" w:date="2019-10-28T22:48:00Z">
        <w:r w:rsidR="00CE5BF0">
          <w:rPr>
            <w:rFonts w:cs="Times New Roman"/>
            <w:szCs w:val="24"/>
            <w:lang w:eastAsia="pt-BR"/>
          </w:rPr>
          <w:t xml:space="preserve"> </w:t>
        </w:r>
      </w:ins>
      <w:r>
        <w:rPr>
          <w:rFonts w:cs="Times New Roman"/>
          <w:szCs w:val="24"/>
          <w:lang w:eastAsia="pt-BR"/>
        </w:rPr>
        <w:t xml:space="preserve">dos elementos que compõem o modelo de oferta </w:t>
      </w:r>
      <w:del w:id="1947" w:author="revisor" w:date="2019-10-28T22:49:00Z">
        <w:r w:rsidDel="00CE5BF0">
          <w:rPr>
            <w:rFonts w:cs="Times New Roman"/>
            <w:szCs w:val="24"/>
            <w:lang w:eastAsia="pt-BR"/>
          </w:rPr>
          <w:delText>do CEAD/Unimontes</w:delText>
        </w:r>
      </w:del>
      <w:ins w:id="1948" w:author="revisor" w:date="2019-10-28T22:49:00Z">
        <w:r w:rsidR="00CE5BF0">
          <w:rPr>
            <w:rFonts w:cs="Times New Roman"/>
            <w:szCs w:val="24"/>
            <w:lang w:eastAsia="pt-BR"/>
          </w:rPr>
          <w:t>em curso. Foram analisados os resultados obtidos pela estatística convencional,</w:t>
        </w:r>
      </w:ins>
      <w:r>
        <w:rPr>
          <w:rFonts w:cs="Times New Roman"/>
          <w:szCs w:val="24"/>
          <w:lang w:eastAsia="pt-BR"/>
        </w:rPr>
        <w:t xml:space="preserve"> utilizando médias aritméticas</w:t>
      </w:r>
      <w:ins w:id="1949" w:author="revisor" w:date="2019-10-28T22:50:00Z">
        <w:r w:rsidR="00CE5BF0">
          <w:rPr>
            <w:rFonts w:cs="Times New Roman"/>
            <w:szCs w:val="24"/>
            <w:lang w:eastAsia="pt-BR"/>
          </w:rPr>
          <w:t>,</w:t>
        </w:r>
      </w:ins>
      <w:r>
        <w:rPr>
          <w:rFonts w:cs="Times New Roman"/>
          <w:szCs w:val="24"/>
          <w:lang w:eastAsia="pt-BR"/>
        </w:rPr>
        <w:t xml:space="preserve"> e também </w:t>
      </w:r>
      <w:ins w:id="1950" w:author="revisor" w:date="2019-10-28T22:50:00Z">
        <w:r w:rsidR="00CE5BF0">
          <w:rPr>
            <w:rFonts w:cs="Times New Roman"/>
            <w:szCs w:val="24"/>
            <w:lang w:eastAsia="pt-BR"/>
          </w:rPr>
          <w:t xml:space="preserve">aqueles obtidos por meio dos sistemas de inferência </w:t>
        </w:r>
      </w:ins>
      <w:del w:id="1951" w:author="revisor" w:date="2019-10-28T22:50:00Z">
        <w:r w:rsidDel="00CE5BF0">
          <w:rPr>
            <w:rFonts w:cs="Times New Roman"/>
            <w:szCs w:val="24"/>
            <w:lang w:eastAsia="pt-BR"/>
          </w:rPr>
          <w:delText xml:space="preserve">utilizando-se a lógica </w:delText>
        </w:r>
      </w:del>
      <w:proofErr w:type="spellStart"/>
      <w:r w:rsidRPr="008563B8">
        <w:rPr>
          <w:rFonts w:cs="Times New Roman"/>
          <w:i/>
          <w:szCs w:val="24"/>
          <w:lang w:eastAsia="pt-BR"/>
        </w:rPr>
        <w:t>fuzzy</w:t>
      </w:r>
      <w:proofErr w:type="spellEnd"/>
      <w:r>
        <w:rPr>
          <w:rFonts w:cs="Times New Roman"/>
          <w:szCs w:val="24"/>
          <w:lang w:eastAsia="pt-BR"/>
        </w:rPr>
        <w:t xml:space="preserve">. </w:t>
      </w:r>
    </w:p>
    <w:p w14:paraId="1ED4B76E" w14:textId="7C865BF2" w:rsidR="007E7214" w:rsidRPr="000E313D" w:rsidRDefault="000E313D" w:rsidP="000E313D">
      <w:pPr>
        <w:rPr>
          <w:rFonts w:cs="Times New Roman"/>
          <w:szCs w:val="24"/>
          <w:lang w:eastAsia="pt-BR"/>
        </w:rPr>
      </w:pPr>
      <w:r>
        <w:rPr>
          <w:rFonts w:cs="Times New Roman"/>
          <w:szCs w:val="24"/>
          <w:lang w:eastAsia="pt-BR"/>
        </w:rPr>
        <w:t>Nas sessões a seguir as duas abordagens serão apresentadas.</w:t>
      </w:r>
    </w:p>
    <w:p w14:paraId="618DABDC" w14:textId="77777777" w:rsidR="007E7214" w:rsidRDefault="007E7214" w:rsidP="00BE3906">
      <w:pPr>
        <w:ind w:firstLine="0"/>
        <w:rPr>
          <w:rFonts w:cs="Times New Roman"/>
          <w:b/>
          <w:szCs w:val="24"/>
          <w:lang w:eastAsia="pt-BR"/>
        </w:rPr>
      </w:pPr>
    </w:p>
    <w:p w14:paraId="1306F9E8" w14:textId="77777777" w:rsidR="004A2AC8" w:rsidRDefault="00DC7E5A" w:rsidP="004A2AC8">
      <w:pPr>
        <w:pStyle w:val="Ttulo2"/>
        <w:rPr>
          <w:lang w:eastAsia="pt-BR"/>
        </w:rPr>
      </w:pPr>
      <w:r>
        <w:rPr>
          <w:lang w:eastAsia="pt-BR"/>
        </w:rPr>
        <w:t>Resultados do questionário</w:t>
      </w:r>
    </w:p>
    <w:p w14:paraId="0DADEABD" w14:textId="77777777" w:rsidR="004A2AC8" w:rsidRDefault="004A2AC8" w:rsidP="004A2AC8">
      <w:pPr>
        <w:rPr>
          <w:lang w:eastAsia="pt-BR"/>
        </w:rPr>
      </w:pPr>
    </w:p>
    <w:p w14:paraId="641303A3" w14:textId="77777777"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14:paraId="487F8025" w14:textId="77777777"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14:paraId="5E63F5EA" w14:textId="77777777" w:rsidR="004A2AC8" w:rsidRDefault="004A2AC8" w:rsidP="004A2AC8">
      <w:pPr>
        <w:ind w:firstLine="0"/>
        <w:jc w:val="center"/>
        <w:rPr>
          <w:rFonts w:cs="Times New Roman"/>
          <w:szCs w:val="24"/>
          <w:lang w:eastAsia="pt-BR"/>
        </w:rPr>
      </w:pPr>
    </w:p>
    <w:p w14:paraId="3BDDF01E" w14:textId="77777777"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firstRow="1" w:lastRow="0" w:firstColumn="1" w:lastColumn="0" w:noHBand="0" w:noVBand="1"/>
      </w:tblPr>
      <w:tblGrid>
        <w:gridCol w:w="2144"/>
        <w:gridCol w:w="1022"/>
        <w:gridCol w:w="1022"/>
        <w:gridCol w:w="1022"/>
        <w:gridCol w:w="1022"/>
        <w:gridCol w:w="1022"/>
        <w:gridCol w:w="1022"/>
      </w:tblGrid>
      <w:tr w:rsidR="004A2AC8" w:rsidRPr="00992497" w14:paraId="0C5C31BF" w14:textId="77777777" w:rsidTr="00011FE5">
        <w:trPr>
          <w:jc w:val="center"/>
        </w:trPr>
        <w:tc>
          <w:tcPr>
            <w:tcW w:w="0" w:type="auto"/>
            <w:shd w:val="clear" w:color="auto" w:fill="auto"/>
          </w:tcPr>
          <w:p w14:paraId="4C518E22" w14:textId="77777777"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14:paraId="6FC68305" w14:textId="77777777"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14:paraId="2D9D3A66" w14:textId="77777777"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14:paraId="03D61DF8" w14:textId="77777777"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14:paraId="48486E70" w14:textId="77777777"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14:paraId="1DC19322" w14:textId="77777777"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14:paraId="26364E07" w14:textId="77777777"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14:paraId="6CCBA580" w14:textId="77777777" w:rsidTr="00011FE5">
        <w:trPr>
          <w:jc w:val="center"/>
        </w:trPr>
        <w:tc>
          <w:tcPr>
            <w:tcW w:w="0" w:type="auto"/>
            <w:shd w:val="clear" w:color="auto" w:fill="auto"/>
          </w:tcPr>
          <w:p w14:paraId="47ED1FA3" w14:textId="4982427B" w:rsidR="004A2AC8" w:rsidRPr="00011FE5" w:rsidRDefault="001E60CD" w:rsidP="00A32CE6">
            <w:pPr>
              <w:ind w:firstLine="0"/>
              <w:jc w:val="center"/>
              <w:rPr>
                <w:sz w:val="20"/>
                <w:szCs w:val="20"/>
                <w:lang w:eastAsia="pt-BR"/>
              </w:rPr>
            </w:pPr>
            <w:proofErr w:type="gramStart"/>
            <w:r w:rsidRPr="00011FE5">
              <w:rPr>
                <w:sz w:val="20"/>
                <w:szCs w:val="20"/>
                <w:lang w:eastAsia="pt-BR"/>
              </w:rPr>
              <w:t>v</w:t>
            </w:r>
            <w:ins w:id="1952" w:author="revisor" w:date="2019-10-28T22:51:00Z">
              <w:r w:rsidR="00CE5BF0">
                <w:rPr>
                  <w:sz w:val="20"/>
                  <w:szCs w:val="20"/>
                  <w:lang w:eastAsia="pt-BR"/>
                </w:rPr>
                <w:t>i</w:t>
              </w:r>
            </w:ins>
            <w:proofErr w:type="gramEnd"/>
            <w:del w:id="1953" w:author="revisor" w:date="2019-10-28T22:51:00Z">
              <w:r w:rsidR="004A2AC8" w:rsidRPr="00011FE5" w:rsidDel="00CE5BF0">
                <w:rPr>
                  <w:sz w:val="20"/>
                  <w:szCs w:val="20"/>
                  <w:lang w:eastAsia="pt-BR"/>
                </w:rPr>
                <w:delText>í</w:delText>
              </w:r>
            </w:del>
            <w:r w:rsidR="004A2AC8" w:rsidRPr="00011FE5">
              <w:rPr>
                <w:sz w:val="20"/>
                <w:szCs w:val="20"/>
                <w:lang w:eastAsia="pt-BR"/>
              </w:rPr>
              <w:t>deoaulas</w:t>
            </w:r>
          </w:p>
        </w:tc>
        <w:tc>
          <w:tcPr>
            <w:tcW w:w="0" w:type="auto"/>
            <w:shd w:val="clear" w:color="auto" w:fill="auto"/>
          </w:tcPr>
          <w:p w14:paraId="6EE39358" w14:textId="77777777" w:rsidR="004A2AC8" w:rsidRPr="00011FE5" w:rsidRDefault="004A2AC8" w:rsidP="00A32CE6">
            <w:pPr>
              <w:ind w:firstLine="0"/>
              <w:jc w:val="center"/>
              <w:rPr>
                <w:sz w:val="20"/>
                <w:szCs w:val="20"/>
                <w:lang w:eastAsia="pt-BR"/>
              </w:rPr>
            </w:pPr>
            <w:r w:rsidRPr="00011FE5">
              <w:rPr>
                <w:sz w:val="20"/>
                <w:szCs w:val="20"/>
                <w:lang w:eastAsia="pt-BR"/>
              </w:rPr>
              <w:t>3.9610</w:t>
            </w:r>
          </w:p>
        </w:tc>
        <w:tc>
          <w:tcPr>
            <w:tcW w:w="0" w:type="auto"/>
            <w:shd w:val="clear" w:color="auto" w:fill="auto"/>
          </w:tcPr>
          <w:p w14:paraId="2B987CB9" w14:textId="77777777" w:rsidR="004A2AC8" w:rsidRPr="00011FE5" w:rsidRDefault="004A2AC8" w:rsidP="00A32CE6">
            <w:pPr>
              <w:ind w:firstLine="0"/>
              <w:jc w:val="center"/>
              <w:rPr>
                <w:sz w:val="20"/>
                <w:szCs w:val="20"/>
                <w:lang w:eastAsia="pt-BR"/>
              </w:rPr>
            </w:pPr>
            <w:r w:rsidRPr="00011FE5">
              <w:rPr>
                <w:sz w:val="20"/>
                <w:szCs w:val="20"/>
                <w:lang w:eastAsia="pt-BR"/>
              </w:rPr>
              <w:t>3.8312</w:t>
            </w:r>
          </w:p>
        </w:tc>
        <w:tc>
          <w:tcPr>
            <w:tcW w:w="0" w:type="auto"/>
            <w:shd w:val="clear" w:color="auto" w:fill="auto"/>
          </w:tcPr>
          <w:p w14:paraId="13F59276" w14:textId="77777777"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14:paraId="4F0076C2" w14:textId="77777777" w:rsidR="004A2AC8" w:rsidRPr="00011FE5" w:rsidRDefault="004A2AC8" w:rsidP="00A32CE6">
            <w:pPr>
              <w:ind w:firstLine="0"/>
              <w:jc w:val="center"/>
              <w:rPr>
                <w:sz w:val="20"/>
                <w:szCs w:val="20"/>
                <w:lang w:eastAsia="pt-BR"/>
              </w:rPr>
            </w:pPr>
            <w:r w:rsidRPr="00011FE5">
              <w:rPr>
                <w:sz w:val="20"/>
                <w:szCs w:val="20"/>
                <w:lang w:eastAsia="pt-BR"/>
              </w:rPr>
              <w:t>3.6479</w:t>
            </w:r>
          </w:p>
        </w:tc>
        <w:tc>
          <w:tcPr>
            <w:tcW w:w="0" w:type="auto"/>
            <w:shd w:val="clear" w:color="auto" w:fill="auto"/>
          </w:tcPr>
          <w:p w14:paraId="5FD8CBAA" w14:textId="77777777"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14:paraId="1B0A14C6" w14:textId="77777777"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14:paraId="36C33BAF" w14:textId="77777777" w:rsidTr="00011FE5">
        <w:trPr>
          <w:jc w:val="center"/>
        </w:trPr>
        <w:tc>
          <w:tcPr>
            <w:tcW w:w="0" w:type="auto"/>
            <w:shd w:val="clear" w:color="auto" w:fill="auto"/>
          </w:tcPr>
          <w:p w14:paraId="5B991AD5" w14:textId="77777777" w:rsidR="004A2AC8" w:rsidRPr="00011FE5" w:rsidRDefault="001E60CD" w:rsidP="00A32CE6">
            <w:pPr>
              <w:ind w:firstLine="0"/>
              <w:jc w:val="center"/>
              <w:rPr>
                <w:sz w:val="20"/>
                <w:szCs w:val="20"/>
                <w:lang w:eastAsia="pt-BR"/>
              </w:rPr>
            </w:pPr>
            <w:proofErr w:type="gramStart"/>
            <w:r w:rsidRPr="00011FE5">
              <w:rPr>
                <w:sz w:val="20"/>
                <w:szCs w:val="20"/>
                <w:lang w:eastAsia="pt-BR"/>
              </w:rPr>
              <w:t>a</w:t>
            </w:r>
            <w:r w:rsidR="004A2AC8" w:rsidRPr="00011FE5">
              <w:rPr>
                <w:sz w:val="20"/>
                <w:szCs w:val="20"/>
                <w:lang w:eastAsia="pt-BR"/>
              </w:rPr>
              <w:t>tividades</w:t>
            </w:r>
            <w:proofErr w:type="gramEnd"/>
            <w:r w:rsidR="004A2AC8" w:rsidRPr="00011FE5">
              <w:rPr>
                <w:sz w:val="20"/>
                <w:szCs w:val="20"/>
                <w:lang w:eastAsia="pt-BR"/>
              </w:rPr>
              <w:t xml:space="preserve"> colaborativas</w:t>
            </w:r>
          </w:p>
        </w:tc>
        <w:tc>
          <w:tcPr>
            <w:tcW w:w="0" w:type="auto"/>
            <w:shd w:val="clear" w:color="auto" w:fill="auto"/>
          </w:tcPr>
          <w:p w14:paraId="1BA7369F" w14:textId="77777777" w:rsidR="004A2AC8" w:rsidRPr="00011FE5" w:rsidRDefault="004A2AC8" w:rsidP="00A32CE6">
            <w:pPr>
              <w:ind w:firstLine="0"/>
              <w:jc w:val="center"/>
              <w:rPr>
                <w:sz w:val="20"/>
                <w:szCs w:val="20"/>
                <w:lang w:eastAsia="pt-BR"/>
              </w:rPr>
            </w:pPr>
            <w:r w:rsidRPr="00011FE5">
              <w:rPr>
                <w:sz w:val="20"/>
                <w:szCs w:val="20"/>
                <w:lang w:eastAsia="pt-BR"/>
              </w:rPr>
              <w:t>3.9109</w:t>
            </w:r>
          </w:p>
        </w:tc>
        <w:tc>
          <w:tcPr>
            <w:tcW w:w="0" w:type="auto"/>
            <w:shd w:val="clear" w:color="auto" w:fill="auto"/>
          </w:tcPr>
          <w:p w14:paraId="78E7320C" w14:textId="77777777" w:rsidR="004A2AC8" w:rsidRPr="00011FE5" w:rsidRDefault="004A2AC8" w:rsidP="00A32CE6">
            <w:pPr>
              <w:ind w:firstLine="0"/>
              <w:jc w:val="center"/>
              <w:rPr>
                <w:sz w:val="20"/>
                <w:szCs w:val="20"/>
                <w:lang w:eastAsia="pt-BR"/>
              </w:rPr>
            </w:pPr>
            <w:r w:rsidRPr="00011FE5">
              <w:rPr>
                <w:sz w:val="20"/>
                <w:szCs w:val="20"/>
                <w:lang w:eastAsia="pt-BR"/>
              </w:rPr>
              <w:t>3.2968</w:t>
            </w:r>
          </w:p>
        </w:tc>
        <w:tc>
          <w:tcPr>
            <w:tcW w:w="0" w:type="auto"/>
            <w:shd w:val="clear" w:color="auto" w:fill="auto"/>
          </w:tcPr>
          <w:p w14:paraId="5877F0B7" w14:textId="77777777" w:rsidR="004A2AC8" w:rsidRPr="00011FE5" w:rsidRDefault="004A2AC8" w:rsidP="00A32CE6">
            <w:pPr>
              <w:ind w:firstLine="0"/>
              <w:jc w:val="center"/>
              <w:rPr>
                <w:sz w:val="20"/>
                <w:szCs w:val="20"/>
                <w:lang w:eastAsia="pt-BR"/>
              </w:rPr>
            </w:pPr>
            <w:r w:rsidRPr="00011FE5">
              <w:rPr>
                <w:sz w:val="20"/>
                <w:szCs w:val="20"/>
                <w:lang w:eastAsia="pt-BR"/>
              </w:rPr>
              <w:t>3.7254</w:t>
            </w:r>
          </w:p>
        </w:tc>
        <w:tc>
          <w:tcPr>
            <w:tcW w:w="0" w:type="auto"/>
            <w:shd w:val="clear" w:color="auto" w:fill="auto"/>
          </w:tcPr>
          <w:p w14:paraId="0C5A8E26" w14:textId="77777777" w:rsidR="004A2AC8" w:rsidRPr="00011FE5" w:rsidRDefault="004A2AC8" w:rsidP="00A32CE6">
            <w:pPr>
              <w:ind w:firstLine="0"/>
              <w:jc w:val="center"/>
              <w:rPr>
                <w:sz w:val="20"/>
                <w:szCs w:val="20"/>
                <w:lang w:eastAsia="pt-BR"/>
              </w:rPr>
            </w:pPr>
            <w:r w:rsidRPr="00011FE5">
              <w:rPr>
                <w:sz w:val="20"/>
                <w:szCs w:val="20"/>
                <w:lang w:eastAsia="pt-BR"/>
              </w:rPr>
              <w:t>3.5788</w:t>
            </w:r>
          </w:p>
        </w:tc>
        <w:tc>
          <w:tcPr>
            <w:tcW w:w="0" w:type="auto"/>
            <w:shd w:val="clear" w:color="auto" w:fill="auto"/>
          </w:tcPr>
          <w:p w14:paraId="090C1057" w14:textId="77777777"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14:paraId="2EDB867D" w14:textId="77777777"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14:paraId="242F6618" w14:textId="77777777" w:rsidTr="00011FE5">
        <w:trPr>
          <w:jc w:val="center"/>
        </w:trPr>
        <w:tc>
          <w:tcPr>
            <w:tcW w:w="0" w:type="auto"/>
            <w:shd w:val="clear" w:color="auto" w:fill="auto"/>
          </w:tcPr>
          <w:p w14:paraId="7AD56CFB" w14:textId="77777777" w:rsidR="004A2AC8" w:rsidRPr="00011FE5" w:rsidRDefault="001E60CD" w:rsidP="00A32CE6">
            <w:pPr>
              <w:ind w:firstLine="0"/>
              <w:jc w:val="center"/>
              <w:rPr>
                <w:sz w:val="20"/>
                <w:szCs w:val="20"/>
                <w:lang w:eastAsia="pt-BR"/>
              </w:rPr>
            </w:pPr>
            <w:proofErr w:type="gramStart"/>
            <w:r w:rsidRPr="00011FE5">
              <w:rPr>
                <w:sz w:val="20"/>
                <w:szCs w:val="20"/>
                <w:lang w:eastAsia="pt-BR"/>
              </w:rPr>
              <w:t>a</w:t>
            </w:r>
            <w:r w:rsidR="004A2AC8" w:rsidRPr="00011FE5">
              <w:rPr>
                <w:sz w:val="20"/>
                <w:szCs w:val="20"/>
                <w:lang w:eastAsia="pt-BR"/>
              </w:rPr>
              <w:t>tividade</w:t>
            </w:r>
            <w:proofErr w:type="gramEnd"/>
            <w:r w:rsidR="004A2AC8" w:rsidRPr="00011FE5">
              <w:rPr>
                <w:sz w:val="20"/>
                <w:szCs w:val="20"/>
                <w:lang w:eastAsia="pt-BR"/>
              </w:rPr>
              <w:t xml:space="preserve"> individual</w:t>
            </w:r>
          </w:p>
        </w:tc>
        <w:tc>
          <w:tcPr>
            <w:tcW w:w="0" w:type="auto"/>
            <w:shd w:val="clear" w:color="auto" w:fill="auto"/>
          </w:tcPr>
          <w:p w14:paraId="68C2D32A" w14:textId="77777777" w:rsidR="004A2AC8" w:rsidRPr="00011FE5" w:rsidRDefault="004A2AC8" w:rsidP="00A32CE6">
            <w:pPr>
              <w:ind w:firstLine="0"/>
              <w:jc w:val="center"/>
              <w:rPr>
                <w:sz w:val="20"/>
                <w:szCs w:val="20"/>
                <w:lang w:eastAsia="pt-BR"/>
              </w:rPr>
            </w:pPr>
            <w:r w:rsidRPr="00011FE5">
              <w:rPr>
                <w:sz w:val="20"/>
                <w:szCs w:val="20"/>
                <w:lang w:eastAsia="pt-BR"/>
              </w:rPr>
              <w:t>3.8182</w:t>
            </w:r>
          </w:p>
        </w:tc>
        <w:tc>
          <w:tcPr>
            <w:tcW w:w="0" w:type="auto"/>
            <w:shd w:val="clear" w:color="auto" w:fill="auto"/>
          </w:tcPr>
          <w:p w14:paraId="152BE760" w14:textId="77777777"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14:paraId="5057FDAE" w14:textId="77777777" w:rsidR="004A2AC8" w:rsidRPr="00011FE5" w:rsidRDefault="004A2AC8" w:rsidP="00A32CE6">
            <w:pPr>
              <w:ind w:firstLine="0"/>
              <w:jc w:val="center"/>
              <w:rPr>
                <w:sz w:val="20"/>
                <w:szCs w:val="20"/>
                <w:lang w:eastAsia="pt-BR"/>
              </w:rPr>
            </w:pPr>
            <w:r w:rsidRPr="00011FE5">
              <w:rPr>
                <w:sz w:val="20"/>
                <w:szCs w:val="20"/>
                <w:lang w:eastAsia="pt-BR"/>
              </w:rPr>
              <w:t>3.8126</w:t>
            </w:r>
          </w:p>
        </w:tc>
        <w:tc>
          <w:tcPr>
            <w:tcW w:w="0" w:type="auto"/>
            <w:shd w:val="clear" w:color="auto" w:fill="auto"/>
          </w:tcPr>
          <w:p w14:paraId="5AABD1B4" w14:textId="77777777" w:rsidR="004A2AC8" w:rsidRPr="00011FE5" w:rsidRDefault="004A2AC8" w:rsidP="00A32CE6">
            <w:pPr>
              <w:ind w:firstLine="0"/>
              <w:jc w:val="center"/>
              <w:rPr>
                <w:sz w:val="20"/>
                <w:szCs w:val="20"/>
                <w:lang w:eastAsia="pt-BR"/>
              </w:rPr>
            </w:pPr>
            <w:r w:rsidRPr="00011FE5">
              <w:rPr>
                <w:sz w:val="20"/>
                <w:szCs w:val="20"/>
                <w:lang w:eastAsia="pt-BR"/>
              </w:rPr>
              <w:t>3.6531</w:t>
            </w:r>
          </w:p>
        </w:tc>
        <w:tc>
          <w:tcPr>
            <w:tcW w:w="0" w:type="auto"/>
            <w:shd w:val="clear" w:color="auto" w:fill="auto"/>
          </w:tcPr>
          <w:p w14:paraId="0C98C9E6" w14:textId="77777777"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14:paraId="5C86386C" w14:textId="77777777"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14:paraId="04F067B9" w14:textId="77777777" w:rsidTr="00011FE5">
        <w:trPr>
          <w:jc w:val="center"/>
        </w:trPr>
        <w:tc>
          <w:tcPr>
            <w:tcW w:w="0" w:type="auto"/>
            <w:shd w:val="clear" w:color="auto" w:fill="auto"/>
          </w:tcPr>
          <w:p w14:paraId="496C7EE9" w14:textId="77777777" w:rsidR="004A2AC8" w:rsidRPr="00011FE5" w:rsidRDefault="001E60CD" w:rsidP="00A32CE6">
            <w:pPr>
              <w:ind w:firstLine="0"/>
              <w:jc w:val="center"/>
              <w:rPr>
                <w:sz w:val="20"/>
                <w:szCs w:val="20"/>
                <w:lang w:eastAsia="pt-BR"/>
              </w:rPr>
            </w:pPr>
            <w:proofErr w:type="gramStart"/>
            <w:r w:rsidRPr="00011FE5">
              <w:rPr>
                <w:sz w:val="20"/>
                <w:szCs w:val="20"/>
                <w:lang w:eastAsia="pt-BR"/>
              </w:rPr>
              <w:t>f</w:t>
            </w:r>
            <w:r w:rsidR="004A2AC8" w:rsidRPr="00011FE5">
              <w:rPr>
                <w:sz w:val="20"/>
                <w:szCs w:val="20"/>
                <w:lang w:eastAsia="pt-BR"/>
              </w:rPr>
              <w:t>óruns</w:t>
            </w:r>
            <w:proofErr w:type="gramEnd"/>
            <w:r w:rsidR="004A2AC8" w:rsidRPr="00011FE5">
              <w:rPr>
                <w:sz w:val="20"/>
                <w:szCs w:val="20"/>
                <w:lang w:eastAsia="pt-BR"/>
              </w:rPr>
              <w:t xml:space="preserve"> de discussão</w:t>
            </w:r>
          </w:p>
        </w:tc>
        <w:tc>
          <w:tcPr>
            <w:tcW w:w="0" w:type="auto"/>
            <w:shd w:val="clear" w:color="auto" w:fill="auto"/>
          </w:tcPr>
          <w:p w14:paraId="624D8277" w14:textId="77777777" w:rsidR="004A2AC8" w:rsidRPr="00011FE5" w:rsidRDefault="004A2AC8" w:rsidP="00A32CE6">
            <w:pPr>
              <w:ind w:firstLine="0"/>
              <w:jc w:val="center"/>
              <w:rPr>
                <w:sz w:val="20"/>
                <w:szCs w:val="20"/>
                <w:lang w:eastAsia="pt-BR"/>
              </w:rPr>
            </w:pPr>
            <w:r w:rsidRPr="00011FE5">
              <w:rPr>
                <w:sz w:val="20"/>
                <w:szCs w:val="20"/>
                <w:lang w:eastAsia="pt-BR"/>
              </w:rPr>
              <w:t>3.6549</w:t>
            </w:r>
          </w:p>
        </w:tc>
        <w:tc>
          <w:tcPr>
            <w:tcW w:w="0" w:type="auto"/>
            <w:shd w:val="clear" w:color="auto" w:fill="auto"/>
          </w:tcPr>
          <w:p w14:paraId="5292F68E" w14:textId="77777777" w:rsidR="004A2AC8" w:rsidRPr="00011FE5" w:rsidRDefault="004A2AC8" w:rsidP="00A32CE6">
            <w:pPr>
              <w:ind w:firstLine="0"/>
              <w:jc w:val="center"/>
              <w:rPr>
                <w:sz w:val="20"/>
                <w:szCs w:val="20"/>
                <w:lang w:eastAsia="pt-BR"/>
              </w:rPr>
            </w:pPr>
            <w:r w:rsidRPr="00011FE5">
              <w:rPr>
                <w:sz w:val="20"/>
                <w:szCs w:val="20"/>
                <w:lang w:eastAsia="pt-BR"/>
              </w:rPr>
              <w:t>3.5584</w:t>
            </w:r>
          </w:p>
        </w:tc>
        <w:tc>
          <w:tcPr>
            <w:tcW w:w="0" w:type="auto"/>
            <w:shd w:val="clear" w:color="auto" w:fill="auto"/>
          </w:tcPr>
          <w:p w14:paraId="6B0991EE" w14:textId="77777777" w:rsidR="004A2AC8" w:rsidRPr="00011FE5" w:rsidRDefault="004A2AC8" w:rsidP="00A32CE6">
            <w:pPr>
              <w:ind w:firstLine="0"/>
              <w:jc w:val="center"/>
              <w:rPr>
                <w:sz w:val="20"/>
                <w:szCs w:val="20"/>
                <w:lang w:eastAsia="pt-BR"/>
              </w:rPr>
            </w:pPr>
            <w:r w:rsidRPr="00011FE5">
              <w:rPr>
                <w:sz w:val="20"/>
                <w:szCs w:val="20"/>
                <w:lang w:eastAsia="pt-BR"/>
              </w:rPr>
              <w:t>3.5955</w:t>
            </w:r>
          </w:p>
        </w:tc>
        <w:tc>
          <w:tcPr>
            <w:tcW w:w="0" w:type="auto"/>
            <w:shd w:val="clear" w:color="auto" w:fill="auto"/>
          </w:tcPr>
          <w:p w14:paraId="69304A53" w14:textId="77777777" w:rsidR="004A2AC8" w:rsidRPr="00011FE5" w:rsidRDefault="004A2AC8" w:rsidP="00A32CE6">
            <w:pPr>
              <w:ind w:firstLine="0"/>
              <w:jc w:val="center"/>
              <w:rPr>
                <w:sz w:val="20"/>
                <w:szCs w:val="20"/>
                <w:lang w:eastAsia="pt-BR"/>
              </w:rPr>
            </w:pPr>
            <w:r w:rsidRPr="00011FE5">
              <w:rPr>
                <w:sz w:val="20"/>
                <w:szCs w:val="20"/>
                <w:lang w:eastAsia="pt-BR"/>
              </w:rPr>
              <w:t>3.5306</w:t>
            </w:r>
          </w:p>
        </w:tc>
        <w:tc>
          <w:tcPr>
            <w:tcW w:w="0" w:type="auto"/>
            <w:shd w:val="clear" w:color="auto" w:fill="auto"/>
          </w:tcPr>
          <w:p w14:paraId="7CA03D85" w14:textId="77777777"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14:paraId="2A6522AF" w14:textId="77777777"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14:paraId="0D231BA9" w14:textId="77777777" w:rsidTr="00011FE5">
        <w:trPr>
          <w:jc w:val="center"/>
        </w:trPr>
        <w:tc>
          <w:tcPr>
            <w:tcW w:w="0" w:type="auto"/>
            <w:shd w:val="clear" w:color="auto" w:fill="auto"/>
          </w:tcPr>
          <w:p w14:paraId="15C7D703" w14:textId="77777777" w:rsidR="004A2AC8" w:rsidRPr="008563B8" w:rsidRDefault="001E60CD" w:rsidP="00A32CE6">
            <w:pPr>
              <w:ind w:firstLine="0"/>
              <w:jc w:val="center"/>
              <w:rPr>
                <w:i/>
                <w:sz w:val="20"/>
                <w:szCs w:val="20"/>
                <w:lang w:eastAsia="pt-BR"/>
              </w:rPr>
            </w:pPr>
            <w:proofErr w:type="spellStart"/>
            <w:proofErr w:type="gramStart"/>
            <w:r w:rsidRPr="008563B8">
              <w:rPr>
                <w:i/>
                <w:sz w:val="20"/>
                <w:szCs w:val="20"/>
                <w:lang w:eastAsia="pt-BR"/>
              </w:rPr>
              <w:t>w</w:t>
            </w:r>
            <w:r w:rsidR="004A2AC8" w:rsidRPr="008563B8">
              <w:rPr>
                <w:i/>
                <w:sz w:val="20"/>
                <w:szCs w:val="20"/>
                <w:lang w:eastAsia="pt-BR"/>
              </w:rPr>
              <w:t>ebinars</w:t>
            </w:r>
            <w:proofErr w:type="spellEnd"/>
            <w:proofErr w:type="gramEnd"/>
          </w:p>
        </w:tc>
        <w:tc>
          <w:tcPr>
            <w:tcW w:w="0" w:type="auto"/>
            <w:shd w:val="clear" w:color="auto" w:fill="auto"/>
          </w:tcPr>
          <w:p w14:paraId="2E904769" w14:textId="77777777" w:rsidR="004A2AC8" w:rsidRPr="00011FE5" w:rsidRDefault="004A2AC8" w:rsidP="00A32CE6">
            <w:pPr>
              <w:ind w:firstLine="0"/>
              <w:jc w:val="center"/>
              <w:rPr>
                <w:sz w:val="20"/>
                <w:szCs w:val="20"/>
                <w:lang w:eastAsia="pt-BR"/>
              </w:rPr>
            </w:pPr>
            <w:r w:rsidRPr="00011FE5">
              <w:rPr>
                <w:sz w:val="20"/>
                <w:szCs w:val="20"/>
                <w:lang w:eastAsia="pt-BR"/>
              </w:rPr>
              <w:t>3.5158</w:t>
            </w:r>
          </w:p>
        </w:tc>
        <w:tc>
          <w:tcPr>
            <w:tcW w:w="0" w:type="auto"/>
            <w:shd w:val="clear" w:color="auto" w:fill="auto"/>
          </w:tcPr>
          <w:p w14:paraId="70105F42" w14:textId="77777777" w:rsidR="004A2AC8" w:rsidRPr="00011FE5" w:rsidRDefault="004A2AC8" w:rsidP="00A32CE6">
            <w:pPr>
              <w:ind w:firstLine="0"/>
              <w:jc w:val="center"/>
              <w:rPr>
                <w:sz w:val="20"/>
                <w:szCs w:val="20"/>
                <w:lang w:eastAsia="pt-BR"/>
              </w:rPr>
            </w:pPr>
            <w:r w:rsidRPr="00011FE5">
              <w:rPr>
                <w:sz w:val="20"/>
                <w:szCs w:val="20"/>
                <w:lang w:eastAsia="pt-BR"/>
              </w:rPr>
              <w:t>3.3840</w:t>
            </w:r>
          </w:p>
        </w:tc>
        <w:tc>
          <w:tcPr>
            <w:tcW w:w="0" w:type="auto"/>
            <w:shd w:val="clear" w:color="auto" w:fill="auto"/>
          </w:tcPr>
          <w:p w14:paraId="3F235832" w14:textId="77777777"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14:paraId="49FB3B53" w14:textId="77777777" w:rsidR="004A2AC8" w:rsidRPr="00011FE5" w:rsidRDefault="004A2AC8" w:rsidP="00A32CE6">
            <w:pPr>
              <w:ind w:firstLine="0"/>
              <w:jc w:val="center"/>
              <w:rPr>
                <w:sz w:val="20"/>
                <w:szCs w:val="20"/>
                <w:lang w:eastAsia="pt-BR"/>
              </w:rPr>
            </w:pPr>
            <w:r w:rsidRPr="00011FE5">
              <w:rPr>
                <w:sz w:val="20"/>
                <w:szCs w:val="20"/>
                <w:lang w:eastAsia="pt-BR"/>
              </w:rPr>
              <w:t>3.6679</w:t>
            </w:r>
          </w:p>
        </w:tc>
        <w:tc>
          <w:tcPr>
            <w:tcW w:w="0" w:type="auto"/>
            <w:shd w:val="clear" w:color="auto" w:fill="auto"/>
          </w:tcPr>
          <w:p w14:paraId="461FABBB" w14:textId="77777777"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14:paraId="480BF0D6" w14:textId="77777777"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14:paraId="112F9274" w14:textId="77777777" w:rsidTr="00011FE5">
        <w:trPr>
          <w:jc w:val="center"/>
        </w:trPr>
        <w:tc>
          <w:tcPr>
            <w:tcW w:w="0" w:type="auto"/>
            <w:shd w:val="clear" w:color="auto" w:fill="auto"/>
          </w:tcPr>
          <w:p w14:paraId="16E8D4AD" w14:textId="77777777" w:rsidR="004A2AC8" w:rsidRPr="00011FE5" w:rsidRDefault="001E60CD" w:rsidP="00A32CE6">
            <w:pPr>
              <w:ind w:firstLine="0"/>
              <w:jc w:val="center"/>
              <w:rPr>
                <w:sz w:val="20"/>
                <w:szCs w:val="20"/>
                <w:lang w:eastAsia="pt-BR"/>
              </w:rPr>
            </w:pPr>
            <w:proofErr w:type="gramStart"/>
            <w:r w:rsidRPr="00011FE5">
              <w:rPr>
                <w:sz w:val="20"/>
                <w:szCs w:val="20"/>
                <w:lang w:eastAsia="pt-BR"/>
              </w:rPr>
              <w:t>a</w:t>
            </w:r>
            <w:r w:rsidR="004A2AC8" w:rsidRPr="00011FE5">
              <w:rPr>
                <w:sz w:val="20"/>
                <w:szCs w:val="20"/>
                <w:lang w:eastAsia="pt-BR"/>
              </w:rPr>
              <w:t>valiações</w:t>
            </w:r>
            <w:proofErr w:type="gramEnd"/>
            <w:r w:rsidR="004A2AC8" w:rsidRPr="00011FE5">
              <w:rPr>
                <w:sz w:val="20"/>
                <w:szCs w:val="20"/>
                <w:lang w:eastAsia="pt-BR"/>
              </w:rPr>
              <w:t xml:space="preserve"> presenciais</w:t>
            </w:r>
          </w:p>
        </w:tc>
        <w:tc>
          <w:tcPr>
            <w:tcW w:w="0" w:type="auto"/>
            <w:shd w:val="clear" w:color="auto" w:fill="auto"/>
          </w:tcPr>
          <w:p w14:paraId="7D339FC0" w14:textId="77777777" w:rsidR="004A2AC8" w:rsidRPr="00011FE5" w:rsidRDefault="004A2AC8" w:rsidP="00A32CE6">
            <w:pPr>
              <w:ind w:firstLine="0"/>
              <w:jc w:val="center"/>
              <w:rPr>
                <w:sz w:val="20"/>
                <w:szCs w:val="20"/>
                <w:lang w:eastAsia="pt-BR"/>
              </w:rPr>
            </w:pPr>
            <w:r w:rsidRPr="00011FE5">
              <w:rPr>
                <w:sz w:val="20"/>
                <w:szCs w:val="20"/>
                <w:lang w:eastAsia="pt-BR"/>
              </w:rPr>
              <w:t>3.6401</w:t>
            </w:r>
          </w:p>
        </w:tc>
        <w:tc>
          <w:tcPr>
            <w:tcW w:w="0" w:type="auto"/>
            <w:shd w:val="clear" w:color="auto" w:fill="auto"/>
          </w:tcPr>
          <w:p w14:paraId="40847DB7" w14:textId="77777777" w:rsidR="004A2AC8" w:rsidRPr="00011FE5" w:rsidRDefault="004A2AC8" w:rsidP="00A32CE6">
            <w:pPr>
              <w:ind w:firstLine="0"/>
              <w:jc w:val="center"/>
              <w:rPr>
                <w:sz w:val="20"/>
                <w:szCs w:val="20"/>
                <w:lang w:eastAsia="pt-BR"/>
              </w:rPr>
            </w:pPr>
            <w:r w:rsidRPr="00011FE5">
              <w:rPr>
                <w:sz w:val="20"/>
                <w:szCs w:val="20"/>
                <w:lang w:eastAsia="pt-BR"/>
              </w:rPr>
              <w:t>3.7829</w:t>
            </w:r>
          </w:p>
        </w:tc>
        <w:tc>
          <w:tcPr>
            <w:tcW w:w="0" w:type="auto"/>
            <w:shd w:val="clear" w:color="auto" w:fill="auto"/>
          </w:tcPr>
          <w:p w14:paraId="35D79DCA" w14:textId="77777777" w:rsidR="004A2AC8" w:rsidRPr="00011FE5" w:rsidRDefault="004A2AC8" w:rsidP="00A32CE6">
            <w:pPr>
              <w:ind w:firstLine="0"/>
              <w:jc w:val="center"/>
              <w:rPr>
                <w:sz w:val="20"/>
                <w:szCs w:val="20"/>
                <w:lang w:eastAsia="pt-BR"/>
              </w:rPr>
            </w:pPr>
            <w:r w:rsidRPr="00011FE5">
              <w:rPr>
                <w:sz w:val="20"/>
                <w:szCs w:val="20"/>
                <w:lang w:eastAsia="pt-BR"/>
              </w:rPr>
              <w:t>3.5918</w:t>
            </w:r>
          </w:p>
        </w:tc>
        <w:tc>
          <w:tcPr>
            <w:tcW w:w="0" w:type="auto"/>
            <w:shd w:val="clear" w:color="auto" w:fill="auto"/>
          </w:tcPr>
          <w:p w14:paraId="2BCD0CBA" w14:textId="77777777" w:rsidR="004A2AC8" w:rsidRPr="00011FE5" w:rsidRDefault="004A2AC8" w:rsidP="00A32CE6">
            <w:pPr>
              <w:ind w:firstLine="0"/>
              <w:jc w:val="center"/>
              <w:rPr>
                <w:sz w:val="20"/>
                <w:szCs w:val="20"/>
                <w:lang w:eastAsia="pt-BR"/>
              </w:rPr>
            </w:pPr>
            <w:r w:rsidRPr="00011FE5">
              <w:rPr>
                <w:sz w:val="20"/>
                <w:szCs w:val="20"/>
                <w:lang w:eastAsia="pt-BR"/>
              </w:rPr>
              <w:t>3.5993</w:t>
            </w:r>
          </w:p>
        </w:tc>
        <w:tc>
          <w:tcPr>
            <w:tcW w:w="0" w:type="auto"/>
            <w:shd w:val="clear" w:color="auto" w:fill="auto"/>
          </w:tcPr>
          <w:p w14:paraId="746DF3D7" w14:textId="77777777"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14:paraId="393068C1" w14:textId="77777777"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14:paraId="54DF9A87" w14:textId="77777777" w:rsidTr="00011FE5">
        <w:trPr>
          <w:jc w:val="center"/>
        </w:trPr>
        <w:tc>
          <w:tcPr>
            <w:tcW w:w="0" w:type="auto"/>
            <w:shd w:val="clear" w:color="auto" w:fill="auto"/>
          </w:tcPr>
          <w:p w14:paraId="6912138D" w14:textId="77777777" w:rsidR="004A2AC8" w:rsidRPr="00011FE5" w:rsidRDefault="001E60CD" w:rsidP="00A32CE6">
            <w:pPr>
              <w:ind w:firstLine="0"/>
              <w:jc w:val="center"/>
              <w:rPr>
                <w:sz w:val="20"/>
                <w:szCs w:val="20"/>
                <w:lang w:eastAsia="pt-BR"/>
              </w:rPr>
            </w:pPr>
            <w:proofErr w:type="gramStart"/>
            <w:r w:rsidRPr="00011FE5">
              <w:rPr>
                <w:sz w:val="20"/>
                <w:szCs w:val="20"/>
                <w:lang w:eastAsia="pt-BR"/>
              </w:rPr>
              <w:t>s</w:t>
            </w:r>
            <w:r w:rsidR="004A2AC8" w:rsidRPr="00011FE5">
              <w:rPr>
                <w:sz w:val="20"/>
                <w:szCs w:val="20"/>
                <w:lang w:eastAsia="pt-BR"/>
              </w:rPr>
              <w:t>alas</w:t>
            </w:r>
            <w:proofErr w:type="gramEnd"/>
            <w:r w:rsidR="004A2AC8" w:rsidRPr="00011FE5">
              <w:rPr>
                <w:sz w:val="20"/>
                <w:szCs w:val="20"/>
                <w:lang w:eastAsia="pt-BR"/>
              </w:rPr>
              <w:t xml:space="preserve"> virtuais</w:t>
            </w:r>
          </w:p>
        </w:tc>
        <w:tc>
          <w:tcPr>
            <w:tcW w:w="0" w:type="auto"/>
            <w:shd w:val="clear" w:color="auto" w:fill="auto"/>
          </w:tcPr>
          <w:p w14:paraId="7584F6E4" w14:textId="77777777" w:rsidR="004A2AC8" w:rsidRPr="00011FE5" w:rsidRDefault="004A2AC8" w:rsidP="00A32CE6">
            <w:pPr>
              <w:ind w:firstLine="0"/>
              <w:jc w:val="center"/>
              <w:rPr>
                <w:sz w:val="20"/>
                <w:szCs w:val="20"/>
                <w:lang w:eastAsia="pt-BR"/>
              </w:rPr>
            </w:pPr>
            <w:r w:rsidRPr="00011FE5">
              <w:rPr>
                <w:sz w:val="20"/>
                <w:szCs w:val="20"/>
                <w:lang w:eastAsia="pt-BR"/>
              </w:rPr>
              <w:t>3.6939</w:t>
            </w:r>
          </w:p>
        </w:tc>
        <w:tc>
          <w:tcPr>
            <w:tcW w:w="0" w:type="auto"/>
            <w:shd w:val="clear" w:color="auto" w:fill="auto"/>
          </w:tcPr>
          <w:p w14:paraId="09006D89" w14:textId="77777777" w:rsidR="004A2AC8" w:rsidRPr="00011FE5" w:rsidRDefault="004A2AC8" w:rsidP="00A32CE6">
            <w:pPr>
              <w:ind w:firstLine="0"/>
              <w:jc w:val="center"/>
              <w:rPr>
                <w:sz w:val="20"/>
                <w:szCs w:val="20"/>
                <w:lang w:eastAsia="pt-BR"/>
              </w:rPr>
            </w:pPr>
            <w:r w:rsidRPr="00011FE5">
              <w:rPr>
                <w:sz w:val="20"/>
                <w:szCs w:val="20"/>
                <w:lang w:eastAsia="pt-BR"/>
              </w:rPr>
              <w:t>3.6419</w:t>
            </w:r>
          </w:p>
        </w:tc>
        <w:tc>
          <w:tcPr>
            <w:tcW w:w="0" w:type="auto"/>
            <w:shd w:val="clear" w:color="auto" w:fill="auto"/>
          </w:tcPr>
          <w:p w14:paraId="7076D90A" w14:textId="77777777" w:rsidR="004A2AC8" w:rsidRPr="00011FE5" w:rsidRDefault="004A2AC8" w:rsidP="00A32CE6">
            <w:pPr>
              <w:ind w:firstLine="0"/>
              <w:jc w:val="center"/>
              <w:rPr>
                <w:sz w:val="20"/>
                <w:szCs w:val="20"/>
                <w:lang w:eastAsia="pt-BR"/>
              </w:rPr>
            </w:pPr>
            <w:r w:rsidRPr="00011FE5">
              <w:rPr>
                <w:sz w:val="20"/>
                <w:szCs w:val="20"/>
                <w:lang w:eastAsia="pt-BR"/>
              </w:rPr>
              <w:t>3.5937</w:t>
            </w:r>
          </w:p>
        </w:tc>
        <w:tc>
          <w:tcPr>
            <w:tcW w:w="0" w:type="auto"/>
            <w:shd w:val="clear" w:color="auto" w:fill="auto"/>
          </w:tcPr>
          <w:p w14:paraId="1A713E49" w14:textId="77777777" w:rsidR="004A2AC8" w:rsidRPr="00011FE5" w:rsidRDefault="004A2AC8" w:rsidP="00A32CE6">
            <w:pPr>
              <w:ind w:firstLine="0"/>
              <w:jc w:val="center"/>
              <w:rPr>
                <w:sz w:val="20"/>
                <w:szCs w:val="20"/>
                <w:lang w:eastAsia="pt-BR"/>
              </w:rPr>
            </w:pPr>
            <w:r w:rsidRPr="00011FE5">
              <w:rPr>
                <w:sz w:val="20"/>
                <w:szCs w:val="20"/>
                <w:lang w:eastAsia="pt-BR"/>
              </w:rPr>
              <w:t>3.6271</w:t>
            </w:r>
          </w:p>
        </w:tc>
        <w:tc>
          <w:tcPr>
            <w:tcW w:w="0" w:type="auto"/>
            <w:shd w:val="clear" w:color="auto" w:fill="auto"/>
          </w:tcPr>
          <w:p w14:paraId="056F2E7F" w14:textId="77777777" w:rsidR="004A2AC8" w:rsidRPr="00011FE5" w:rsidRDefault="004A2AC8" w:rsidP="00A32CE6">
            <w:pPr>
              <w:ind w:firstLine="0"/>
              <w:jc w:val="center"/>
              <w:rPr>
                <w:sz w:val="20"/>
                <w:szCs w:val="20"/>
                <w:lang w:eastAsia="pt-BR"/>
              </w:rPr>
            </w:pPr>
            <w:r w:rsidRPr="00011FE5">
              <w:rPr>
                <w:sz w:val="20"/>
                <w:szCs w:val="20"/>
                <w:lang w:eastAsia="pt-BR"/>
              </w:rPr>
              <w:t>3.8219</w:t>
            </w:r>
          </w:p>
        </w:tc>
        <w:tc>
          <w:tcPr>
            <w:tcW w:w="0" w:type="auto"/>
            <w:shd w:val="clear" w:color="auto" w:fill="auto"/>
          </w:tcPr>
          <w:p w14:paraId="1557658D" w14:textId="77777777" w:rsidR="004A2AC8" w:rsidRPr="00011FE5" w:rsidRDefault="004A2AC8" w:rsidP="00A32CE6">
            <w:pPr>
              <w:ind w:firstLine="0"/>
              <w:jc w:val="center"/>
              <w:rPr>
                <w:sz w:val="20"/>
                <w:szCs w:val="20"/>
                <w:lang w:eastAsia="pt-BR"/>
              </w:rPr>
            </w:pPr>
            <w:r w:rsidRPr="00011FE5">
              <w:rPr>
                <w:sz w:val="20"/>
                <w:szCs w:val="20"/>
                <w:lang w:eastAsia="pt-BR"/>
              </w:rPr>
              <w:t>3.7477</w:t>
            </w:r>
          </w:p>
        </w:tc>
      </w:tr>
    </w:tbl>
    <w:p w14:paraId="213811C0" w14:textId="77777777"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14:paraId="7F0DAB05" w14:textId="77777777" w:rsidR="004A2AC8" w:rsidRDefault="004A2AC8" w:rsidP="004A2AC8">
      <w:pPr>
        <w:rPr>
          <w:rFonts w:cs="Times New Roman"/>
          <w:szCs w:val="24"/>
          <w:lang w:eastAsia="pt-BR"/>
        </w:rPr>
      </w:pPr>
    </w:p>
    <w:p w14:paraId="7740DA1C" w14:textId="77777777" w:rsidR="00D424B9" w:rsidRDefault="00C34245" w:rsidP="004A2AC8">
      <w:pPr>
        <w:rPr>
          <w:ins w:id="1954" w:author="revisor" w:date="2019-10-28T22:58:00Z"/>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w:t>
      </w:r>
      <w:del w:id="1955" w:author="revisor" w:date="2019-10-28T22:51:00Z">
        <w:r w:rsidDel="00CE5BF0">
          <w:rPr>
            <w:rFonts w:cs="Times New Roman"/>
            <w:szCs w:val="24"/>
            <w:lang w:eastAsia="pt-BR"/>
          </w:rPr>
          <w:delText xml:space="preserve">contém </w:delText>
        </w:r>
      </w:del>
      <w:ins w:id="1956" w:author="revisor" w:date="2019-10-28T22:51:00Z">
        <w:r w:rsidR="00CE5BF0">
          <w:rPr>
            <w:rFonts w:cs="Times New Roman"/>
            <w:szCs w:val="24"/>
            <w:lang w:eastAsia="pt-BR"/>
          </w:rPr>
          <w:t xml:space="preserve">apresenta </w:t>
        </w:r>
      </w:ins>
      <w:del w:id="1957" w:author="revisor" w:date="2019-10-28T22:51:00Z">
        <w:r w:rsidDel="00CE5BF0">
          <w:rPr>
            <w:rFonts w:cs="Times New Roman"/>
            <w:szCs w:val="24"/>
            <w:lang w:eastAsia="pt-BR"/>
          </w:rPr>
          <w:delText>as dimensões</w:delText>
        </w:r>
      </w:del>
      <w:ins w:id="1958" w:author="revisor" w:date="2019-10-28T22:51:00Z">
        <w:r w:rsidR="00CE5BF0">
          <w:rPr>
            <w:rFonts w:cs="Times New Roman"/>
            <w:szCs w:val="24"/>
            <w:lang w:eastAsia="pt-BR"/>
          </w:rPr>
          <w:t xml:space="preserve">os elementos da </w:t>
        </w:r>
        <w:proofErr w:type="spellStart"/>
        <w:r w:rsidR="00CE5BF0">
          <w:rPr>
            <w:rFonts w:cs="Times New Roman"/>
            <w:szCs w:val="24"/>
            <w:lang w:eastAsia="pt-BR"/>
          </w:rPr>
          <w:t>EaD</w:t>
        </w:r>
      </w:ins>
      <w:proofErr w:type="spellEnd"/>
      <w:r>
        <w:rPr>
          <w:rFonts w:cs="Times New Roman"/>
          <w:szCs w:val="24"/>
          <w:lang w:eastAsia="pt-BR"/>
        </w:rPr>
        <w:t xml:space="preserve"> avaliad</w:t>
      </w:r>
      <w:ins w:id="1959" w:author="revisor" w:date="2019-10-28T22:51:00Z">
        <w:r w:rsidR="00CE5BF0">
          <w:rPr>
            <w:rFonts w:cs="Times New Roman"/>
            <w:szCs w:val="24"/>
            <w:lang w:eastAsia="pt-BR"/>
          </w:rPr>
          <w:t>o</w:t>
        </w:r>
      </w:ins>
      <w:del w:id="1960" w:author="revisor" w:date="2019-10-28T22:51:00Z">
        <w:r w:rsidDel="00CE5BF0">
          <w:rPr>
            <w:rFonts w:cs="Times New Roman"/>
            <w:szCs w:val="24"/>
            <w:lang w:eastAsia="pt-BR"/>
          </w:rPr>
          <w:delText>a</w:delText>
        </w:r>
      </w:del>
      <w:r>
        <w:rPr>
          <w:rFonts w:cs="Times New Roman"/>
          <w:szCs w:val="24"/>
          <w:lang w:eastAsia="pt-BR"/>
        </w:rPr>
        <w:t xml:space="preserve">s: videoaulas, atividades colaborativas, atividade individual, fóruns de discussão, </w:t>
      </w:r>
      <w:proofErr w:type="spellStart"/>
      <w:r w:rsidRPr="008563B8">
        <w:rPr>
          <w:rFonts w:cs="Times New Roman"/>
          <w:i/>
          <w:szCs w:val="24"/>
          <w:lang w:eastAsia="pt-BR"/>
        </w:rPr>
        <w:t>webinars</w:t>
      </w:r>
      <w:proofErr w:type="spellEnd"/>
      <w:r>
        <w:rPr>
          <w:rFonts w:cs="Times New Roman"/>
          <w:szCs w:val="24"/>
          <w:lang w:eastAsia="pt-BR"/>
        </w:rPr>
        <w:t>, avaliações presenciais e salas virtuais. O cabeçalho da tabela indica</w:t>
      </w:r>
      <w:ins w:id="1961" w:author="revisor" w:date="2019-10-28T22:51:00Z">
        <w:r w:rsidR="00CE5BF0">
          <w:rPr>
            <w:rFonts w:cs="Times New Roman"/>
            <w:szCs w:val="24"/>
            <w:lang w:eastAsia="pt-BR"/>
          </w:rPr>
          <w:t>,</w:t>
        </w:r>
      </w:ins>
      <w:r>
        <w:rPr>
          <w:rFonts w:cs="Times New Roman"/>
          <w:szCs w:val="24"/>
          <w:lang w:eastAsia="pt-BR"/>
        </w:rPr>
        <w:t xml:space="preserve"> a partir </w:t>
      </w:r>
      <w:r w:rsidR="00634DD9">
        <w:rPr>
          <w:rFonts w:cs="Times New Roman"/>
          <w:szCs w:val="24"/>
          <w:lang w:eastAsia="pt-BR"/>
        </w:rPr>
        <w:t>da segunda coluna</w:t>
      </w:r>
      <w:ins w:id="1962" w:author="revisor" w:date="2019-10-28T22:52:00Z">
        <w:r w:rsidR="00CE5BF0">
          <w:rPr>
            <w:rFonts w:cs="Times New Roman"/>
            <w:szCs w:val="24"/>
            <w:lang w:eastAsia="pt-BR"/>
          </w:rPr>
          <w:t>,</w:t>
        </w:r>
      </w:ins>
      <w:r w:rsidR="00634DD9">
        <w:rPr>
          <w:rFonts w:cs="Times New Roman"/>
          <w:szCs w:val="24"/>
          <w:lang w:eastAsia="pt-BR"/>
        </w:rPr>
        <w:t xml:space="preserve"> o índice das </w:t>
      </w:r>
      <w:r>
        <w:rPr>
          <w:rFonts w:cs="Times New Roman"/>
          <w:szCs w:val="24"/>
          <w:lang w:eastAsia="pt-BR"/>
        </w:rPr>
        <w:t>questões. Na</w:t>
      </w:r>
      <w:ins w:id="1963" w:author="revisor" w:date="2019-10-28T22:52:00Z">
        <w:r w:rsidR="00CE5BF0">
          <w:rPr>
            <w:rFonts w:cs="Times New Roman"/>
            <w:szCs w:val="24"/>
            <w:lang w:eastAsia="pt-BR"/>
          </w:rPr>
          <w:t>s</w:t>
        </w:r>
      </w:ins>
      <w:r>
        <w:rPr>
          <w:rFonts w:cs="Times New Roman"/>
          <w:szCs w:val="24"/>
          <w:lang w:eastAsia="pt-BR"/>
        </w:rPr>
        <w:t xml:space="preserve"> </w:t>
      </w:r>
      <w:del w:id="1964" w:author="revisor" w:date="2019-10-28T22:52:00Z">
        <w:r w:rsidDel="00CE5BF0">
          <w:rPr>
            <w:rFonts w:cs="Times New Roman"/>
            <w:szCs w:val="24"/>
            <w:lang w:eastAsia="pt-BR"/>
          </w:rPr>
          <w:delText xml:space="preserve">primeira </w:delText>
        </w:r>
      </w:del>
      <w:r>
        <w:rPr>
          <w:rFonts w:cs="Times New Roman"/>
          <w:szCs w:val="24"/>
          <w:lang w:eastAsia="pt-BR"/>
        </w:rPr>
        <w:t>linha</w:t>
      </w:r>
      <w:ins w:id="1965" w:author="revisor" w:date="2019-10-28T22:52:00Z">
        <w:r w:rsidR="00CE5BF0">
          <w:rPr>
            <w:rFonts w:cs="Times New Roman"/>
            <w:szCs w:val="24"/>
            <w:lang w:eastAsia="pt-BR"/>
          </w:rPr>
          <w:t>s</w:t>
        </w:r>
      </w:ins>
      <w:r>
        <w:rPr>
          <w:rFonts w:cs="Times New Roman"/>
          <w:szCs w:val="24"/>
          <w:lang w:eastAsia="pt-BR"/>
        </w:rPr>
        <w:t xml:space="preserve"> da tabela </w:t>
      </w:r>
      <w:del w:id="1966" w:author="revisor" w:date="2019-10-28T22:52:00Z">
        <w:r w:rsidDel="00CE5BF0">
          <w:rPr>
            <w:rFonts w:cs="Times New Roman"/>
            <w:szCs w:val="24"/>
            <w:lang w:eastAsia="pt-BR"/>
          </w:rPr>
          <w:delText xml:space="preserve">é </w:delText>
        </w:r>
      </w:del>
      <w:ins w:id="1967" w:author="revisor" w:date="2019-10-28T22:52:00Z">
        <w:r w:rsidR="00CE5BF0">
          <w:rPr>
            <w:rFonts w:cs="Times New Roman"/>
            <w:szCs w:val="24"/>
            <w:lang w:eastAsia="pt-BR"/>
          </w:rPr>
          <w:t xml:space="preserve">são </w:t>
        </w:r>
      </w:ins>
      <w:r w:rsidR="001E60CD">
        <w:rPr>
          <w:rFonts w:cs="Times New Roman"/>
          <w:szCs w:val="24"/>
          <w:lang w:eastAsia="pt-BR"/>
        </w:rPr>
        <w:t>apresentada</w:t>
      </w:r>
      <w:ins w:id="1968" w:author="revisor" w:date="2019-10-28T22:52:00Z">
        <w:r w:rsidR="00CE5BF0">
          <w:rPr>
            <w:rFonts w:cs="Times New Roman"/>
            <w:szCs w:val="24"/>
            <w:lang w:eastAsia="pt-BR"/>
          </w:rPr>
          <w:t>s</w:t>
        </w:r>
      </w:ins>
      <w:r w:rsidR="001E60CD">
        <w:rPr>
          <w:rFonts w:cs="Times New Roman"/>
          <w:szCs w:val="24"/>
          <w:lang w:eastAsia="pt-BR"/>
        </w:rPr>
        <w:t xml:space="preserve"> as médias </w:t>
      </w:r>
      <w:ins w:id="1969" w:author="revisor" w:date="2019-10-28T22:52:00Z">
        <w:r w:rsidR="00CE5BF0">
          <w:rPr>
            <w:rFonts w:cs="Times New Roman"/>
            <w:szCs w:val="24"/>
            <w:lang w:eastAsia="pt-BR"/>
          </w:rPr>
          <w:t>obtidas n</w:t>
        </w:r>
      </w:ins>
      <w:del w:id="1970" w:author="revisor" w:date="2019-10-28T22:52:00Z">
        <w:r w:rsidR="001E60CD" w:rsidDel="00CE5BF0">
          <w:rPr>
            <w:rFonts w:cs="Times New Roman"/>
            <w:szCs w:val="24"/>
            <w:lang w:eastAsia="pt-BR"/>
          </w:rPr>
          <w:delText>d</w:delText>
        </w:r>
      </w:del>
      <w:r w:rsidR="001E60CD">
        <w:rPr>
          <w:rFonts w:cs="Times New Roman"/>
          <w:szCs w:val="24"/>
          <w:lang w:eastAsia="pt-BR"/>
        </w:rPr>
        <w:t xml:space="preserve">as questões referentes </w:t>
      </w:r>
      <w:del w:id="1971" w:author="revisor" w:date="2019-10-28T22:52:00Z">
        <w:r w:rsidR="001E60CD" w:rsidDel="00CE5BF0">
          <w:rPr>
            <w:rFonts w:cs="Times New Roman"/>
            <w:szCs w:val="24"/>
            <w:lang w:eastAsia="pt-BR"/>
          </w:rPr>
          <w:delText xml:space="preserve">ao </w:delText>
        </w:r>
      </w:del>
      <w:ins w:id="1972" w:author="revisor" w:date="2019-10-28T22:52:00Z">
        <w:r w:rsidR="00CE5BF0">
          <w:rPr>
            <w:rFonts w:cs="Times New Roman"/>
            <w:szCs w:val="24"/>
            <w:lang w:eastAsia="pt-BR"/>
          </w:rPr>
          <w:t xml:space="preserve">a cada </w:t>
        </w:r>
      </w:ins>
      <w:r w:rsidR="001E60CD">
        <w:rPr>
          <w:rFonts w:cs="Times New Roman"/>
          <w:szCs w:val="24"/>
          <w:lang w:eastAsia="pt-BR"/>
        </w:rPr>
        <w:t xml:space="preserve">elemento </w:t>
      </w:r>
      <w:del w:id="1973" w:author="revisor" w:date="2019-10-28T22:52:00Z">
        <w:r w:rsidR="00634DD9" w:rsidDel="00CE5BF0">
          <w:rPr>
            <w:rFonts w:cs="Times New Roman"/>
            <w:szCs w:val="24"/>
            <w:lang w:eastAsia="pt-BR"/>
          </w:rPr>
          <w:delText>videoaulas</w:delText>
        </w:r>
      </w:del>
      <w:ins w:id="1974" w:author="revisor" w:date="2019-10-28T22:52:00Z">
        <w:r w:rsidR="00CE5BF0">
          <w:rPr>
            <w:rFonts w:cs="Times New Roman"/>
            <w:szCs w:val="24"/>
            <w:lang w:eastAsia="pt-BR"/>
          </w:rPr>
          <w:t>avaliado</w:t>
        </w:r>
      </w:ins>
      <w:r w:rsidR="001E60CD">
        <w:rPr>
          <w:rFonts w:cs="Times New Roman"/>
          <w:szCs w:val="24"/>
          <w:lang w:eastAsia="pt-BR"/>
        </w:rPr>
        <w:t xml:space="preserve">. </w:t>
      </w:r>
    </w:p>
    <w:p w14:paraId="4A66C877" w14:textId="0DFC5E3C" w:rsidR="001E60CD" w:rsidRDefault="001E60CD" w:rsidP="004A2AC8">
      <w:pPr>
        <w:rPr>
          <w:rFonts w:cs="Times New Roman"/>
          <w:szCs w:val="24"/>
          <w:lang w:eastAsia="pt-BR"/>
        </w:rPr>
      </w:pPr>
      <w:del w:id="1975" w:author="revisor" w:date="2019-10-28T22:52:00Z">
        <w:r w:rsidDel="00CE5BF0">
          <w:rPr>
            <w:rFonts w:cs="Times New Roman"/>
            <w:szCs w:val="24"/>
            <w:lang w:eastAsia="pt-BR"/>
          </w:rPr>
          <w:delText>Na s</w:delText>
        </w:r>
        <w:r w:rsidR="008563B8" w:rsidDel="00CE5BF0">
          <w:rPr>
            <w:rFonts w:cs="Times New Roman"/>
            <w:szCs w:val="24"/>
            <w:lang w:eastAsia="pt-BR"/>
          </w:rPr>
          <w:delText>egunda linha está</w:delText>
        </w:r>
        <w:r w:rsidDel="00CE5BF0">
          <w:rPr>
            <w:rFonts w:cs="Times New Roman"/>
            <w:szCs w:val="24"/>
            <w:lang w:eastAsia="pt-BR"/>
          </w:rPr>
          <w:delText xml:space="preserve"> contida as médias das questões referentes ao elemento atividades colaborativas. Na terceira as médias das questões referentes a atividade individual. A quarta linha da tabela apresenta as médias das questões associadas aos fóruns de discussão, Na quinta linha está contida as médias dos </w:delText>
        </w:r>
        <w:r w:rsidRPr="008563B8" w:rsidDel="00CE5BF0">
          <w:rPr>
            <w:rFonts w:cs="Times New Roman"/>
            <w:i/>
            <w:szCs w:val="24"/>
            <w:lang w:eastAsia="pt-BR"/>
          </w:rPr>
          <w:delText>webinars</w:delText>
        </w:r>
        <w:r w:rsidDel="00CE5BF0">
          <w:rPr>
            <w:rFonts w:cs="Times New Roman"/>
            <w:szCs w:val="24"/>
            <w:lang w:eastAsia="pt-BR"/>
          </w:rPr>
          <w:delText>. A sexta linha contém as médias do elemento avaliações presenciais. Por fim a sétima linha da tabela contém as médias do elemento salas virtuais.</w:delText>
        </w:r>
      </w:del>
    </w:p>
    <w:p w14:paraId="64255B90" w14:textId="7AD8E02E" w:rsidR="00B861EF" w:rsidRDefault="00634DD9" w:rsidP="002D09E5">
      <w:pPr>
        <w:rPr>
          <w:lang w:eastAsia="pt-BR"/>
        </w:rPr>
      </w:pPr>
      <w:r>
        <w:rPr>
          <w:lang w:eastAsia="pt-BR"/>
        </w:rPr>
        <w:lastRenderedPageBreak/>
        <w:t xml:space="preserve">Os gráficos de índice de 1 </w:t>
      </w:r>
      <w:del w:id="1976" w:author="revisor" w:date="2019-10-28T22:58:00Z">
        <w:r w:rsidDel="00D424B9">
          <w:rPr>
            <w:lang w:eastAsia="pt-BR"/>
          </w:rPr>
          <w:delText>à</w:delText>
        </w:r>
        <w:r w:rsidR="00EF25CE" w:rsidDel="00D424B9">
          <w:rPr>
            <w:lang w:eastAsia="pt-BR"/>
          </w:rPr>
          <w:delText xml:space="preserve"> </w:delText>
        </w:r>
      </w:del>
      <w:ins w:id="1977" w:author="revisor" w:date="2019-10-28T22:58:00Z">
        <w:r w:rsidR="00D424B9">
          <w:rPr>
            <w:lang w:eastAsia="pt-BR"/>
          </w:rPr>
          <w:t>a</w:t>
        </w:r>
        <w:r w:rsidR="00D424B9">
          <w:rPr>
            <w:lang w:eastAsia="pt-BR"/>
          </w:rPr>
          <w:t xml:space="preserve"> </w:t>
        </w:r>
      </w:ins>
      <w:r w:rsidR="00EF25CE">
        <w:rPr>
          <w:lang w:eastAsia="pt-BR"/>
        </w:rPr>
        <w:t xml:space="preserve">7 apresentam de forma </w:t>
      </w:r>
      <w:r w:rsidR="00824618">
        <w:rPr>
          <w:lang w:eastAsia="pt-BR"/>
        </w:rPr>
        <w:t>visual</w:t>
      </w:r>
      <w:r w:rsidR="00EF25CE">
        <w:rPr>
          <w:lang w:eastAsia="pt-BR"/>
        </w:rPr>
        <w:t xml:space="preserve"> as médias das saídas dos questionários.</w:t>
      </w:r>
    </w:p>
    <w:p w14:paraId="08369775" w14:textId="77777777"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14:paraId="315D0573" w14:textId="77777777" w:rsidR="00B861EF" w:rsidRDefault="00B861EF" w:rsidP="00837245">
      <w:pPr>
        <w:rPr>
          <w:lang w:eastAsia="pt-BR"/>
        </w:rPr>
      </w:pPr>
    </w:p>
    <w:p w14:paraId="58A6CB1E" w14:textId="77777777" w:rsidR="0076687D" w:rsidRPr="00662987" w:rsidRDefault="0076687D" w:rsidP="0076687D">
      <w:pPr>
        <w:ind w:firstLine="0"/>
        <w:jc w:val="center"/>
        <w:rPr>
          <w:b/>
          <w:sz w:val="20"/>
          <w:lang w:eastAsia="pt-BR"/>
        </w:rPr>
      </w:pPr>
      <w:proofErr w:type="spellStart"/>
      <w:r w:rsidRPr="00662987">
        <w:rPr>
          <w:b/>
          <w:bCs/>
          <w:sz w:val="20"/>
          <w:lang w:val="en-US" w:eastAsia="pt-BR"/>
        </w:rPr>
        <w:t>Gráfico</w:t>
      </w:r>
      <w:proofErr w:type="spellEnd"/>
      <w:r w:rsidRPr="00662987">
        <w:rPr>
          <w:b/>
          <w:bCs/>
          <w:sz w:val="20"/>
          <w:lang w:val="en-US" w:eastAsia="pt-BR"/>
        </w:rPr>
        <w:t xml:space="preserve"> 1 - </w:t>
      </w:r>
      <w:proofErr w:type="spellStart"/>
      <w:r w:rsidRPr="00662987">
        <w:rPr>
          <w:b/>
          <w:bCs/>
          <w:sz w:val="20"/>
          <w:lang w:val="en-US" w:eastAsia="pt-BR"/>
        </w:rPr>
        <w:t>Elemento</w:t>
      </w:r>
      <w:proofErr w:type="spellEnd"/>
      <w:r w:rsidRPr="00662987">
        <w:rPr>
          <w:b/>
          <w:bCs/>
          <w:sz w:val="20"/>
          <w:lang w:val="en-US" w:eastAsia="pt-BR"/>
        </w:rPr>
        <w:t xml:space="preserve"> </w:t>
      </w:r>
      <w:proofErr w:type="spellStart"/>
      <w:r w:rsidRPr="00662987">
        <w:rPr>
          <w:b/>
          <w:bCs/>
          <w:sz w:val="20"/>
          <w:lang w:val="en-US" w:eastAsia="pt-BR"/>
        </w:rPr>
        <w:t>Videoaulas</w:t>
      </w:r>
      <w:proofErr w:type="spellEnd"/>
    </w:p>
    <w:p w14:paraId="11CB1C89" w14:textId="77777777" w:rsidR="0076687D" w:rsidRDefault="0076687D" w:rsidP="0076687D">
      <w:pPr>
        <w:ind w:firstLine="0"/>
        <w:jc w:val="center"/>
        <w:rPr>
          <w:lang w:eastAsia="pt-BR"/>
        </w:rPr>
      </w:pPr>
      <w:r w:rsidRPr="00B5462E">
        <w:rPr>
          <w:noProof/>
          <w:lang w:eastAsia="pt-BR"/>
        </w:rPr>
        <w:drawing>
          <wp:inline distT="0" distB="0" distL="0" distR="0" wp14:anchorId="06D72AFF" wp14:editId="07993E2D">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812770E" w14:textId="77777777"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14:paraId="376E3246" w14:textId="77777777" w:rsidR="0076687D" w:rsidRDefault="0076687D" w:rsidP="0076687D">
      <w:pPr>
        <w:ind w:firstLine="0"/>
        <w:jc w:val="center"/>
        <w:rPr>
          <w:b/>
          <w:sz w:val="20"/>
          <w:szCs w:val="20"/>
          <w:lang w:eastAsia="pt-BR"/>
        </w:rPr>
      </w:pPr>
    </w:p>
    <w:p w14:paraId="1E93BC04" w14:textId="24A0B4E1" w:rsidR="00D424B9" w:rsidRPr="00D424B9" w:rsidRDefault="007F60D9" w:rsidP="00DB4C47">
      <w:pPr>
        <w:rPr>
          <w:lang w:eastAsia="pt-BR"/>
          <w:rPrChange w:id="1978" w:author="revisor" w:date="2019-10-28T23:00:00Z">
            <w:rPr>
              <w:b/>
              <w:sz w:val="20"/>
              <w:szCs w:val="20"/>
              <w:lang w:eastAsia="pt-BR"/>
            </w:rPr>
          </w:rPrChange>
        </w:rPr>
      </w:pPr>
      <w:r>
        <w:rPr>
          <w:lang w:eastAsia="pt-BR"/>
        </w:rPr>
        <w:t xml:space="preserve">A </w:t>
      </w:r>
      <w:r w:rsidR="00C66A3F">
        <w:rPr>
          <w:lang w:eastAsia="pt-BR"/>
        </w:rPr>
        <w:t>primeira coluna do gráfico conté</w:t>
      </w:r>
      <w:r>
        <w:rPr>
          <w:lang w:eastAsia="pt-BR"/>
        </w:rPr>
        <w:t>m o resultado da primeira questão sobre o elemento</w:t>
      </w:r>
      <w:ins w:id="1979" w:author="revisor" w:date="2019-10-28T22:59:00Z">
        <w:r w:rsidR="00D424B9">
          <w:rPr>
            <w:lang w:eastAsia="pt-BR"/>
          </w:rPr>
          <w:t xml:space="preserve"> </w:t>
        </w:r>
        <w:proofErr w:type="spellStart"/>
        <w:r w:rsidR="00D424B9">
          <w:rPr>
            <w:lang w:eastAsia="pt-BR"/>
          </w:rPr>
          <w:t>videoaula</w:t>
        </w:r>
      </w:ins>
      <w:proofErr w:type="spellEnd"/>
      <w:r>
        <w:rPr>
          <w:lang w:eastAsia="pt-BR"/>
        </w:rPr>
        <w:t xml:space="preserve">. </w:t>
      </w:r>
      <w:del w:id="1980" w:author="revisor" w:date="2019-10-28T22:56:00Z">
        <w:r w:rsidDel="00410569">
          <w:rPr>
            <w:lang w:eastAsia="pt-BR"/>
          </w:rPr>
          <w:delText xml:space="preserve">A questão avalia se nas videoaulas foram utilizados slides com textos e imagens que favoreceram a aprendizagem. </w:delText>
        </w:r>
      </w:del>
      <w:r>
        <w:rPr>
          <w:lang w:eastAsia="pt-BR"/>
        </w:rPr>
        <w:t xml:space="preserve">O valor médio da primeira questão </w:t>
      </w:r>
      <w:del w:id="1981" w:author="revisor" w:date="2019-10-28T22:54:00Z">
        <w:r w:rsidDel="00410569">
          <w:rPr>
            <w:lang w:eastAsia="pt-BR"/>
          </w:rPr>
          <w:delText>respon</w:delText>
        </w:r>
        <w:r w:rsidR="00634DD9" w:rsidDel="00410569">
          <w:rPr>
            <w:lang w:eastAsia="pt-BR"/>
          </w:rPr>
          <w:delText xml:space="preserve">dido </w:delText>
        </w:r>
      </w:del>
      <w:ins w:id="1982" w:author="revisor" w:date="2019-10-28T22:54:00Z">
        <w:r w:rsidR="00410569">
          <w:rPr>
            <w:lang w:eastAsia="pt-BR"/>
          </w:rPr>
          <w:t xml:space="preserve">respondida </w:t>
        </w:r>
      </w:ins>
      <w:r w:rsidR="00634DD9">
        <w:rPr>
          <w:lang w:eastAsia="pt-BR"/>
        </w:rPr>
        <w:t xml:space="preserve">pelos alunos dos cursos do CEAD/Unimontes é </w:t>
      </w:r>
      <w:ins w:id="1983" w:author="revisor" w:date="2019-10-28T22:59:00Z">
        <w:r w:rsidR="00D424B9">
          <w:rPr>
            <w:lang w:eastAsia="pt-BR"/>
          </w:rPr>
          <w:t xml:space="preserve">de </w:t>
        </w:r>
      </w:ins>
      <w:r>
        <w:rPr>
          <w:lang w:eastAsia="pt-BR"/>
        </w:rPr>
        <w:t>3,96</w:t>
      </w:r>
      <w:r w:rsidR="00634DD9">
        <w:rPr>
          <w:lang w:eastAsia="pt-BR"/>
        </w:rPr>
        <w:t>10</w:t>
      </w:r>
      <w:ins w:id="1984" w:author="revisor" w:date="2019-10-28T22:54:00Z">
        <w:r w:rsidR="00410569">
          <w:rPr>
            <w:lang w:eastAsia="pt-BR"/>
          </w:rPr>
          <w:t>, o maior resultado</w:t>
        </w:r>
      </w:ins>
      <w:ins w:id="1985" w:author="revisor" w:date="2019-10-28T22:59:00Z">
        <w:r w:rsidR="00D424B9">
          <w:rPr>
            <w:lang w:eastAsia="pt-BR"/>
          </w:rPr>
          <w:t xml:space="preserve"> alcançado</w:t>
        </w:r>
      </w:ins>
      <w:r>
        <w:rPr>
          <w:lang w:eastAsia="pt-BR"/>
        </w:rPr>
        <w:t xml:space="preserve">. </w:t>
      </w:r>
      <w:ins w:id="1986" w:author="revisor" w:date="2019-10-28T22:57:00Z">
        <w:r w:rsidR="00410569">
          <w:rPr>
            <w:lang w:eastAsia="pt-BR"/>
          </w:rPr>
          <w:t>N</w:t>
        </w:r>
      </w:ins>
      <w:del w:id="1987" w:author="revisor" w:date="2019-10-28T22:57:00Z">
        <w:r w:rsidDel="00410569">
          <w:rPr>
            <w:lang w:eastAsia="pt-BR"/>
          </w:rPr>
          <w:delText>A</w:delText>
        </w:r>
      </w:del>
      <w:ins w:id="1988" w:author="revisor" w:date="2019-10-28T22:57:00Z">
        <w:r w:rsidR="00410569">
          <w:rPr>
            <w:lang w:eastAsia="pt-BR"/>
          </w:rPr>
          <w:t>a</w:t>
        </w:r>
      </w:ins>
      <w:r>
        <w:rPr>
          <w:lang w:eastAsia="pt-BR"/>
        </w:rPr>
        <w:t xml:space="preserve"> segunda questão representada no gráfico </w:t>
      </w:r>
      <w:del w:id="1989" w:author="revisor" w:date="2019-10-28T22:57:00Z">
        <w:r w:rsidDel="00410569">
          <w:rPr>
            <w:lang w:eastAsia="pt-BR"/>
          </w:rPr>
          <w:delText xml:space="preserve">avalia se nas </w:delText>
        </w:r>
        <w:r w:rsidR="00634DD9" w:rsidDel="00410569">
          <w:rPr>
            <w:lang w:eastAsia="pt-BR"/>
          </w:rPr>
          <w:delText>videoaulas</w:delText>
        </w:r>
        <w:r w:rsidDel="00410569">
          <w:rPr>
            <w:lang w:eastAsia="pt-BR"/>
          </w:rPr>
          <w:delText xml:space="preserve"> foram utilizados materiais relevantes e atualizados gerando engajamento por parte dos alunos, </w:delText>
        </w:r>
      </w:del>
      <w:r>
        <w:rPr>
          <w:lang w:eastAsia="pt-BR"/>
        </w:rPr>
        <w:t>a média obtida foi de 3.83</w:t>
      </w:r>
      <w:r w:rsidR="00634DD9">
        <w:rPr>
          <w:lang w:eastAsia="pt-BR"/>
        </w:rPr>
        <w:t>12</w:t>
      </w:r>
      <w:r>
        <w:rPr>
          <w:lang w:eastAsia="pt-BR"/>
        </w:rPr>
        <w:t>. Em seguida</w:t>
      </w:r>
      <w:ins w:id="1990" w:author="revisor" w:date="2019-10-28T22:59:00Z">
        <w:r w:rsidR="00D424B9">
          <w:rPr>
            <w:lang w:eastAsia="pt-BR"/>
          </w:rPr>
          <w:t>,</w:t>
        </w:r>
      </w:ins>
      <w:r>
        <w:rPr>
          <w:lang w:eastAsia="pt-BR"/>
        </w:rPr>
        <w:t xml:space="preserve"> temos a representação da média referente a terceira questão, </w:t>
      </w:r>
      <w:del w:id="1991" w:author="revisor" w:date="2019-10-28T22:57:00Z">
        <w:r w:rsidDel="00410569">
          <w:rPr>
            <w:lang w:eastAsia="pt-BR"/>
          </w:rPr>
          <w:delText xml:space="preserve">avaliando se as </w:delText>
        </w:r>
        <w:r w:rsidR="00634DD9" w:rsidDel="00410569">
          <w:rPr>
            <w:lang w:eastAsia="pt-BR"/>
          </w:rPr>
          <w:delText>videoaulas</w:delText>
        </w:r>
        <w:r w:rsidDel="00410569">
          <w:rPr>
            <w:lang w:eastAsia="pt-BR"/>
          </w:rPr>
          <w:delText xml:space="preserve"> foram objetivas e aproveitaram bem o tempo disponível, </w:delText>
        </w:r>
      </w:del>
      <w:r>
        <w:rPr>
          <w:lang w:eastAsia="pt-BR"/>
        </w:rPr>
        <w:t xml:space="preserve">sendo obtido </w:t>
      </w:r>
      <w:r w:rsidR="00634DD9">
        <w:rPr>
          <w:lang w:eastAsia="pt-BR"/>
        </w:rPr>
        <w:t>como saída o valor médio de 3,6679</w:t>
      </w:r>
      <w:r>
        <w:rPr>
          <w:lang w:eastAsia="pt-BR"/>
        </w:rPr>
        <w:t>. Por fim</w:t>
      </w:r>
      <w:ins w:id="1992" w:author="revisor" w:date="2019-10-28T22:57:00Z">
        <w:r w:rsidR="00410569">
          <w:rPr>
            <w:lang w:eastAsia="pt-BR"/>
          </w:rPr>
          <w:t>,</w:t>
        </w:r>
      </w:ins>
      <w:r>
        <w:rPr>
          <w:lang w:eastAsia="pt-BR"/>
        </w:rPr>
        <w:t xml:space="preserve"> a quarta questão representada no gráfico</w:t>
      </w:r>
      <w:ins w:id="1993" w:author="revisor" w:date="2019-10-28T22:57:00Z">
        <w:r w:rsidR="00410569">
          <w:rPr>
            <w:lang w:eastAsia="pt-BR"/>
          </w:rPr>
          <w:t xml:space="preserve">, onde </w:t>
        </w:r>
      </w:ins>
      <w:del w:id="1994" w:author="revisor" w:date="2019-10-28T22:57:00Z">
        <w:r w:rsidDel="00410569">
          <w:rPr>
            <w:lang w:eastAsia="pt-BR"/>
          </w:rPr>
          <w:delText xml:space="preserve"> avalia se as videoaulas foram ministradas com boa dicção, clareza e segurança na exposição dos conteúdos, </w:delText>
        </w:r>
      </w:del>
      <w:r>
        <w:rPr>
          <w:lang w:eastAsia="pt-BR"/>
        </w:rPr>
        <w:t xml:space="preserve">o valor médio obtido </w:t>
      </w:r>
      <w:del w:id="1995" w:author="revisor" w:date="2019-10-28T22:57:00Z">
        <w:r w:rsidDel="00410569">
          <w:rPr>
            <w:lang w:eastAsia="pt-BR"/>
          </w:rPr>
          <w:delText>para a questã</w:delText>
        </w:r>
        <w:r w:rsidR="00634DD9" w:rsidDel="00410569">
          <w:rPr>
            <w:lang w:eastAsia="pt-BR"/>
          </w:rPr>
          <w:delText xml:space="preserve">o </w:delText>
        </w:r>
      </w:del>
      <w:r w:rsidR="00634DD9">
        <w:rPr>
          <w:lang w:eastAsia="pt-BR"/>
        </w:rPr>
        <w:t>foi de 3,6475</w:t>
      </w:r>
      <w:ins w:id="1996" w:author="revisor" w:date="2019-10-28T22:55:00Z">
        <w:r w:rsidR="00410569">
          <w:rPr>
            <w:lang w:eastAsia="pt-BR"/>
          </w:rPr>
          <w:t>, o menor valor obtido</w:t>
        </w:r>
      </w:ins>
      <w:r w:rsidR="00634DD9">
        <w:rPr>
          <w:lang w:eastAsia="pt-BR"/>
        </w:rPr>
        <w:t>.</w:t>
      </w:r>
    </w:p>
    <w:p w14:paraId="1405929E" w14:textId="60CC9DD1" w:rsidR="000D3555" w:rsidRDefault="007F60D9" w:rsidP="00656210">
      <w:pPr>
        <w:rPr>
          <w:ins w:id="1997" w:author="revisor" w:date="2019-10-28T23:00:00Z"/>
          <w:lang w:eastAsia="pt-BR"/>
        </w:rPr>
      </w:pPr>
      <w:r>
        <w:rPr>
          <w:lang w:eastAsia="pt-BR"/>
        </w:rPr>
        <w:t xml:space="preserve">O Gráfico 2 </w:t>
      </w:r>
      <w:ins w:id="1998" w:author="revisor" w:date="2019-10-28T23:00:00Z">
        <w:r w:rsidR="00D424B9">
          <w:rPr>
            <w:lang w:eastAsia="pt-BR"/>
          </w:rPr>
          <w:t xml:space="preserve">a seguir </w:t>
        </w:r>
      </w:ins>
      <w:r>
        <w:rPr>
          <w:lang w:eastAsia="pt-BR"/>
        </w:rPr>
        <w:t>representa o elemento atividades colaborativas, são apresentados no gráfico o</w:t>
      </w:r>
      <w:ins w:id="1999" w:author="revisor" w:date="2019-10-28T22:58:00Z">
        <w:r w:rsidR="00410569">
          <w:rPr>
            <w:lang w:eastAsia="pt-BR"/>
          </w:rPr>
          <w:t>s</w:t>
        </w:r>
      </w:ins>
      <w:r>
        <w:rPr>
          <w:lang w:eastAsia="pt-BR"/>
        </w:rPr>
        <w:t xml:space="preserve"> resultado</w:t>
      </w:r>
      <w:ins w:id="2000" w:author="revisor" w:date="2019-10-28T22:58:00Z">
        <w:r w:rsidR="00410569">
          <w:rPr>
            <w:lang w:eastAsia="pt-BR"/>
          </w:rPr>
          <w:t>s</w:t>
        </w:r>
      </w:ins>
      <w:r>
        <w:rPr>
          <w:lang w:eastAsia="pt-BR"/>
        </w:rPr>
        <w:t xml:space="preserve"> das médias das quatro questões referentes ao elemento </w:t>
      </w:r>
      <w:del w:id="2001" w:author="revisor" w:date="2019-10-28T23:00:00Z">
        <w:r w:rsidDel="00D424B9">
          <w:rPr>
            <w:lang w:eastAsia="pt-BR"/>
          </w:rPr>
          <w:delText>avaliado</w:delText>
        </w:r>
      </w:del>
      <w:ins w:id="2002" w:author="revisor" w:date="2019-10-28T23:00:00Z">
        <w:r w:rsidR="00D424B9">
          <w:rPr>
            <w:lang w:eastAsia="pt-BR"/>
          </w:rPr>
          <w:t>atividades colaborativas</w:t>
        </w:r>
      </w:ins>
      <w:r>
        <w:rPr>
          <w:lang w:eastAsia="pt-BR"/>
        </w:rPr>
        <w:t xml:space="preserve">. </w:t>
      </w:r>
    </w:p>
    <w:p w14:paraId="24CF530A" w14:textId="77777777" w:rsidR="00D424B9" w:rsidRDefault="00D424B9" w:rsidP="00656210">
      <w:pPr>
        <w:rPr>
          <w:ins w:id="2003" w:author="revisor" w:date="2019-10-28T23:00:00Z"/>
          <w:lang w:eastAsia="pt-BR"/>
        </w:rPr>
      </w:pPr>
    </w:p>
    <w:p w14:paraId="40B160A1" w14:textId="77777777" w:rsidR="00D424B9" w:rsidRDefault="00D424B9" w:rsidP="00656210">
      <w:pPr>
        <w:rPr>
          <w:ins w:id="2004" w:author="revisor" w:date="2019-10-28T23:00:00Z"/>
          <w:lang w:eastAsia="pt-BR"/>
        </w:rPr>
      </w:pPr>
    </w:p>
    <w:p w14:paraId="6FD4CA97" w14:textId="77777777" w:rsidR="00D424B9" w:rsidRDefault="00D424B9" w:rsidP="00656210">
      <w:pPr>
        <w:rPr>
          <w:lang w:eastAsia="pt-BR"/>
        </w:rPr>
      </w:pPr>
    </w:p>
    <w:p w14:paraId="34D674FE" w14:textId="776F4841" w:rsidR="008575AA" w:rsidDel="00D424B9" w:rsidRDefault="008575AA" w:rsidP="00656210">
      <w:pPr>
        <w:rPr>
          <w:del w:id="2005" w:author="revisor" w:date="2019-10-28T22:58:00Z"/>
          <w:lang w:eastAsia="pt-BR"/>
        </w:rPr>
      </w:pPr>
    </w:p>
    <w:p w14:paraId="2252F397" w14:textId="0333E24C" w:rsidR="008575AA" w:rsidDel="00D424B9" w:rsidRDefault="008575AA" w:rsidP="00656210">
      <w:pPr>
        <w:rPr>
          <w:del w:id="2006" w:author="revisor" w:date="2019-10-28T22:58:00Z"/>
          <w:lang w:eastAsia="pt-BR"/>
        </w:rPr>
      </w:pPr>
    </w:p>
    <w:p w14:paraId="6357ADFD" w14:textId="787D3AAC" w:rsidR="008575AA" w:rsidDel="00D424B9" w:rsidRDefault="008575AA" w:rsidP="00656210">
      <w:pPr>
        <w:rPr>
          <w:del w:id="2007" w:author="revisor" w:date="2019-10-28T22:58:00Z"/>
          <w:lang w:eastAsia="pt-BR"/>
        </w:rPr>
      </w:pPr>
    </w:p>
    <w:p w14:paraId="35BA9D59" w14:textId="77777777" w:rsidR="008575AA" w:rsidRPr="000E313D" w:rsidRDefault="008575AA" w:rsidP="00656210">
      <w:pPr>
        <w:rPr>
          <w:lang w:eastAsia="pt-BR"/>
        </w:rPr>
      </w:pPr>
    </w:p>
    <w:p w14:paraId="53334263" w14:textId="77777777" w:rsidR="0076687D" w:rsidRPr="00C373FE" w:rsidRDefault="0076687D" w:rsidP="0076687D">
      <w:pPr>
        <w:ind w:firstLine="0"/>
        <w:jc w:val="center"/>
        <w:rPr>
          <w:b/>
          <w:sz w:val="20"/>
          <w:lang w:eastAsia="pt-BR"/>
        </w:rPr>
      </w:pPr>
      <w:r w:rsidRPr="00C373FE">
        <w:rPr>
          <w:b/>
          <w:bCs/>
          <w:sz w:val="20"/>
          <w:lang w:eastAsia="pt-BR"/>
        </w:rPr>
        <w:lastRenderedPageBreak/>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14:paraId="7086AEBF" w14:textId="77777777" w:rsidR="00634DD9" w:rsidRDefault="0076687D" w:rsidP="00A43EB7">
      <w:pPr>
        <w:ind w:firstLine="0"/>
        <w:jc w:val="center"/>
        <w:rPr>
          <w:b/>
          <w:sz w:val="20"/>
          <w:szCs w:val="20"/>
          <w:lang w:eastAsia="pt-BR"/>
        </w:rPr>
      </w:pPr>
      <w:r w:rsidRPr="00115F28">
        <w:rPr>
          <w:noProof/>
          <w:lang w:eastAsia="pt-BR"/>
        </w:rPr>
        <w:drawing>
          <wp:inline distT="0" distB="0" distL="0" distR="0" wp14:anchorId="1CF2E70B" wp14:editId="2D96484B">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9EACCF8" w14:textId="77777777"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14:paraId="3FC64266" w14:textId="77777777" w:rsidR="00B861EF" w:rsidRPr="004D0CE0" w:rsidRDefault="00B861EF" w:rsidP="007F60D9">
      <w:pPr>
        <w:ind w:firstLine="0"/>
        <w:rPr>
          <w:bCs/>
          <w:sz w:val="20"/>
          <w:lang w:eastAsia="pt-BR"/>
        </w:rPr>
      </w:pPr>
    </w:p>
    <w:p w14:paraId="33EE2A15" w14:textId="3236D088" w:rsidR="007F60D9" w:rsidDel="00D424B9" w:rsidRDefault="007F60D9" w:rsidP="007F60D9">
      <w:pPr>
        <w:rPr>
          <w:del w:id="2008" w:author="revisor" w:date="2019-10-28T23:02:00Z"/>
          <w:lang w:eastAsia="pt-BR"/>
        </w:rPr>
      </w:pPr>
      <w:r>
        <w:rPr>
          <w:lang w:eastAsia="pt-BR"/>
        </w:rPr>
        <w:t xml:space="preserve">A </w:t>
      </w:r>
      <w:r w:rsidR="00634DD9">
        <w:rPr>
          <w:lang w:eastAsia="pt-BR"/>
        </w:rPr>
        <w:t>primeira coluna do gráfico conté</w:t>
      </w:r>
      <w:r>
        <w:rPr>
          <w:lang w:eastAsia="pt-BR"/>
        </w:rPr>
        <w:t>m o resultado da primeira questão sobre o elemento</w:t>
      </w:r>
      <w:ins w:id="2009" w:author="revisor" w:date="2019-10-28T23:01:00Z">
        <w:r w:rsidR="00D424B9">
          <w:rPr>
            <w:lang w:eastAsia="pt-BR"/>
          </w:rPr>
          <w:t xml:space="preserve"> atividades colaborativas, onde</w:t>
        </w:r>
      </w:ins>
      <w:del w:id="2010" w:author="revisor" w:date="2019-10-28T23:01:00Z">
        <w:r w:rsidDel="00D424B9">
          <w:rPr>
            <w:lang w:eastAsia="pt-BR"/>
          </w:rPr>
          <w:delText>.</w:delText>
        </w:r>
      </w:del>
      <w:r>
        <w:rPr>
          <w:lang w:eastAsia="pt-BR"/>
        </w:rPr>
        <w:t xml:space="preserve"> </w:t>
      </w:r>
      <w:del w:id="2011" w:author="revisor" w:date="2019-10-28T23:00:00Z">
        <w:r w:rsidDel="00D424B9">
          <w:rPr>
            <w:lang w:eastAsia="pt-BR"/>
          </w:rPr>
          <w:delText xml:space="preserve">A questão avalia se as atividades colaborativas favoreceram a colaboração, induzindo a troca de conhecimentos e experiências entre os alunos. </w:delText>
        </w:r>
      </w:del>
      <w:del w:id="2012" w:author="revisor" w:date="2019-10-28T23:01:00Z">
        <w:r w:rsidDel="00D424B9">
          <w:rPr>
            <w:lang w:eastAsia="pt-BR"/>
          </w:rPr>
          <w:delText>O</w:delText>
        </w:r>
      </w:del>
      <w:ins w:id="2013" w:author="revisor" w:date="2019-10-28T23:01:00Z">
        <w:r w:rsidR="00D424B9">
          <w:rPr>
            <w:lang w:eastAsia="pt-BR"/>
          </w:rPr>
          <w:t>o</w:t>
        </w:r>
      </w:ins>
      <w:r>
        <w:rPr>
          <w:lang w:eastAsia="pt-BR"/>
        </w:rPr>
        <w:t xml:space="preserve"> valor médio </w:t>
      </w:r>
      <w:del w:id="2014" w:author="revisor" w:date="2019-10-28T23:00:00Z">
        <w:r w:rsidDel="00D424B9">
          <w:rPr>
            <w:lang w:eastAsia="pt-BR"/>
          </w:rPr>
          <w:delText>da primeira questão respond</w:delText>
        </w:r>
        <w:r w:rsidR="00634DD9" w:rsidDel="00D424B9">
          <w:rPr>
            <w:lang w:eastAsia="pt-BR"/>
          </w:rPr>
          <w:delText xml:space="preserve">ido pelos alunos dos cursos do </w:delText>
        </w:r>
        <w:r w:rsidR="00F97592" w:rsidDel="00D424B9">
          <w:rPr>
            <w:lang w:eastAsia="pt-BR"/>
          </w:rPr>
          <w:delText>CEAD/Unimonte</w:delText>
        </w:r>
      </w:del>
      <w:del w:id="2015" w:author="revisor" w:date="2019-10-28T23:01:00Z">
        <w:r w:rsidR="00F97592" w:rsidDel="00D424B9">
          <w:rPr>
            <w:lang w:eastAsia="pt-BR"/>
          </w:rPr>
          <w:delText>s</w:delText>
        </w:r>
      </w:del>
      <w:ins w:id="2016" w:author="revisor" w:date="2019-10-28T23:01:00Z">
        <w:r w:rsidR="00D424B9">
          <w:rPr>
            <w:lang w:eastAsia="pt-BR"/>
          </w:rPr>
          <w:t>obtido</w:t>
        </w:r>
      </w:ins>
      <w:r w:rsidR="00F97592">
        <w:rPr>
          <w:lang w:eastAsia="pt-BR"/>
        </w:rPr>
        <w:t xml:space="preserve"> </w:t>
      </w:r>
      <w:del w:id="2017" w:author="revisor" w:date="2019-10-28T23:01:00Z">
        <w:r w:rsidR="00F97592" w:rsidDel="00D424B9">
          <w:rPr>
            <w:lang w:eastAsia="pt-BR"/>
          </w:rPr>
          <w:delText xml:space="preserve">é </w:delText>
        </w:r>
      </w:del>
      <w:ins w:id="2018" w:author="revisor" w:date="2019-10-28T23:01:00Z">
        <w:r w:rsidR="00D424B9">
          <w:rPr>
            <w:lang w:eastAsia="pt-BR"/>
          </w:rPr>
          <w:t>foi de</w:t>
        </w:r>
        <w:r w:rsidR="00D424B9">
          <w:rPr>
            <w:lang w:eastAsia="pt-BR"/>
          </w:rPr>
          <w:t xml:space="preserve"> </w:t>
        </w:r>
      </w:ins>
      <w:r>
        <w:rPr>
          <w:lang w:eastAsia="pt-BR"/>
        </w:rPr>
        <w:t>3,91</w:t>
      </w:r>
      <w:r w:rsidR="00F97592">
        <w:rPr>
          <w:lang w:eastAsia="pt-BR"/>
        </w:rPr>
        <w:t>09</w:t>
      </w:r>
      <w:ins w:id="2019" w:author="revisor" w:date="2019-10-28T22:55:00Z">
        <w:r w:rsidR="00410569">
          <w:rPr>
            <w:lang w:eastAsia="pt-BR"/>
          </w:rPr>
          <w:t>, o maior valor obtido</w:t>
        </w:r>
      </w:ins>
      <w:r>
        <w:rPr>
          <w:lang w:eastAsia="pt-BR"/>
        </w:rPr>
        <w:t>. A segunda questão representada no gráfico</w:t>
      </w:r>
      <w:del w:id="2020" w:author="revisor" w:date="2019-10-28T23:01:00Z">
        <w:r w:rsidDel="00D424B9">
          <w:rPr>
            <w:lang w:eastAsia="pt-BR"/>
          </w:rPr>
          <w:delText xml:space="preserve"> </w:delText>
        </w:r>
      </w:del>
      <w:ins w:id="2021" w:author="revisor" w:date="2019-10-28T23:01:00Z">
        <w:r w:rsidR="00D424B9">
          <w:rPr>
            <w:lang w:eastAsia="pt-BR"/>
          </w:rPr>
          <w:t xml:space="preserve"> teve uma avaliação</w:t>
        </w:r>
      </w:ins>
      <w:del w:id="2022" w:author="revisor" w:date="2019-10-28T23:01:00Z">
        <w:r w:rsidDel="00D424B9">
          <w:rPr>
            <w:lang w:eastAsia="pt-BR"/>
          </w:rPr>
          <w:delText>avalia se as atividades colaborativas foram compatíveis com o tempo dispon</w:delText>
        </w:r>
        <w:r w:rsidR="00F97592" w:rsidDel="00D424B9">
          <w:rPr>
            <w:lang w:eastAsia="pt-BR"/>
          </w:rPr>
          <w:delText>ível, a</w:delText>
        </w:r>
      </w:del>
      <w:r w:rsidR="00F97592">
        <w:rPr>
          <w:lang w:eastAsia="pt-BR"/>
        </w:rPr>
        <w:t xml:space="preserve"> média </w:t>
      </w:r>
      <w:del w:id="2023" w:author="revisor" w:date="2019-10-28T23:01:00Z">
        <w:r w:rsidR="00F97592" w:rsidDel="00D424B9">
          <w:rPr>
            <w:lang w:eastAsia="pt-BR"/>
          </w:rPr>
          <w:delText xml:space="preserve">obtida foi </w:delText>
        </w:r>
      </w:del>
      <w:r w:rsidR="00F97592">
        <w:rPr>
          <w:lang w:eastAsia="pt-BR"/>
        </w:rPr>
        <w:t>de 3.2968</w:t>
      </w:r>
      <w:ins w:id="2024" w:author="revisor" w:date="2019-10-28T22:56:00Z">
        <w:r w:rsidR="00410569">
          <w:rPr>
            <w:lang w:eastAsia="pt-BR"/>
          </w:rPr>
          <w:t>, o menor valor calculado</w:t>
        </w:r>
      </w:ins>
      <w:r>
        <w:rPr>
          <w:lang w:eastAsia="pt-BR"/>
        </w:rPr>
        <w:t>. Em seguida</w:t>
      </w:r>
      <w:ins w:id="2025" w:author="revisor" w:date="2019-10-28T23:02:00Z">
        <w:r w:rsidR="00D424B9">
          <w:rPr>
            <w:lang w:eastAsia="pt-BR"/>
          </w:rPr>
          <w:t>,</w:t>
        </w:r>
      </w:ins>
      <w:r>
        <w:rPr>
          <w:lang w:eastAsia="pt-BR"/>
        </w:rPr>
        <w:t xml:space="preserve"> </w:t>
      </w:r>
      <w:del w:id="2026" w:author="revisor" w:date="2019-10-28T23:02:00Z">
        <w:r w:rsidDel="00D424B9">
          <w:rPr>
            <w:lang w:eastAsia="pt-BR"/>
          </w:rPr>
          <w:delText xml:space="preserve">temos </w:delText>
        </w:r>
      </w:del>
      <w:ins w:id="2027" w:author="revisor" w:date="2019-10-28T23:02:00Z">
        <w:r w:rsidR="00D424B9">
          <w:rPr>
            <w:lang w:eastAsia="pt-BR"/>
          </w:rPr>
          <w:t>tem-se</w:t>
        </w:r>
        <w:r w:rsidR="00D424B9">
          <w:rPr>
            <w:lang w:eastAsia="pt-BR"/>
          </w:rPr>
          <w:t xml:space="preserve"> </w:t>
        </w:r>
      </w:ins>
      <w:r>
        <w:rPr>
          <w:lang w:eastAsia="pt-BR"/>
        </w:rPr>
        <w:t xml:space="preserve">a representação da média referente a terceira questão, </w:t>
      </w:r>
      <w:del w:id="2028" w:author="revisor" w:date="2019-10-28T22:56:00Z">
        <w:r w:rsidDel="00410569">
          <w:rPr>
            <w:lang w:eastAsia="pt-BR"/>
          </w:rPr>
          <w:delText xml:space="preserve">avaliando se as atividades colaborativas foram relevantes para a compreensão dos conteúdos, </w:delText>
        </w:r>
      </w:del>
      <w:r>
        <w:rPr>
          <w:lang w:eastAsia="pt-BR"/>
        </w:rPr>
        <w:t xml:space="preserve">sendo obtido </w:t>
      </w:r>
      <w:r w:rsidR="00F97592">
        <w:rPr>
          <w:lang w:eastAsia="pt-BR"/>
        </w:rPr>
        <w:t>como saída o valor médio de 3,7254</w:t>
      </w:r>
      <w:r>
        <w:rPr>
          <w:lang w:eastAsia="pt-BR"/>
        </w:rPr>
        <w:t>. Por fim</w:t>
      </w:r>
      <w:ins w:id="2029" w:author="revisor" w:date="2019-10-28T23:02:00Z">
        <w:r w:rsidR="00D424B9">
          <w:rPr>
            <w:lang w:eastAsia="pt-BR"/>
          </w:rPr>
          <w:t>, para</w:t>
        </w:r>
      </w:ins>
      <w:r>
        <w:rPr>
          <w:lang w:eastAsia="pt-BR"/>
        </w:rPr>
        <w:t xml:space="preserve"> a quarta questão representada no gráfico</w:t>
      </w:r>
      <w:del w:id="2030" w:author="revisor" w:date="2019-10-28T23:02:00Z">
        <w:r w:rsidDel="00D424B9">
          <w:rPr>
            <w:lang w:eastAsia="pt-BR"/>
          </w:rPr>
          <w:delText xml:space="preserve"> avalia se as atividades colaborativas contaram com roteiros claros e completos, incluindo apresentação dos objetivos, descrição e critérios de avaliação</w:delText>
        </w:r>
      </w:del>
      <w:r>
        <w:rPr>
          <w:lang w:eastAsia="pt-BR"/>
        </w:rPr>
        <w:t>, o valor médio o</w:t>
      </w:r>
      <w:r w:rsidR="00F97592">
        <w:rPr>
          <w:lang w:eastAsia="pt-BR"/>
        </w:rPr>
        <w:t>btido para a questão foi de 3,5788</w:t>
      </w:r>
      <w:r>
        <w:rPr>
          <w:lang w:eastAsia="pt-BR"/>
        </w:rPr>
        <w:t>.</w:t>
      </w:r>
    </w:p>
    <w:p w14:paraId="52D1381A" w14:textId="7BEAB3DD" w:rsidR="00656210" w:rsidDel="00D424B9" w:rsidRDefault="00656210" w:rsidP="007F60D9">
      <w:pPr>
        <w:rPr>
          <w:del w:id="2031" w:author="revisor" w:date="2019-10-28T23:02:00Z"/>
          <w:lang w:eastAsia="pt-BR"/>
        </w:rPr>
      </w:pPr>
    </w:p>
    <w:p w14:paraId="3F621A6F" w14:textId="760329E8" w:rsidR="00656210" w:rsidDel="00D424B9" w:rsidRDefault="00656210" w:rsidP="007F60D9">
      <w:pPr>
        <w:rPr>
          <w:del w:id="2032" w:author="revisor" w:date="2019-10-28T23:02:00Z"/>
          <w:lang w:eastAsia="pt-BR"/>
        </w:rPr>
      </w:pPr>
    </w:p>
    <w:p w14:paraId="319CD7C3" w14:textId="726B9699" w:rsidR="00656210" w:rsidDel="00D424B9" w:rsidRDefault="00656210" w:rsidP="007F60D9">
      <w:pPr>
        <w:rPr>
          <w:del w:id="2033" w:author="revisor" w:date="2019-10-28T23:02:00Z"/>
          <w:lang w:eastAsia="pt-BR"/>
        </w:rPr>
      </w:pPr>
    </w:p>
    <w:p w14:paraId="690E1999" w14:textId="247D6C63" w:rsidR="00656210" w:rsidDel="00D424B9" w:rsidRDefault="00656210" w:rsidP="007F60D9">
      <w:pPr>
        <w:rPr>
          <w:del w:id="2034" w:author="revisor" w:date="2019-10-28T23:02:00Z"/>
          <w:lang w:eastAsia="pt-BR"/>
        </w:rPr>
      </w:pPr>
    </w:p>
    <w:p w14:paraId="5CF8E08A" w14:textId="7AB3CEBA" w:rsidR="00656210" w:rsidDel="00D424B9" w:rsidRDefault="00656210" w:rsidP="007F60D9">
      <w:pPr>
        <w:rPr>
          <w:del w:id="2035" w:author="revisor" w:date="2019-10-28T23:02:00Z"/>
          <w:lang w:eastAsia="pt-BR"/>
        </w:rPr>
      </w:pPr>
    </w:p>
    <w:p w14:paraId="52CB05CB" w14:textId="5F0EC1AF" w:rsidR="00656210" w:rsidDel="00D424B9" w:rsidRDefault="00656210" w:rsidP="007F60D9">
      <w:pPr>
        <w:rPr>
          <w:del w:id="2036" w:author="revisor" w:date="2019-10-28T23:02:00Z"/>
          <w:lang w:eastAsia="pt-BR"/>
        </w:rPr>
      </w:pPr>
    </w:p>
    <w:p w14:paraId="51AA19A8" w14:textId="77777777" w:rsidR="00656210" w:rsidRDefault="00656210" w:rsidP="007F60D9">
      <w:pPr>
        <w:rPr>
          <w:b/>
          <w:sz w:val="20"/>
          <w:szCs w:val="20"/>
          <w:lang w:eastAsia="pt-BR"/>
        </w:rPr>
      </w:pPr>
    </w:p>
    <w:p w14:paraId="05A724DE" w14:textId="77777777" w:rsidR="008563B8" w:rsidRPr="00656210" w:rsidRDefault="00C33ABD" w:rsidP="00656210">
      <w:pPr>
        <w:rPr>
          <w:lang w:eastAsia="pt-BR"/>
        </w:rPr>
      </w:pPr>
      <w:r>
        <w:rPr>
          <w:lang w:eastAsia="pt-BR"/>
        </w:rPr>
        <w:t xml:space="preserve">O Gráfico 3 representa o elemento atividades individuais, são apresentados no gráfico o resultado das médias das quatro questões referentes ao elemento avaliado. </w:t>
      </w:r>
    </w:p>
    <w:p w14:paraId="783DFC29" w14:textId="77777777" w:rsidR="000D3555" w:rsidDel="00D424B9" w:rsidRDefault="000D3555" w:rsidP="00656210">
      <w:pPr>
        <w:ind w:firstLine="0"/>
        <w:rPr>
          <w:del w:id="2037" w:author="revisor" w:date="2019-10-28T23:02:00Z"/>
          <w:bCs/>
          <w:sz w:val="20"/>
          <w:lang w:eastAsia="pt-BR"/>
        </w:rPr>
      </w:pPr>
    </w:p>
    <w:p w14:paraId="7CFFB4D7" w14:textId="77777777" w:rsidR="000D3555" w:rsidRPr="004D0CE0" w:rsidRDefault="000D3555" w:rsidP="0076687D">
      <w:pPr>
        <w:ind w:firstLine="0"/>
        <w:jc w:val="center"/>
        <w:rPr>
          <w:bCs/>
          <w:sz w:val="20"/>
          <w:lang w:eastAsia="pt-BR"/>
        </w:rPr>
      </w:pPr>
    </w:p>
    <w:p w14:paraId="54294A30" w14:textId="77777777" w:rsidR="00D424B9" w:rsidRDefault="00D424B9" w:rsidP="0076687D">
      <w:pPr>
        <w:ind w:firstLine="0"/>
        <w:jc w:val="center"/>
        <w:rPr>
          <w:ins w:id="2038" w:author="revisor" w:date="2019-10-28T23:02:00Z"/>
          <w:b/>
          <w:bCs/>
          <w:sz w:val="20"/>
          <w:lang w:val="en-US" w:eastAsia="pt-BR"/>
        </w:rPr>
      </w:pPr>
    </w:p>
    <w:p w14:paraId="4F0FF7B1" w14:textId="77777777" w:rsidR="00D424B9" w:rsidRDefault="00D424B9" w:rsidP="0076687D">
      <w:pPr>
        <w:ind w:firstLine="0"/>
        <w:jc w:val="center"/>
        <w:rPr>
          <w:ins w:id="2039" w:author="revisor" w:date="2019-10-28T23:02:00Z"/>
          <w:b/>
          <w:bCs/>
          <w:sz w:val="20"/>
          <w:lang w:val="en-US" w:eastAsia="pt-BR"/>
        </w:rPr>
      </w:pPr>
    </w:p>
    <w:p w14:paraId="329E1C7D" w14:textId="77777777" w:rsidR="00D424B9" w:rsidRDefault="00D424B9" w:rsidP="0076687D">
      <w:pPr>
        <w:ind w:firstLine="0"/>
        <w:jc w:val="center"/>
        <w:rPr>
          <w:ins w:id="2040" w:author="revisor" w:date="2019-10-28T23:02:00Z"/>
          <w:b/>
          <w:bCs/>
          <w:sz w:val="20"/>
          <w:lang w:val="en-US" w:eastAsia="pt-BR"/>
        </w:rPr>
      </w:pPr>
    </w:p>
    <w:p w14:paraId="76B7C36B" w14:textId="77777777" w:rsidR="00D424B9" w:rsidRDefault="00D424B9" w:rsidP="0076687D">
      <w:pPr>
        <w:ind w:firstLine="0"/>
        <w:jc w:val="center"/>
        <w:rPr>
          <w:ins w:id="2041" w:author="revisor" w:date="2019-10-28T23:02:00Z"/>
          <w:b/>
          <w:bCs/>
          <w:sz w:val="20"/>
          <w:lang w:val="en-US" w:eastAsia="pt-BR"/>
        </w:rPr>
      </w:pPr>
    </w:p>
    <w:p w14:paraId="02D0E22D" w14:textId="77777777" w:rsidR="00D424B9" w:rsidRDefault="00D424B9" w:rsidP="0076687D">
      <w:pPr>
        <w:ind w:firstLine="0"/>
        <w:jc w:val="center"/>
        <w:rPr>
          <w:ins w:id="2042" w:author="revisor" w:date="2019-10-28T23:02:00Z"/>
          <w:b/>
          <w:bCs/>
          <w:sz w:val="20"/>
          <w:lang w:val="en-US" w:eastAsia="pt-BR"/>
        </w:rPr>
      </w:pPr>
    </w:p>
    <w:p w14:paraId="22818708" w14:textId="77777777" w:rsidR="00D424B9" w:rsidRDefault="00D424B9" w:rsidP="0076687D">
      <w:pPr>
        <w:ind w:firstLine="0"/>
        <w:jc w:val="center"/>
        <w:rPr>
          <w:ins w:id="2043" w:author="revisor" w:date="2019-10-28T23:02:00Z"/>
          <w:b/>
          <w:bCs/>
          <w:sz w:val="20"/>
          <w:lang w:val="en-US" w:eastAsia="pt-BR"/>
        </w:rPr>
      </w:pPr>
    </w:p>
    <w:p w14:paraId="5E25F79A" w14:textId="77777777" w:rsidR="00D424B9" w:rsidRDefault="00D424B9" w:rsidP="0076687D">
      <w:pPr>
        <w:ind w:firstLine="0"/>
        <w:jc w:val="center"/>
        <w:rPr>
          <w:ins w:id="2044" w:author="revisor" w:date="2019-10-28T23:02:00Z"/>
          <w:b/>
          <w:bCs/>
          <w:sz w:val="20"/>
          <w:lang w:val="en-US" w:eastAsia="pt-BR"/>
        </w:rPr>
      </w:pPr>
    </w:p>
    <w:p w14:paraId="7198BA8A" w14:textId="77777777" w:rsidR="00D424B9" w:rsidRDefault="00D424B9" w:rsidP="0076687D">
      <w:pPr>
        <w:ind w:firstLine="0"/>
        <w:jc w:val="center"/>
        <w:rPr>
          <w:ins w:id="2045" w:author="revisor" w:date="2019-10-28T23:02:00Z"/>
          <w:b/>
          <w:bCs/>
          <w:sz w:val="20"/>
          <w:lang w:val="en-US" w:eastAsia="pt-BR"/>
        </w:rPr>
      </w:pPr>
    </w:p>
    <w:p w14:paraId="0B393A0B" w14:textId="77777777" w:rsidR="00D424B9" w:rsidRDefault="00D424B9" w:rsidP="0076687D">
      <w:pPr>
        <w:ind w:firstLine="0"/>
        <w:jc w:val="center"/>
        <w:rPr>
          <w:ins w:id="2046" w:author="revisor" w:date="2019-10-28T23:02:00Z"/>
          <w:b/>
          <w:bCs/>
          <w:sz w:val="20"/>
          <w:lang w:val="en-US" w:eastAsia="pt-BR"/>
        </w:rPr>
      </w:pPr>
    </w:p>
    <w:p w14:paraId="2D747FDB" w14:textId="77777777" w:rsidR="00D424B9" w:rsidRDefault="00D424B9" w:rsidP="0076687D">
      <w:pPr>
        <w:ind w:firstLine="0"/>
        <w:jc w:val="center"/>
        <w:rPr>
          <w:ins w:id="2047" w:author="revisor" w:date="2019-10-28T23:02:00Z"/>
          <w:b/>
          <w:bCs/>
          <w:sz w:val="20"/>
          <w:lang w:val="en-US" w:eastAsia="pt-BR"/>
        </w:rPr>
      </w:pPr>
    </w:p>
    <w:p w14:paraId="6959AF73" w14:textId="77777777" w:rsidR="00D424B9" w:rsidRDefault="00D424B9" w:rsidP="0076687D">
      <w:pPr>
        <w:ind w:firstLine="0"/>
        <w:jc w:val="center"/>
        <w:rPr>
          <w:ins w:id="2048" w:author="revisor" w:date="2019-10-28T23:02:00Z"/>
          <w:b/>
          <w:bCs/>
          <w:sz w:val="20"/>
          <w:lang w:val="en-US" w:eastAsia="pt-BR"/>
        </w:rPr>
      </w:pPr>
    </w:p>
    <w:p w14:paraId="30ACC624" w14:textId="77777777" w:rsidR="00D424B9" w:rsidRDefault="00D424B9" w:rsidP="0076687D">
      <w:pPr>
        <w:ind w:firstLine="0"/>
        <w:jc w:val="center"/>
        <w:rPr>
          <w:ins w:id="2049" w:author="revisor" w:date="2019-10-28T23:02:00Z"/>
          <w:b/>
          <w:bCs/>
          <w:sz w:val="20"/>
          <w:lang w:val="en-US" w:eastAsia="pt-BR"/>
        </w:rPr>
      </w:pPr>
    </w:p>
    <w:p w14:paraId="78C9975C" w14:textId="77777777" w:rsidR="0076687D" w:rsidRPr="00C373FE" w:rsidRDefault="0076687D" w:rsidP="0076687D">
      <w:pPr>
        <w:ind w:firstLine="0"/>
        <w:jc w:val="center"/>
        <w:rPr>
          <w:b/>
          <w:sz w:val="20"/>
          <w:lang w:eastAsia="pt-BR"/>
        </w:rPr>
      </w:pPr>
      <w:proofErr w:type="spellStart"/>
      <w:r w:rsidRPr="00C373FE">
        <w:rPr>
          <w:b/>
          <w:bCs/>
          <w:sz w:val="20"/>
          <w:lang w:val="en-US" w:eastAsia="pt-BR"/>
        </w:rPr>
        <w:lastRenderedPageBreak/>
        <w:t>Gráfico</w:t>
      </w:r>
      <w:proofErr w:type="spellEnd"/>
      <w:r w:rsidRPr="00C373FE">
        <w:rPr>
          <w:b/>
          <w:bCs/>
          <w:sz w:val="20"/>
          <w:lang w:val="en-US" w:eastAsia="pt-BR"/>
        </w:rPr>
        <w:t xml:space="preserve"> 3</w:t>
      </w:r>
      <w:r w:rsidR="00ED6FB6" w:rsidRPr="00C373FE">
        <w:rPr>
          <w:b/>
          <w:bCs/>
          <w:sz w:val="20"/>
          <w:lang w:val="en-US" w:eastAsia="pt-BR"/>
        </w:rPr>
        <w:t xml:space="preserve"> -</w:t>
      </w:r>
      <w:r w:rsidRPr="00C373FE">
        <w:rPr>
          <w:b/>
          <w:bCs/>
          <w:sz w:val="20"/>
          <w:lang w:val="en-US" w:eastAsia="pt-BR"/>
        </w:rPr>
        <w:t xml:space="preserve"> </w:t>
      </w:r>
      <w:proofErr w:type="spellStart"/>
      <w:r w:rsidR="00ED6FB6" w:rsidRPr="00C373FE">
        <w:rPr>
          <w:b/>
          <w:bCs/>
          <w:sz w:val="20"/>
          <w:lang w:val="en-US" w:eastAsia="pt-BR"/>
        </w:rPr>
        <w:t>Elemento</w:t>
      </w:r>
      <w:proofErr w:type="spellEnd"/>
      <w:r w:rsidR="00ED6FB6" w:rsidRPr="00C373FE">
        <w:rPr>
          <w:b/>
          <w:bCs/>
          <w:sz w:val="20"/>
          <w:lang w:val="en-US" w:eastAsia="pt-BR"/>
        </w:rPr>
        <w:t xml:space="preserve"> </w:t>
      </w:r>
      <w:proofErr w:type="spellStart"/>
      <w:r w:rsidRPr="00C373FE">
        <w:rPr>
          <w:b/>
          <w:bCs/>
          <w:sz w:val="20"/>
          <w:lang w:val="en-US" w:eastAsia="pt-BR"/>
        </w:rPr>
        <w:t>Atividade</w:t>
      </w:r>
      <w:r w:rsidR="00C33ABD" w:rsidRPr="00C373FE">
        <w:rPr>
          <w:b/>
          <w:bCs/>
          <w:sz w:val="20"/>
          <w:lang w:val="en-US" w:eastAsia="pt-BR"/>
        </w:rPr>
        <w:t>s</w:t>
      </w:r>
      <w:proofErr w:type="spellEnd"/>
      <w:r w:rsidR="00C33ABD" w:rsidRPr="00C373FE">
        <w:rPr>
          <w:b/>
          <w:bCs/>
          <w:sz w:val="20"/>
          <w:lang w:val="en-US" w:eastAsia="pt-BR"/>
        </w:rPr>
        <w:t xml:space="preserve"> </w:t>
      </w:r>
      <w:proofErr w:type="spellStart"/>
      <w:r w:rsidR="00C33ABD" w:rsidRPr="00C373FE">
        <w:rPr>
          <w:b/>
          <w:bCs/>
          <w:sz w:val="20"/>
          <w:lang w:val="en-US" w:eastAsia="pt-BR"/>
        </w:rPr>
        <w:t>Individuais</w:t>
      </w:r>
      <w:proofErr w:type="spellEnd"/>
    </w:p>
    <w:p w14:paraId="68C09CFB" w14:textId="77777777" w:rsidR="0076687D" w:rsidRDefault="0076687D" w:rsidP="0076687D">
      <w:pPr>
        <w:ind w:firstLine="0"/>
        <w:jc w:val="center"/>
        <w:rPr>
          <w:lang w:eastAsia="pt-BR"/>
        </w:rPr>
      </w:pPr>
      <w:r w:rsidRPr="004E57A6">
        <w:rPr>
          <w:noProof/>
          <w:lang w:eastAsia="pt-BR"/>
        </w:rPr>
        <w:drawing>
          <wp:inline distT="0" distB="0" distL="0" distR="0" wp14:anchorId="79604108" wp14:editId="7CABBD4C">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0532D10" w14:textId="77777777"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14:paraId="51F49D85" w14:textId="77777777" w:rsidR="0076687D" w:rsidRDefault="0076687D" w:rsidP="0076687D">
      <w:pPr>
        <w:ind w:firstLine="0"/>
        <w:jc w:val="center"/>
        <w:rPr>
          <w:lang w:eastAsia="pt-BR"/>
        </w:rPr>
      </w:pPr>
    </w:p>
    <w:p w14:paraId="304BE7EF" w14:textId="0C153126" w:rsidR="00C33ABD" w:rsidDel="007B3487" w:rsidRDefault="00C33ABD" w:rsidP="00C33ABD">
      <w:pPr>
        <w:rPr>
          <w:del w:id="2050" w:author="revisor" w:date="2019-10-28T23:09:00Z"/>
          <w:lang w:eastAsia="pt-BR"/>
        </w:rPr>
      </w:pPr>
      <w:r>
        <w:rPr>
          <w:lang w:eastAsia="pt-BR"/>
        </w:rPr>
        <w:t xml:space="preserve">A </w:t>
      </w:r>
      <w:r w:rsidR="00C66A3F">
        <w:rPr>
          <w:lang w:eastAsia="pt-BR"/>
        </w:rPr>
        <w:t>primeira coluna do gráfico conté</w:t>
      </w:r>
      <w:r>
        <w:rPr>
          <w:lang w:eastAsia="pt-BR"/>
        </w:rPr>
        <w:t xml:space="preserve">m o resultado da primeira questão sobre o elemento. </w:t>
      </w:r>
      <w:del w:id="2051" w:author="revisor" w:date="2019-10-28T23:07:00Z">
        <w:r w:rsidDel="000F4ED5">
          <w:rPr>
            <w:lang w:eastAsia="pt-BR"/>
          </w:rPr>
          <w:delText xml:space="preserve">A questão avalia se as atividades individuais  favoreceram a imersão nos conteúdos, induzindo a aprendizagem autônoma. </w:delText>
        </w:r>
      </w:del>
      <w:r>
        <w:rPr>
          <w:lang w:eastAsia="pt-BR"/>
        </w:rPr>
        <w:t xml:space="preserve">O valor médio </w:t>
      </w:r>
      <w:del w:id="2052" w:author="revisor" w:date="2019-10-28T23:08:00Z">
        <w:r w:rsidDel="007B3487">
          <w:rPr>
            <w:lang w:eastAsia="pt-BR"/>
          </w:rPr>
          <w:delText>da primeira questão respond</w:delText>
        </w:r>
        <w:r w:rsidR="007B71BD" w:rsidDel="007B3487">
          <w:rPr>
            <w:lang w:eastAsia="pt-BR"/>
          </w:rPr>
          <w:delText xml:space="preserve">ido pelos alunos dos cursos do </w:delText>
        </w:r>
        <w:r w:rsidDel="007B3487">
          <w:rPr>
            <w:lang w:eastAsia="pt-BR"/>
          </w:rPr>
          <w:delText xml:space="preserve">CEAD/Unimontes é </w:delText>
        </w:r>
      </w:del>
      <w:ins w:id="2053" w:author="revisor" w:date="2019-10-28T23:08:00Z">
        <w:r w:rsidR="007B3487">
          <w:rPr>
            <w:lang w:eastAsia="pt-BR"/>
          </w:rPr>
          <w:t>foi de</w:t>
        </w:r>
      </w:ins>
      <w:r>
        <w:rPr>
          <w:lang w:eastAsia="pt-BR"/>
        </w:rPr>
        <w:t xml:space="preserve"> 3,</w:t>
      </w:r>
      <w:r w:rsidR="007B71BD">
        <w:rPr>
          <w:lang w:eastAsia="pt-BR"/>
        </w:rPr>
        <w:t>81</w:t>
      </w:r>
      <w:r>
        <w:rPr>
          <w:lang w:eastAsia="pt-BR"/>
        </w:rPr>
        <w:t xml:space="preserve">82. A segunda questão representada no gráfico </w:t>
      </w:r>
      <w:ins w:id="2054" w:author="revisor" w:date="2019-10-28T23:08:00Z">
        <w:r w:rsidR="007B3487">
          <w:rPr>
            <w:lang w:eastAsia="pt-BR"/>
          </w:rPr>
          <w:t xml:space="preserve">obteve </w:t>
        </w:r>
      </w:ins>
      <w:del w:id="2055" w:author="revisor" w:date="2019-10-28T23:08:00Z">
        <w:r w:rsidDel="007B3487">
          <w:rPr>
            <w:lang w:eastAsia="pt-BR"/>
          </w:rPr>
          <w:delText xml:space="preserve">avalia se as atividades individuais foram compatíveis com o tempo disponível, </w:delText>
        </w:r>
      </w:del>
      <w:r>
        <w:rPr>
          <w:lang w:eastAsia="pt-BR"/>
        </w:rPr>
        <w:t xml:space="preserve">a média </w:t>
      </w:r>
      <w:del w:id="2056" w:author="revisor" w:date="2019-10-28T23:08:00Z">
        <w:r w:rsidDel="007B3487">
          <w:rPr>
            <w:lang w:eastAsia="pt-BR"/>
          </w:rPr>
          <w:delText xml:space="preserve">obtida foi </w:delText>
        </w:r>
      </w:del>
      <w:r>
        <w:rPr>
          <w:lang w:eastAsia="pt-BR"/>
        </w:rPr>
        <w:t>de 3.59</w:t>
      </w:r>
      <w:r w:rsidR="007B71BD">
        <w:rPr>
          <w:lang w:eastAsia="pt-BR"/>
        </w:rPr>
        <w:t>37</w:t>
      </w:r>
      <w:r>
        <w:rPr>
          <w:lang w:eastAsia="pt-BR"/>
        </w:rPr>
        <w:t>. Em seguida</w:t>
      </w:r>
      <w:ins w:id="2057" w:author="revisor" w:date="2019-10-28T23:08:00Z">
        <w:r w:rsidR="007B3487">
          <w:rPr>
            <w:lang w:eastAsia="pt-BR"/>
          </w:rPr>
          <w:t>,</w:t>
        </w:r>
      </w:ins>
      <w:r>
        <w:rPr>
          <w:lang w:eastAsia="pt-BR"/>
        </w:rPr>
        <w:t xml:space="preserve"> </w:t>
      </w:r>
      <w:del w:id="2058" w:author="revisor" w:date="2019-10-28T23:08:00Z">
        <w:r w:rsidDel="007B3487">
          <w:rPr>
            <w:lang w:eastAsia="pt-BR"/>
          </w:rPr>
          <w:delText xml:space="preserve">temos </w:delText>
        </w:r>
      </w:del>
      <w:ins w:id="2059" w:author="revisor" w:date="2019-10-28T23:08:00Z">
        <w:r w:rsidR="007B3487">
          <w:rPr>
            <w:lang w:eastAsia="pt-BR"/>
          </w:rPr>
          <w:t>tem-se</w:t>
        </w:r>
        <w:r w:rsidR="007B3487">
          <w:rPr>
            <w:lang w:eastAsia="pt-BR"/>
          </w:rPr>
          <w:t xml:space="preserve"> </w:t>
        </w:r>
      </w:ins>
      <w:r>
        <w:rPr>
          <w:lang w:eastAsia="pt-BR"/>
        </w:rPr>
        <w:t xml:space="preserve">a representação da média referente a terceira questão, </w:t>
      </w:r>
      <w:del w:id="2060" w:author="revisor" w:date="2019-10-28T23:08:00Z">
        <w:r w:rsidDel="007B3487">
          <w:rPr>
            <w:lang w:eastAsia="pt-BR"/>
          </w:rPr>
          <w:delText>avaliando se as atividades individuais foram relevantes para a compreensão dos conteúdos, sendo obtido como saída o valor médio de</w:delText>
        </w:r>
      </w:del>
      <w:ins w:id="2061" w:author="revisor" w:date="2019-10-28T23:08:00Z">
        <w:r w:rsidR="007B3487">
          <w:rPr>
            <w:lang w:eastAsia="pt-BR"/>
          </w:rPr>
          <w:t>com o valor de</w:t>
        </w:r>
      </w:ins>
      <w:r>
        <w:rPr>
          <w:lang w:eastAsia="pt-BR"/>
        </w:rPr>
        <w:t xml:space="preserve"> 3,81</w:t>
      </w:r>
      <w:r w:rsidR="007B71BD">
        <w:rPr>
          <w:lang w:eastAsia="pt-BR"/>
        </w:rPr>
        <w:t>26</w:t>
      </w:r>
      <w:r>
        <w:rPr>
          <w:lang w:eastAsia="pt-BR"/>
        </w:rPr>
        <w:t>. Por fim</w:t>
      </w:r>
      <w:ins w:id="2062" w:author="revisor" w:date="2019-10-28T23:08:00Z">
        <w:r w:rsidR="007B3487">
          <w:rPr>
            <w:lang w:eastAsia="pt-BR"/>
          </w:rPr>
          <w:t>,</w:t>
        </w:r>
      </w:ins>
      <w:r>
        <w:rPr>
          <w:lang w:eastAsia="pt-BR"/>
        </w:rPr>
        <w:t xml:space="preserve"> a quarta questão representada no gráfico </w:t>
      </w:r>
      <w:del w:id="2063" w:author="revisor" w:date="2019-10-28T23:08:00Z">
        <w:r w:rsidDel="007B3487">
          <w:rPr>
            <w:lang w:eastAsia="pt-BR"/>
          </w:rPr>
          <w:delText xml:space="preserve">avalia se as atividades individuais contaram com roteiros claros e completos, incluindo apresentação dos objetivos, descrição e critérios de avaliação, </w:delText>
        </w:r>
      </w:del>
      <w:ins w:id="2064" w:author="revisor" w:date="2019-10-28T23:08:00Z">
        <w:r w:rsidR="007B3487">
          <w:rPr>
            <w:lang w:eastAsia="pt-BR"/>
          </w:rPr>
          <w:t xml:space="preserve">teve </w:t>
        </w:r>
      </w:ins>
      <w:r>
        <w:rPr>
          <w:lang w:eastAsia="pt-BR"/>
        </w:rPr>
        <w:t>o valor médio</w:t>
      </w:r>
      <w:ins w:id="2065" w:author="revisor" w:date="2019-10-28T23:08:00Z">
        <w:r w:rsidR="007B3487">
          <w:rPr>
            <w:lang w:eastAsia="pt-BR"/>
          </w:rPr>
          <w:t xml:space="preserve"> </w:t>
        </w:r>
      </w:ins>
      <w:del w:id="2066" w:author="revisor" w:date="2019-10-28T23:08:00Z">
        <w:r w:rsidDel="007B3487">
          <w:rPr>
            <w:lang w:eastAsia="pt-BR"/>
          </w:rPr>
          <w:delText xml:space="preserve"> obtido para a questão foi </w:delText>
        </w:r>
      </w:del>
      <w:r>
        <w:rPr>
          <w:lang w:eastAsia="pt-BR"/>
        </w:rPr>
        <w:t>de 3,65</w:t>
      </w:r>
      <w:r w:rsidR="007B71BD">
        <w:rPr>
          <w:lang w:eastAsia="pt-BR"/>
        </w:rPr>
        <w:t>31</w:t>
      </w:r>
      <w:r>
        <w:rPr>
          <w:lang w:eastAsia="pt-BR"/>
        </w:rPr>
        <w:t>.</w:t>
      </w:r>
    </w:p>
    <w:p w14:paraId="6B0D95E3" w14:textId="77777777" w:rsidR="00656210" w:rsidRDefault="00656210" w:rsidP="00C33ABD">
      <w:pPr>
        <w:rPr>
          <w:b/>
          <w:sz w:val="20"/>
          <w:szCs w:val="20"/>
          <w:lang w:eastAsia="pt-BR"/>
        </w:rPr>
      </w:pPr>
    </w:p>
    <w:p w14:paraId="033C0C0C" w14:textId="77777777" w:rsidR="00C33ABD" w:rsidRDefault="00C33ABD" w:rsidP="00C33ABD">
      <w:pPr>
        <w:rPr>
          <w:lang w:eastAsia="pt-BR"/>
        </w:rPr>
      </w:pPr>
      <w:r>
        <w:rPr>
          <w:lang w:eastAsia="pt-BR"/>
        </w:rPr>
        <w:t xml:space="preserve">O Gráfico 4 representa o elemento fóruns de discussão, são apresentados no gráfico o resultado das médias das quatro questões referentes ao elemento avaliado. </w:t>
      </w:r>
    </w:p>
    <w:p w14:paraId="31A6CF19" w14:textId="77777777" w:rsidR="00634DD9" w:rsidRDefault="00634DD9" w:rsidP="00C33ABD">
      <w:pPr>
        <w:rPr>
          <w:lang w:eastAsia="pt-BR"/>
        </w:rPr>
      </w:pPr>
      <w:bookmarkStart w:id="2067" w:name="_GoBack"/>
      <w:bookmarkEnd w:id="2067"/>
    </w:p>
    <w:p w14:paraId="6763C866" w14:textId="77777777" w:rsidR="000D3555" w:rsidRDefault="000D3555" w:rsidP="00656210">
      <w:pPr>
        <w:ind w:firstLine="0"/>
        <w:rPr>
          <w:bCs/>
          <w:sz w:val="20"/>
          <w:lang w:eastAsia="pt-BR"/>
        </w:rPr>
      </w:pPr>
    </w:p>
    <w:p w14:paraId="7A0BEB7C" w14:textId="77777777"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14:paraId="3655EC9B" w14:textId="77777777" w:rsidR="0076687D" w:rsidRDefault="0076687D" w:rsidP="0076687D">
      <w:pPr>
        <w:ind w:firstLine="0"/>
        <w:jc w:val="center"/>
        <w:rPr>
          <w:lang w:eastAsia="pt-BR"/>
        </w:rPr>
      </w:pPr>
      <w:r w:rsidRPr="004E57A6">
        <w:rPr>
          <w:noProof/>
          <w:lang w:eastAsia="pt-BR"/>
        </w:rPr>
        <w:lastRenderedPageBreak/>
        <w:drawing>
          <wp:inline distT="0" distB="0" distL="0" distR="0" wp14:anchorId="638A144D" wp14:editId="4339CC6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62DA31" w14:textId="77777777" w:rsidR="0076687D" w:rsidRPr="007C13CE" w:rsidRDefault="0076687D" w:rsidP="0076687D">
      <w:pPr>
        <w:ind w:firstLine="0"/>
        <w:jc w:val="center"/>
        <w:rPr>
          <w:sz w:val="20"/>
          <w:szCs w:val="20"/>
          <w:lang w:eastAsia="pt-BR"/>
        </w:rPr>
      </w:pPr>
      <w:r w:rsidRPr="007C13CE">
        <w:rPr>
          <w:sz w:val="20"/>
          <w:szCs w:val="20"/>
          <w:lang w:eastAsia="pt-BR"/>
        </w:rPr>
        <w:t>Fonte: Própria (2019)</w:t>
      </w:r>
      <w:r w:rsidR="00662987" w:rsidRPr="007C13CE">
        <w:rPr>
          <w:sz w:val="20"/>
          <w:szCs w:val="20"/>
          <w:lang w:eastAsia="pt-BR"/>
        </w:rPr>
        <w:t>.</w:t>
      </w:r>
    </w:p>
    <w:p w14:paraId="00594227" w14:textId="77777777" w:rsidR="0076687D" w:rsidRDefault="0076687D" w:rsidP="0076687D">
      <w:pPr>
        <w:ind w:firstLine="0"/>
        <w:jc w:val="center"/>
        <w:rPr>
          <w:lang w:eastAsia="pt-BR"/>
        </w:rPr>
      </w:pPr>
    </w:p>
    <w:p w14:paraId="7B4B760E" w14:textId="77777777" w:rsidR="00C33ABD" w:rsidRDefault="00697E93" w:rsidP="00C33ABD">
      <w:pPr>
        <w:rPr>
          <w:lang w:eastAsia="pt-BR"/>
        </w:rPr>
      </w:pPr>
      <w:r>
        <w:rPr>
          <w:lang w:eastAsia="pt-BR"/>
        </w:rPr>
        <w:t>A primeira coluna do gráfico conté</w:t>
      </w:r>
      <w:r w:rsidR="00C33ABD">
        <w:rPr>
          <w:lang w:eastAsia="pt-BR"/>
        </w:rPr>
        <w:t xml:space="preserve">m o resultado da primeira questão sobre o elemento. A questão avalia se os fóruns de discussão foram abertos com questões geradoras de discussões ricas e relevantes. O valor médio da primeira questão respondido pelos alunos dos cursos </w:t>
      </w:r>
      <w:proofErr w:type="gramStart"/>
      <w:r w:rsidR="00C33ABD">
        <w:rPr>
          <w:lang w:eastAsia="pt-BR"/>
        </w:rPr>
        <w:t>do  CEAD</w:t>
      </w:r>
      <w:proofErr w:type="gramEnd"/>
      <w:r w:rsidR="00C33ABD">
        <w:rPr>
          <w:lang w:eastAsia="pt-BR"/>
        </w:rPr>
        <w:t>/Unimontes é  3,</w:t>
      </w:r>
      <w:r w:rsidR="0089728B">
        <w:rPr>
          <w:lang w:eastAsia="pt-BR"/>
        </w:rPr>
        <w:t>65</w:t>
      </w:r>
      <w:r w:rsidR="005D71B7">
        <w:rPr>
          <w:lang w:eastAsia="pt-BR"/>
        </w:rPr>
        <w:t>49</w:t>
      </w:r>
      <w:r w:rsidR="00C33ABD">
        <w:rPr>
          <w:lang w:eastAsia="pt-BR"/>
        </w:rPr>
        <w:t>. A segunda questão representada no gráfico avalia se</w:t>
      </w:r>
      <w:r w:rsidR="0089728B">
        <w:rPr>
          <w:lang w:eastAsia="pt-BR"/>
        </w:rPr>
        <w:t xml:space="preserve"> os fóruns de discussão foram bem conduzidos e avaliados, contendo intervenções que proporcionaram a aprendizagem dos alunos, </w:t>
      </w:r>
      <w:r w:rsidR="00C33ABD">
        <w:rPr>
          <w:lang w:eastAsia="pt-BR"/>
        </w:rPr>
        <w:t>a média obtida foi de 3.5</w:t>
      </w:r>
      <w:r w:rsidR="005D71B7">
        <w:rPr>
          <w:lang w:eastAsia="pt-BR"/>
        </w:rPr>
        <w:t>584</w:t>
      </w:r>
      <w:r w:rsidR="00C33ABD">
        <w:rPr>
          <w:lang w:eastAsia="pt-BR"/>
        </w:rPr>
        <w:t>. Em seguida temos a representação da média referente a t</w:t>
      </w:r>
      <w:r w:rsidR="0089728B">
        <w:rPr>
          <w:lang w:eastAsia="pt-BR"/>
        </w:rPr>
        <w:t>erceira questão, avaliando se os fóruns de discussão contaram com materiais e orientações suficientes para a participação dos alunos</w:t>
      </w:r>
      <w:r w:rsidR="00C33ABD">
        <w:rPr>
          <w:lang w:eastAsia="pt-BR"/>
        </w:rPr>
        <w:t>, sendo obtido como saída o valor médio de 3,</w:t>
      </w:r>
      <w:r w:rsidR="005D71B7">
        <w:rPr>
          <w:lang w:eastAsia="pt-BR"/>
        </w:rPr>
        <w:t>5955</w:t>
      </w:r>
      <w:r w:rsidR="00C33ABD">
        <w:rPr>
          <w:lang w:eastAsia="pt-BR"/>
        </w:rPr>
        <w:t>. Por fim a quarta questão representada no gráfico avalia se</w:t>
      </w:r>
      <w:r w:rsidR="0089728B">
        <w:rPr>
          <w:lang w:eastAsia="pt-BR"/>
        </w:rPr>
        <w:t xml:space="preserve"> os fóruns de discussão foram devidamente finalizados, com destaques para os principais conteúdos e participações da turma</w:t>
      </w:r>
      <w:r w:rsidR="00C33ABD">
        <w:rPr>
          <w:lang w:eastAsia="pt-BR"/>
        </w:rPr>
        <w:t>, o valor médio obtido para a questão foi de 3,</w:t>
      </w:r>
      <w:r w:rsidR="0089728B">
        <w:rPr>
          <w:lang w:eastAsia="pt-BR"/>
        </w:rPr>
        <w:t>53</w:t>
      </w:r>
      <w:r w:rsidR="005D71B7">
        <w:rPr>
          <w:lang w:eastAsia="pt-BR"/>
        </w:rPr>
        <w:t>06</w:t>
      </w:r>
      <w:r w:rsidR="00C33ABD">
        <w:rPr>
          <w:lang w:eastAsia="pt-BR"/>
        </w:rPr>
        <w:t>.</w:t>
      </w:r>
    </w:p>
    <w:p w14:paraId="18FCF784" w14:textId="77777777" w:rsidR="00656210" w:rsidRDefault="00656210" w:rsidP="00C33ABD">
      <w:pPr>
        <w:rPr>
          <w:b/>
          <w:sz w:val="20"/>
          <w:szCs w:val="20"/>
          <w:lang w:eastAsia="pt-BR"/>
        </w:rPr>
      </w:pPr>
    </w:p>
    <w:p w14:paraId="3BB0518E" w14:textId="77777777" w:rsidR="008D086C" w:rsidRPr="00656210" w:rsidRDefault="00E21252" w:rsidP="00656210">
      <w:pPr>
        <w:rPr>
          <w:lang w:eastAsia="pt-BR"/>
        </w:rPr>
      </w:pPr>
      <w:r>
        <w:rPr>
          <w:lang w:eastAsia="pt-BR"/>
        </w:rPr>
        <w:t xml:space="preserve">O Gráfico 5 representa o elemento </w:t>
      </w:r>
      <w:proofErr w:type="spellStart"/>
      <w:r w:rsidRPr="008563B8">
        <w:rPr>
          <w:i/>
          <w:lang w:eastAsia="pt-BR"/>
        </w:rPr>
        <w:t>webinars</w:t>
      </w:r>
      <w:proofErr w:type="spellEnd"/>
      <w:r w:rsidRPr="008563B8">
        <w:rPr>
          <w:i/>
          <w:lang w:eastAsia="pt-BR"/>
        </w:rPr>
        <w:t>,</w:t>
      </w:r>
      <w:r>
        <w:rPr>
          <w:lang w:eastAsia="pt-BR"/>
        </w:rPr>
        <w:t xml:space="preserve"> são apresentados no gráfico o resultado das médias das quatro questões referentes ao elemento avaliado. </w:t>
      </w:r>
    </w:p>
    <w:p w14:paraId="76357CD0" w14:textId="77777777" w:rsidR="000D3555" w:rsidRDefault="000D3555" w:rsidP="0076687D">
      <w:pPr>
        <w:ind w:firstLine="0"/>
        <w:jc w:val="center"/>
        <w:rPr>
          <w:bCs/>
          <w:sz w:val="20"/>
          <w:lang w:eastAsia="pt-BR"/>
        </w:rPr>
      </w:pPr>
    </w:p>
    <w:p w14:paraId="7D023BA8" w14:textId="77777777"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proofErr w:type="spellStart"/>
      <w:r w:rsidRPr="00C373FE">
        <w:rPr>
          <w:b/>
          <w:bCs/>
          <w:sz w:val="20"/>
          <w:lang w:eastAsia="pt-BR"/>
        </w:rPr>
        <w:t>Webinars</w:t>
      </w:r>
      <w:proofErr w:type="spellEnd"/>
    </w:p>
    <w:p w14:paraId="59B7A539" w14:textId="77777777" w:rsidR="0076687D" w:rsidRDefault="0076687D" w:rsidP="0076687D">
      <w:pPr>
        <w:ind w:firstLine="0"/>
        <w:jc w:val="center"/>
        <w:rPr>
          <w:lang w:eastAsia="pt-BR"/>
        </w:rPr>
      </w:pPr>
      <w:r w:rsidRPr="001C3622">
        <w:rPr>
          <w:noProof/>
          <w:lang w:eastAsia="pt-BR"/>
        </w:rPr>
        <w:lastRenderedPageBreak/>
        <w:drawing>
          <wp:inline distT="0" distB="0" distL="0" distR="0" wp14:anchorId="1B626920" wp14:editId="2967B9D5">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54A6C06" w14:textId="77777777"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14:paraId="431F06BC" w14:textId="77777777" w:rsidR="0076687D" w:rsidRDefault="0076687D" w:rsidP="0076687D">
      <w:pPr>
        <w:ind w:firstLine="0"/>
        <w:jc w:val="center"/>
        <w:rPr>
          <w:b/>
          <w:sz w:val="20"/>
          <w:szCs w:val="20"/>
          <w:lang w:eastAsia="pt-BR"/>
        </w:rPr>
      </w:pPr>
    </w:p>
    <w:p w14:paraId="18522B26" w14:textId="77777777" w:rsidR="00E21252" w:rsidRDefault="00E21252" w:rsidP="00E21252">
      <w:pPr>
        <w:rPr>
          <w:lang w:eastAsia="pt-BR"/>
        </w:rPr>
      </w:pPr>
      <w:r>
        <w:rPr>
          <w:lang w:eastAsia="pt-BR"/>
        </w:rPr>
        <w:t xml:space="preserve">A </w:t>
      </w:r>
      <w:r w:rsidR="00644A4F">
        <w:rPr>
          <w:lang w:eastAsia="pt-BR"/>
        </w:rPr>
        <w:t>primeira coluna do gráfico conté</w:t>
      </w:r>
      <w:r>
        <w:rPr>
          <w:lang w:eastAsia="pt-BR"/>
        </w:rPr>
        <w:t xml:space="preserve">m o resultado da primeira questão sobre o elemento. A questão avalia se os </w:t>
      </w:r>
      <w:proofErr w:type="spellStart"/>
      <w:r w:rsidRPr="008563B8">
        <w:rPr>
          <w:i/>
          <w:lang w:eastAsia="pt-BR"/>
        </w:rPr>
        <w:t>webinars</w:t>
      </w:r>
      <w:proofErr w:type="spellEnd"/>
      <w:r>
        <w:rPr>
          <w:lang w:eastAsia="pt-BR"/>
        </w:rPr>
        <w:t xml:space="preserve"> esclareceram as duvidas dos alunos por meio de uma interação ao vivo. O valor médio da primeira questão respondido pelos alunos dos </w:t>
      </w:r>
      <w:r w:rsidR="00055161">
        <w:rPr>
          <w:lang w:eastAsia="pt-BR"/>
        </w:rPr>
        <w:t xml:space="preserve">cursos </w:t>
      </w:r>
      <w:proofErr w:type="gramStart"/>
      <w:r w:rsidR="00055161">
        <w:rPr>
          <w:lang w:eastAsia="pt-BR"/>
        </w:rPr>
        <w:t>do  CEAD</w:t>
      </w:r>
      <w:proofErr w:type="gramEnd"/>
      <w:r w:rsidR="00055161">
        <w:rPr>
          <w:lang w:eastAsia="pt-BR"/>
        </w:rPr>
        <w:t>/Unimontes é  3,</w:t>
      </w:r>
      <w:r>
        <w:rPr>
          <w:lang w:eastAsia="pt-BR"/>
        </w:rPr>
        <w:t>5</w:t>
      </w:r>
      <w:r w:rsidR="00434A66">
        <w:rPr>
          <w:lang w:eastAsia="pt-BR"/>
        </w:rPr>
        <w:t>158</w:t>
      </w:r>
      <w:r>
        <w:rPr>
          <w:lang w:eastAsia="pt-BR"/>
        </w:rPr>
        <w:t>. A segunda questão representada no gráfico avalia se os</w:t>
      </w:r>
      <w:r w:rsidR="00055161">
        <w:rPr>
          <w:lang w:eastAsia="pt-BR"/>
        </w:rPr>
        <w:t xml:space="preserve"> </w:t>
      </w:r>
      <w:proofErr w:type="spellStart"/>
      <w:r w:rsidR="00055161" w:rsidRPr="008563B8">
        <w:rPr>
          <w:i/>
          <w:lang w:eastAsia="pt-BR"/>
        </w:rPr>
        <w:t>webinars</w:t>
      </w:r>
      <w:proofErr w:type="spellEnd"/>
      <w:r w:rsidR="00055161" w:rsidRPr="008563B8">
        <w:rPr>
          <w:i/>
          <w:lang w:eastAsia="pt-BR"/>
        </w:rPr>
        <w:t xml:space="preserve"> </w:t>
      </w:r>
      <w:r w:rsidR="00055161">
        <w:rPr>
          <w:lang w:eastAsia="pt-BR"/>
        </w:rPr>
        <w:t>forneceram feedbacks sobre o andamento da disciplina e o desempenho da turma, a média obtida foi de 3.38</w:t>
      </w:r>
      <w:r w:rsidR="00434A66">
        <w:rPr>
          <w:lang w:eastAsia="pt-BR"/>
        </w:rPr>
        <w:t>40</w:t>
      </w:r>
      <w:r>
        <w:rPr>
          <w:lang w:eastAsia="pt-BR"/>
        </w:rPr>
        <w:t>. Em seguida temos a representação da média referente a terceira questão, avaliando se os</w:t>
      </w:r>
      <w:r w:rsidR="00055161">
        <w:rPr>
          <w:lang w:eastAsia="pt-BR"/>
        </w:rPr>
        <w:t xml:space="preserve"> </w:t>
      </w:r>
      <w:proofErr w:type="spellStart"/>
      <w:r w:rsidR="00055161" w:rsidRPr="008563B8">
        <w:rPr>
          <w:i/>
          <w:lang w:eastAsia="pt-BR"/>
        </w:rPr>
        <w:t>webinars</w:t>
      </w:r>
      <w:proofErr w:type="spellEnd"/>
      <w:r w:rsidR="00055161" w:rsidRPr="008563B8">
        <w:rPr>
          <w:i/>
          <w:lang w:eastAsia="pt-BR"/>
        </w:rPr>
        <w:t xml:space="preserve"> </w:t>
      </w:r>
      <w:r w:rsidR="00055161">
        <w:rPr>
          <w:lang w:eastAsia="pt-BR"/>
        </w:rPr>
        <w:t>colaboraram com a aprendizagem dos alunos</w:t>
      </w:r>
      <w:r>
        <w:rPr>
          <w:lang w:eastAsia="pt-BR"/>
        </w:rPr>
        <w:t xml:space="preserve">, sendo obtido </w:t>
      </w:r>
      <w:r w:rsidR="00055161">
        <w:rPr>
          <w:lang w:eastAsia="pt-BR"/>
        </w:rPr>
        <w:t>como saída o valor médio de 3,64</w:t>
      </w:r>
      <w:r w:rsidR="00434A66">
        <w:rPr>
          <w:lang w:eastAsia="pt-BR"/>
        </w:rPr>
        <w:t>19</w:t>
      </w:r>
      <w:r>
        <w:rPr>
          <w:lang w:eastAsia="pt-BR"/>
        </w:rPr>
        <w:t>. Por fim a quarta questão representada no gráfico avalia se os</w:t>
      </w:r>
      <w:r w:rsidR="00055161">
        <w:rPr>
          <w:lang w:eastAsia="pt-BR"/>
        </w:rPr>
        <w:t xml:space="preserve"> </w:t>
      </w:r>
      <w:proofErr w:type="spellStart"/>
      <w:r w:rsidR="00055161" w:rsidRPr="008563B8">
        <w:rPr>
          <w:i/>
          <w:lang w:eastAsia="pt-BR"/>
        </w:rPr>
        <w:t>webinars</w:t>
      </w:r>
      <w:proofErr w:type="spellEnd"/>
      <w:r w:rsidR="00055161">
        <w:rPr>
          <w:lang w:eastAsia="pt-BR"/>
        </w:rPr>
        <w:t xml:space="preserve"> desempenharam papel importante na revisão dos conteúdos para as avaliações presenciais</w:t>
      </w:r>
      <w:r>
        <w:rPr>
          <w:lang w:eastAsia="pt-BR"/>
        </w:rPr>
        <w:t>, o valor médio o</w:t>
      </w:r>
      <w:r w:rsidR="00055161">
        <w:rPr>
          <w:lang w:eastAsia="pt-BR"/>
        </w:rPr>
        <w:t>btido para a questão foi de 3,6</w:t>
      </w:r>
      <w:r w:rsidR="00434A66">
        <w:rPr>
          <w:lang w:eastAsia="pt-BR"/>
        </w:rPr>
        <w:t>6</w:t>
      </w:r>
      <w:r w:rsidR="00055161">
        <w:rPr>
          <w:lang w:eastAsia="pt-BR"/>
        </w:rPr>
        <w:t>7</w:t>
      </w:r>
      <w:r w:rsidR="00434A66">
        <w:rPr>
          <w:lang w:eastAsia="pt-BR"/>
        </w:rPr>
        <w:t>9</w:t>
      </w:r>
      <w:r>
        <w:rPr>
          <w:lang w:eastAsia="pt-BR"/>
        </w:rPr>
        <w:t>.</w:t>
      </w:r>
    </w:p>
    <w:p w14:paraId="234E03E8" w14:textId="77777777" w:rsidR="00656210" w:rsidRDefault="00656210" w:rsidP="00E21252">
      <w:pPr>
        <w:rPr>
          <w:lang w:eastAsia="pt-BR"/>
        </w:rPr>
      </w:pPr>
    </w:p>
    <w:p w14:paraId="02F8B07B" w14:textId="77777777" w:rsidR="00656210" w:rsidRDefault="00656210" w:rsidP="00E21252">
      <w:pPr>
        <w:rPr>
          <w:b/>
          <w:sz w:val="20"/>
          <w:szCs w:val="20"/>
          <w:lang w:eastAsia="pt-BR"/>
        </w:rPr>
      </w:pPr>
    </w:p>
    <w:p w14:paraId="1996FFF4" w14:textId="77777777" w:rsidR="00656210" w:rsidRDefault="00656210" w:rsidP="00E21252">
      <w:pPr>
        <w:rPr>
          <w:b/>
          <w:sz w:val="20"/>
          <w:szCs w:val="20"/>
          <w:lang w:eastAsia="pt-BR"/>
        </w:rPr>
      </w:pPr>
    </w:p>
    <w:p w14:paraId="50E5FFFF" w14:textId="77777777" w:rsidR="008973F7" w:rsidRDefault="008973F7" w:rsidP="008973F7">
      <w:pPr>
        <w:rPr>
          <w:lang w:eastAsia="pt-BR"/>
        </w:rPr>
      </w:pPr>
      <w:r>
        <w:rPr>
          <w:lang w:eastAsia="pt-BR"/>
        </w:rPr>
        <w:t xml:space="preserve">O Gráfico 6 representa o elemento avaliações presenciais, são apresentados no gráfico o resultado das médias das quatro questões referentes ao elemento avaliado. </w:t>
      </w:r>
    </w:p>
    <w:p w14:paraId="229AA7A4" w14:textId="77777777" w:rsidR="000D3555" w:rsidRPr="004D0CE0" w:rsidRDefault="000D3555" w:rsidP="0076687D">
      <w:pPr>
        <w:ind w:firstLine="0"/>
        <w:jc w:val="center"/>
        <w:rPr>
          <w:bCs/>
          <w:sz w:val="20"/>
          <w:lang w:eastAsia="pt-BR"/>
        </w:rPr>
      </w:pPr>
    </w:p>
    <w:p w14:paraId="221DF56E" w14:textId="77777777" w:rsidR="0076687D" w:rsidRPr="00C373FE" w:rsidRDefault="0076687D" w:rsidP="0076687D">
      <w:pPr>
        <w:ind w:firstLine="0"/>
        <w:jc w:val="center"/>
        <w:rPr>
          <w:b/>
          <w:sz w:val="20"/>
          <w:lang w:eastAsia="pt-BR"/>
        </w:rPr>
      </w:pPr>
      <w:proofErr w:type="spellStart"/>
      <w:r w:rsidRPr="00C373FE">
        <w:rPr>
          <w:b/>
          <w:bCs/>
          <w:sz w:val="20"/>
          <w:lang w:val="en-US" w:eastAsia="pt-BR"/>
        </w:rPr>
        <w:t>Gráfico</w:t>
      </w:r>
      <w:proofErr w:type="spellEnd"/>
      <w:r w:rsidRPr="00C373FE">
        <w:rPr>
          <w:b/>
          <w:bCs/>
          <w:sz w:val="20"/>
          <w:lang w:val="en-US" w:eastAsia="pt-BR"/>
        </w:rPr>
        <w:t xml:space="preserve"> 6 </w:t>
      </w:r>
      <w:r w:rsidR="00ED6FB6" w:rsidRPr="00C373FE">
        <w:rPr>
          <w:b/>
          <w:bCs/>
          <w:sz w:val="20"/>
          <w:lang w:val="en-US" w:eastAsia="pt-BR"/>
        </w:rPr>
        <w:t>–</w:t>
      </w:r>
      <w:r w:rsidRPr="00C373FE">
        <w:rPr>
          <w:b/>
          <w:bCs/>
          <w:sz w:val="20"/>
          <w:lang w:val="en-US" w:eastAsia="pt-BR"/>
        </w:rPr>
        <w:t xml:space="preserve"> </w:t>
      </w:r>
      <w:proofErr w:type="spellStart"/>
      <w:r w:rsidR="00ED6FB6" w:rsidRPr="00C373FE">
        <w:rPr>
          <w:b/>
          <w:bCs/>
          <w:sz w:val="20"/>
          <w:lang w:val="en-US" w:eastAsia="pt-BR"/>
        </w:rPr>
        <w:t>Elemento</w:t>
      </w:r>
      <w:proofErr w:type="spellEnd"/>
      <w:r w:rsidR="00ED6FB6" w:rsidRPr="00C373FE">
        <w:rPr>
          <w:b/>
          <w:bCs/>
          <w:sz w:val="20"/>
          <w:lang w:val="en-US" w:eastAsia="pt-BR"/>
        </w:rPr>
        <w:t xml:space="preserve"> </w:t>
      </w:r>
      <w:proofErr w:type="spellStart"/>
      <w:r w:rsidRPr="00C373FE">
        <w:rPr>
          <w:b/>
          <w:bCs/>
          <w:sz w:val="20"/>
          <w:lang w:val="en-US" w:eastAsia="pt-BR"/>
        </w:rPr>
        <w:t>Avaliações</w:t>
      </w:r>
      <w:proofErr w:type="spellEnd"/>
      <w:r w:rsidRPr="00C373FE">
        <w:rPr>
          <w:b/>
          <w:bCs/>
          <w:sz w:val="20"/>
          <w:lang w:val="en-US" w:eastAsia="pt-BR"/>
        </w:rPr>
        <w:t xml:space="preserve"> </w:t>
      </w:r>
      <w:proofErr w:type="spellStart"/>
      <w:r w:rsidRPr="00C373FE">
        <w:rPr>
          <w:b/>
          <w:bCs/>
          <w:sz w:val="20"/>
          <w:lang w:val="en-US" w:eastAsia="pt-BR"/>
        </w:rPr>
        <w:t>Presenciais</w:t>
      </w:r>
      <w:proofErr w:type="spellEnd"/>
    </w:p>
    <w:p w14:paraId="725D2EEF" w14:textId="77777777" w:rsidR="0076687D" w:rsidRDefault="0076687D" w:rsidP="00DF0729">
      <w:pPr>
        <w:ind w:left="708" w:firstLine="426"/>
        <w:rPr>
          <w:lang w:eastAsia="pt-BR"/>
        </w:rPr>
      </w:pPr>
      <w:r w:rsidRPr="001C3622">
        <w:rPr>
          <w:noProof/>
          <w:lang w:eastAsia="pt-BR"/>
        </w:rPr>
        <w:lastRenderedPageBreak/>
        <w:drawing>
          <wp:inline distT="0" distB="0" distL="0" distR="0" wp14:anchorId="0B50E59E" wp14:editId="39858B95">
            <wp:extent cx="5172075" cy="3133725"/>
            <wp:effectExtent l="19050" t="0" r="9525"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BDE8CF1" w14:textId="77777777"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14:paraId="23D1FF26" w14:textId="77777777" w:rsidR="0076687D" w:rsidRDefault="0076687D" w:rsidP="0076687D">
      <w:pPr>
        <w:ind w:firstLine="0"/>
        <w:jc w:val="center"/>
        <w:rPr>
          <w:lang w:eastAsia="pt-BR"/>
        </w:rPr>
      </w:pPr>
    </w:p>
    <w:p w14:paraId="4A36298C" w14:textId="77777777"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 A questão avalia se</w:t>
      </w:r>
      <w:r w:rsidR="00D755F9">
        <w:rPr>
          <w:lang w:eastAsia="pt-BR"/>
        </w:rPr>
        <w:t xml:space="preserve"> as avaliações presenciais contiveram questões condizentes com o conteúdo ministrado</w:t>
      </w:r>
      <w:r>
        <w:rPr>
          <w:lang w:eastAsia="pt-BR"/>
        </w:rPr>
        <w:t>. O valor médio da primeira questão respond</w:t>
      </w:r>
      <w:r w:rsidR="00BB6328">
        <w:rPr>
          <w:lang w:eastAsia="pt-BR"/>
        </w:rPr>
        <w:t xml:space="preserve">ido pelos alunos dos cursos do CEAD/Unimontes é </w:t>
      </w:r>
      <w:r>
        <w:rPr>
          <w:lang w:eastAsia="pt-BR"/>
        </w:rPr>
        <w:t>3,</w:t>
      </w:r>
      <w:r w:rsidR="00D755F9">
        <w:rPr>
          <w:lang w:eastAsia="pt-BR"/>
        </w:rPr>
        <w:t>64</w:t>
      </w:r>
      <w:r w:rsidR="00BB6328">
        <w:rPr>
          <w:lang w:eastAsia="pt-BR"/>
        </w:rPr>
        <w:t>01</w:t>
      </w:r>
      <w:r>
        <w:rPr>
          <w:lang w:eastAsia="pt-BR"/>
        </w:rPr>
        <w:t>. A segunda questão representada no gráfico avalia se</w:t>
      </w:r>
      <w:r w:rsidR="00D755F9">
        <w:rPr>
          <w:lang w:eastAsia="pt-BR"/>
        </w:rPr>
        <w:t xml:space="preserve"> as avaliações presenciais foram compatíveis com o tempo disponível</w:t>
      </w:r>
      <w:r>
        <w:rPr>
          <w:lang w:eastAsia="pt-BR"/>
        </w:rPr>
        <w:t xml:space="preserve">, </w:t>
      </w:r>
      <w:r w:rsidR="00D755F9">
        <w:rPr>
          <w:lang w:eastAsia="pt-BR"/>
        </w:rPr>
        <w:t>a média obtida foi de 3.78</w:t>
      </w:r>
      <w:r w:rsidR="00BB6328">
        <w:rPr>
          <w:lang w:eastAsia="pt-BR"/>
        </w:rPr>
        <w:t>29</w:t>
      </w:r>
      <w:r>
        <w:rPr>
          <w:lang w:eastAsia="pt-BR"/>
        </w:rPr>
        <w:t>. Em seguida temos a representação da média referente a terceira questão, avaliando se</w:t>
      </w:r>
      <w:r w:rsidR="00D755F9">
        <w:rPr>
          <w:lang w:eastAsia="pt-BR"/>
        </w:rPr>
        <w:t xml:space="preserve"> as avaliações presenciais priorizaram a construção do conhecimento em detrimento da memorização</w:t>
      </w:r>
      <w:r>
        <w:rPr>
          <w:lang w:eastAsia="pt-BR"/>
        </w:rPr>
        <w:t>, sendo obtido como saída o valor médio de 3,</w:t>
      </w:r>
      <w:r w:rsidR="00D755F9">
        <w:rPr>
          <w:lang w:eastAsia="pt-BR"/>
        </w:rPr>
        <w:t>5</w:t>
      </w:r>
      <w:r w:rsidR="00BB6328">
        <w:rPr>
          <w:lang w:eastAsia="pt-BR"/>
        </w:rPr>
        <w:t>918</w:t>
      </w:r>
      <w:r>
        <w:rPr>
          <w:lang w:eastAsia="pt-BR"/>
        </w:rPr>
        <w:t>. Por fim a quarta questão representada no gráfico avalia se</w:t>
      </w:r>
      <w:r w:rsidR="00D755F9">
        <w:rPr>
          <w:lang w:eastAsia="pt-BR"/>
        </w:rPr>
        <w:t xml:space="preserve"> as avaliações presenciais apresentaram níveis de dificuldade compatíveis com o nível trabalhado na disciplina</w:t>
      </w:r>
      <w:r>
        <w:rPr>
          <w:lang w:eastAsia="pt-BR"/>
        </w:rPr>
        <w:t>, o valor médio obtido para a questão foi de 3,</w:t>
      </w:r>
      <w:r w:rsidR="00BB6328">
        <w:rPr>
          <w:lang w:eastAsia="pt-BR"/>
        </w:rPr>
        <w:t>5993</w:t>
      </w:r>
      <w:r>
        <w:rPr>
          <w:lang w:eastAsia="pt-BR"/>
        </w:rPr>
        <w:t>.</w:t>
      </w:r>
    </w:p>
    <w:p w14:paraId="1AE4CA69" w14:textId="77777777" w:rsidR="00656210" w:rsidRDefault="00656210" w:rsidP="008973F7">
      <w:pPr>
        <w:rPr>
          <w:lang w:eastAsia="pt-BR"/>
        </w:rPr>
      </w:pPr>
    </w:p>
    <w:p w14:paraId="5635DCDC" w14:textId="77777777" w:rsidR="00656210" w:rsidRDefault="00656210" w:rsidP="008973F7">
      <w:pPr>
        <w:rPr>
          <w:lang w:eastAsia="pt-BR"/>
        </w:rPr>
      </w:pPr>
    </w:p>
    <w:p w14:paraId="6B66BF08" w14:textId="77777777" w:rsidR="00656210" w:rsidRDefault="00656210" w:rsidP="008973F7">
      <w:pPr>
        <w:rPr>
          <w:lang w:eastAsia="pt-BR"/>
        </w:rPr>
      </w:pPr>
    </w:p>
    <w:p w14:paraId="5FBB9150" w14:textId="77777777" w:rsidR="00656210" w:rsidRDefault="00656210" w:rsidP="008973F7">
      <w:pPr>
        <w:rPr>
          <w:b/>
          <w:sz w:val="20"/>
          <w:szCs w:val="20"/>
          <w:lang w:eastAsia="pt-BR"/>
        </w:rPr>
      </w:pPr>
    </w:p>
    <w:p w14:paraId="39C28A32" w14:textId="77777777" w:rsidR="008D086C" w:rsidRDefault="00123650" w:rsidP="00656210">
      <w:pPr>
        <w:rPr>
          <w:lang w:eastAsia="pt-BR"/>
        </w:rPr>
      </w:pPr>
      <w:r>
        <w:rPr>
          <w:lang w:eastAsia="pt-BR"/>
        </w:rPr>
        <w:t xml:space="preserve">O Gráfico 7 representa o elemento sala virtual, são apresentados no gráfico o resultado das médias das quatro questões referentes ao elemento avaliado. </w:t>
      </w:r>
    </w:p>
    <w:p w14:paraId="773C7BB9" w14:textId="77777777" w:rsidR="00656210" w:rsidRPr="00656210" w:rsidRDefault="00656210" w:rsidP="00656210">
      <w:pPr>
        <w:rPr>
          <w:lang w:eastAsia="pt-BR"/>
        </w:rPr>
      </w:pPr>
    </w:p>
    <w:p w14:paraId="6663670F" w14:textId="77777777" w:rsidR="00406825" w:rsidRDefault="00406825" w:rsidP="0076687D">
      <w:pPr>
        <w:ind w:firstLine="0"/>
        <w:jc w:val="center"/>
        <w:rPr>
          <w:bCs/>
          <w:sz w:val="20"/>
          <w:lang w:eastAsia="pt-BR"/>
        </w:rPr>
      </w:pPr>
    </w:p>
    <w:p w14:paraId="0E759839" w14:textId="77777777"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14:paraId="505D7A27" w14:textId="77777777" w:rsidR="0076687D" w:rsidRDefault="0076687D" w:rsidP="0076687D">
      <w:pPr>
        <w:ind w:firstLine="0"/>
        <w:jc w:val="center"/>
        <w:rPr>
          <w:lang w:eastAsia="pt-BR"/>
        </w:rPr>
      </w:pPr>
      <w:r w:rsidRPr="001C3622">
        <w:rPr>
          <w:noProof/>
          <w:lang w:eastAsia="pt-BR"/>
        </w:rPr>
        <w:lastRenderedPageBreak/>
        <w:drawing>
          <wp:inline distT="0" distB="0" distL="0" distR="0" wp14:anchorId="53489AE9" wp14:editId="236BB6EF">
            <wp:extent cx="5867400" cy="4572000"/>
            <wp:effectExtent l="19050" t="0" r="1905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D2413E5" w14:textId="77777777"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14:paraId="5C1BF6FB" w14:textId="77777777" w:rsidR="00C06124" w:rsidRDefault="00C06124" w:rsidP="0076687D">
      <w:pPr>
        <w:ind w:firstLine="0"/>
        <w:rPr>
          <w:lang w:eastAsia="pt-BR"/>
        </w:rPr>
      </w:pPr>
    </w:p>
    <w:p w14:paraId="37DEDD44" w14:textId="77777777"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 xml:space="preserve">m o resultado da primeira questão sobre o elemento. A questão avalia se nas salas virtuais foram disponibilizados de forma apropriada o plano de ensino e as informações sobre o conteúdo, objetivos, metodologias e critérios de avaliação da disciplina. O valor médio da primeira questão respondido pelos alunos dos cursos do </w:t>
      </w:r>
      <w:r w:rsidR="00AD5BE1">
        <w:rPr>
          <w:lang w:eastAsia="pt-BR"/>
        </w:rPr>
        <w:t xml:space="preserve">CEAD/Unimontes é </w:t>
      </w:r>
      <w:r>
        <w:rPr>
          <w:lang w:eastAsia="pt-BR"/>
        </w:rPr>
        <w:t>3,69</w:t>
      </w:r>
      <w:r w:rsidR="00AA7439">
        <w:rPr>
          <w:lang w:eastAsia="pt-BR"/>
        </w:rPr>
        <w:t>39</w:t>
      </w:r>
      <w:r>
        <w:rPr>
          <w:lang w:eastAsia="pt-BR"/>
        </w:rPr>
        <w:t>. A segunda questão representada no gráfico avalia se as salas virtuais atenderam as necessidades de aprendizagem dos alunos, apresentando um formato intuitivo e didático, a média obtida foi de 3.64</w:t>
      </w:r>
      <w:r w:rsidR="00AA7439">
        <w:rPr>
          <w:lang w:eastAsia="pt-BR"/>
        </w:rPr>
        <w:t>19</w:t>
      </w:r>
      <w:r>
        <w:rPr>
          <w:lang w:eastAsia="pt-BR"/>
        </w:rPr>
        <w:t>. Em seguida temos a representação da média referente a terceira questão, avaliando se as</w:t>
      </w:r>
      <w:r w:rsidR="00FC6F3A">
        <w:rPr>
          <w:lang w:eastAsia="pt-BR"/>
        </w:rPr>
        <w:t xml:space="preserve"> salas virtuais foram dinâmicas e devidamente atualizadas durante a disciplina</w:t>
      </w:r>
      <w:r>
        <w:rPr>
          <w:lang w:eastAsia="pt-BR"/>
        </w:rPr>
        <w:t xml:space="preserve">, sendo obtido </w:t>
      </w:r>
      <w:r w:rsidR="00FC6F3A">
        <w:rPr>
          <w:lang w:eastAsia="pt-BR"/>
        </w:rPr>
        <w:t>como saída o valor médio de 3,59</w:t>
      </w:r>
      <w:r w:rsidR="00AA7439">
        <w:rPr>
          <w:lang w:eastAsia="pt-BR"/>
        </w:rPr>
        <w:t>37</w:t>
      </w:r>
      <w:r w:rsidR="00FC6F3A">
        <w:rPr>
          <w:lang w:eastAsia="pt-BR"/>
        </w:rPr>
        <w:t>. A</w:t>
      </w:r>
      <w:r>
        <w:rPr>
          <w:lang w:eastAsia="pt-BR"/>
        </w:rPr>
        <w:t xml:space="preserve"> quarta questão representada no gráfico avalia se as</w:t>
      </w:r>
      <w:r w:rsidR="00FC6F3A">
        <w:rPr>
          <w:lang w:eastAsia="pt-BR"/>
        </w:rPr>
        <w:t xml:space="preserve"> salas virtuais viabilizaram a articulação entre a teoria X a prática dos conteúdos</w:t>
      </w:r>
      <w:r>
        <w:rPr>
          <w:lang w:eastAsia="pt-BR"/>
        </w:rPr>
        <w:t>, o valor médio o</w:t>
      </w:r>
      <w:r w:rsidR="00AA7439">
        <w:rPr>
          <w:lang w:eastAsia="pt-BR"/>
        </w:rPr>
        <w:t>btido para a questão foi de 3,6271</w:t>
      </w:r>
      <w:r>
        <w:rPr>
          <w:lang w:eastAsia="pt-BR"/>
        </w:rPr>
        <w:t>.</w:t>
      </w:r>
      <w:r w:rsidR="00FC6F3A">
        <w:rPr>
          <w:lang w:eastAsia="pt-BR"/>
        </w:rPr>
        <w:t xml:space="preserve"> A quinta questão do elemento avalia se as salas virtuais foram ambientes de interações respeitosas e éticas entre alunos e professores, o valor médio obtido para a questão foi de 3,82</w:t>
      </w:r>
      <w:r w:rsidR="00AA7439">
        <w:rPr>
          <w:lang w:eastAsia="pt-BR"/>
        </w:rPr>
        <w:t>19</w:t>
      </w:r>
      <w:r w:rsidR="00FC6F3A">
        <w:rPr>
          <w:lang w:eastAsia="pt-BR"/>
        </w:rPr>
        <w:t xml:space="preserve">. Por fim a quinta questão representada no gráfico avalia se </w:t>
      </w:r>
      <w:r w:rsidR="002D43F0">
        <w:rPr>
          <w:lang w:eastAsia="pt-BR"/>
        </w:rPr>
        <w:t xml:space="preserve">nas salas virtuais os </w:t>
      </w:r>
      <w:r w:rsidR="002D43F0">
        <w:rPr>
          <w:lang w:eastAsia="pt-BR"/>
        </w:rPr>
        <w:lastRenderedPageBreak/>
        <w:t>conteúdos das disciplinas foram relacionados com a atuação profissional, o valor médio o</w:t>
      </w:r>
      <w:r w:rsidR="00AA7439">
        <w:rPr>
          <w:lang w:eastAsia="pt-BR"/>
        </w:rPr>
        <w:t>btido para a questão foi de 3,7477</w:t>
      </w:r>
      <w:r w:rsidR="002D43F0">
        <w:rPr>
          <w:lang w:eastAsia="pt-BR"/>
        </w:rPr>
        <w:t>.</w:t>
      </w:r>
    </w:p>
    <w:p w14:paraId="7BDB4A9F" w14:textId="77777777" w:rsidR="00C06124" w:rsidRPr="00837245" w:rsidRDefault="00C06124" w:rsidP="0076687D">
      <w:pPr>
        <w:ind w:firstLine="0"/>
        <w:rPr>
          <w:lang w:eastAsia="pt-BR"/>
        </w:rPr>
      </w:pPr>
    </w:p>
    <w:p w14:paraId="26CABC8F" w14:textId="77777777" w:rsidR="00A53F39" w:rsidRDefault="00DC7E5A" w:rsidP="00C06124">
      <w:pPr>
        <w:pStyle w:val="Ttulo2"/>
        <w:rPr>
          <w:lang w:eastAsia="pt-BR"/>
        </w:rPr>
      </w:pPr>
      <w:r>
        <w:rPr>
          <w:lang w:eastAsia="pt-BR"/>
        </w:rPr>
        <w:t>Resultados dos sistemas de inferência</w:t>
      </w:r>
    </w:p>
    <w:p w14:paraId="4AB08B19" w14:textId="77777777" w:rsidR="008D6F86" w:rsidRPr="008D6F86" w:rsidRDefault="008D6F86" w:rsidP="008D6F86">
      <w:pPr>
        <w:rPr>
          <w:lang w:eastAsia="pt-BR"/>
        </w:rPr>
      </w:pPr>
    </w:p>
    <w:p w14:paraId="71D50D0E" w14:textId="77777777" w:rsidR="00C06124" w:rsidRDefault="00211B9E" w:rsidP="00C06124">
      <w:pPr>
        <w:rPr>
          <w:lang w:eastAsia="pt-BR"/>
        </w:rPr>
      </w:pPr>
      <w:r>
        <w:rPr>
          <w:lang w:eastAsia="pt-BR"/>
        </w:rPr>
        <w:t>Após o calculo das mé</w:t>
      </w:r>
      <w:r w:rsidR="008D6F86">
        <w:rPr>
          <w:lang w:eastAsia="pt-BR"/>
        </w:rPr>
        <w:t>dias</w:t>
      </w:r>
      <w:r w:rsidR="004E172E">
        <w:rPr>
          <w:lang w:eastAsia="pt-BR"/>
        </w:rPr>
        <w:t xml:space="preserve"> por questão</w:t>
      </w:r>
      <w:r w:rsidR="008D6F86">
        <w:rPr>
          <w:lang w:eastAsia="pt-BR"/>
        </w:rPr>
        <w:t>, estes valores são atribuídos as vari</w:t>
      </w:r>
      <w:r w:rsidR="004E172E">
        <w:rPr>
          <w:lang w:eastAsia="pt-BR"/>
        </w:rPr>
        <w:t>áveis de entrada do sistema que</w:t>
      </w:r>
      <w:r w:rsidR="008D6F86">
        <w:rPr>
          <w:lang w:eastAsia="pt-BR"/>
        </w:rPr>
        <w:t xml:space="preserve"> então são </w:t>
      </w:r>
      <w:proofErr w:type="spellStart"/>
      <w:r w:rsidR="008D6F86">
        <w:rPr>
          <w:lang w:eastAsia="pt-BR"/>
        </w:rPr>
        <w:t>fuzzificadas</w:t>
      </w:r>
      <w:proofErr w:type="spellEnd"/>
      <w:r w:rsidR="008D6F86">
        <w:rPr>
          <w:lang w:eastAsia="pt-BR"/>
        </w:rPr>
        <w:t>, gerando as respectivas pertinências em cada conjunto das variáveis de entrada.</w:t>
      </w:r>
    </w:p>
    <w:p w14:paraId="1562BD29" w14:textId="77777777" w:rsidR="008D6F86" w:rsidRPr="00C06124" w:rsidRDefault="008D6F86" w:rsidP="00C06124">
      <w:pPr>
        <w:rPr>
          <w:lang w:eastAsia="pt-BR"/>
        </w:rPr>
      </w:pPr>
    </w:p>
    <w:p w14:paraId="07FF971A" w14:textId="77777777"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14:paraId="735485AD" w14:textId="77777777" w:rsidR="00305257" w:rsidRDefault="00305257" w:rsidP="00305257">
      <w:pPr>
        <w:rPr>
          <w:lang w:eastAsia="pt-BR"/>
        </w:rPr>
      </w:pPr>
    </w:p>
    <w:p w14:paraId="0C9937C2" w14:textId="77777777" w:rsidR="00656210" w:rsidRPr="008563B8" w:rsidRDefault="008D6F86" w:rsidP="00656210">
      <w:pPr>
        <w:rPr>
          <w:i/>
          <w:lang w:eastAsia="pt-BR"/>
        </w:rPr>
      </w:pPr>
      <w:r>
        <w:rPr>
          <w:lang w:eastAsia="pt-BR"/>
        </w:rPr>
        <w:t>Os grá</w:t>
      </w:r>
      <w:r w:rsidR="00656210">
        <w:rPr>
          <w:lang w:eastAsia="pt-BR"/>
        </w:rPr>
        <w:t>ficos apresentados nas Figuras 8 a 14</w:t>
      </w:r>
      <w:r w:rsidR="00413606">
        <w:rPr>
          <w:lang w:eastAsia="pt-BR"/>
        </w:rPr>
        <w:t xml:space="preserve"> são referentes à</w:t>
      </w:r>
      <w:r>
        <w:rPr>
          <w:lang w:eastAsia="pt-BR"/>
        </w:rPr>
        <w:t xml:space="preserve">s variáveis de entrada dos sistemas </w:t>
      </w:r>
      <w:proofErr w:type="spellStart"/>
      <w:r w:rsidRPr="008563B8">
        <w:rPr>
          <w:i/>
          <w:lang w:eastAsia="pt-BR"/>
        </w:rPr>
        <w:t>fuzzy</w:t>
      </w:r>
      <w:proofErr w:type="spellEnd"/>
      <w:r w:rsidRPr="008563B8">
        <w:rPr>
          <w:i/>
          <w:lang w:eastAsia="pt-BR"/>
        </w:rPr>
        <w:t>.</w:t>
      </w:r>
    </w:p>
    <w:p w14:paraId="6CFCD555" w14:textId="77777777" w:rsidR="007C2EE2" w:rsidRDefault="00656210" w:rsidP="002C21BC">
      <w:pPr>
        <w:rPr>
          <w:lang w:eastAsia="pt-BR"/>
        </w:rPr>
      </w:pPr>
      <w:r>
        <w:rPr>
          <w:lang w:eastAsia="pt-BR"/>
        </w:rPr>
        <w:t xml:space="preserve">Na Figura 8 </w:t>
      </w:r>
      <w:r w:rsidR="007C2EE2">
        <w:rPr>
          <w:lang w:eastAsia="pt-BR"/>
        </w:rPr>
        <w:t xml:space="preserve">são exibidos os gráficos referentes as quatro variáveis de entrada do sistema </w:t>
      </w:r>
      <w:proofErr w:type="spellStart"/>
      <w:r w:rsidR="007C2EE2" w:rsidRPr="008563B8">
        <w:rPr>
          <w:i/>
          <w:lang w:eastAsia="pt-BR"/>
        </w:rPr>
        <w:t>fuzzy</w:t>
      </w:r>
      <w:proofErr w:type="spellEnd"/>
      <w:r w:rsidR="007C2EE2" w:rsidRPr="008563B8">
        <w:rPr>
          <w:i/>
          <w:lang w:eastAsia="pt-BR"/>
        </w:rPr>
        <w:t xml:space="preserve"> </w:t>
      </w:r>
      <w:r w:rsidR="007C2EE2">
        <w:rPr>
          <w:lang w:eastAsia="pt-BR"/>
        </w:rPr>
        <w:t xml:space="preserve">elemento videoaulas. </w:t>
      </w:r>
      <w:r w:rsidR="002C21BC">
        <w:rPr>
          <w:lang w:eastAsia="pt-BR"/>
        </w:rPr>
        <w:t>Em azul está representada a função de pertinência Baixo, em amarelo a função Médio e em verde a função Alto. O valor de entrada é representado por uma linha na cor preto na vertical.</w:t>
      </w:r>
    </w:p>
    <w:p w14:paraId="3A90FF23" w14:textId="77777777" w:rsidR="002C21BC" w:rsidRDefault="002C21BC" w:rsidP="002C21BC">
      <w:pPr>
        <w:rPr>
          <w:lang w:eastAsia="pt-BR"/>
        </w:rPr>
      </w:pPr>
    </w:p>
    <w:p w14:paraId="6798B2DC" w14:textId="77777777" w:rsidR="00656210" w:rsidRDefault="00656210" w:rsidP="002C21BC">
      <w:pPr>
        <w:rPr>
          <w:lang w:eastAsia="pt-BR"/>
        </w:rPr>
      </w:pPr>
    </w:p>
    <w:p w14:paraId="68129742" w14:textId="77777777" w:rsidR="00656210" w:rsidRDefault="00656210" w:rsidP="002C21BC">
      <w:pPr>
        <w:rPr>
          <w:lang w:eastAsia="pt-BR"/>
        </w:rPr>
      </w:pPr>
    </w:p>
    <w:p w14:paraId="2C41AA0D" w14:textId="77777777" w:rsidR="00656210" w:rsidRDefault="00656210" w:rsidP="002C21BC">
      <w:pPr>
        <w:rPr>
          <w:lang w:eastAsia="pt-BR"/>
        </w:rPr>
      </w:pPr>
    </w:p>
    <w:p w14:paraId="6E257DDA" w14:textId="77777777" w:rsidR="00656210" w:rsidRDefault="00656210" w:rsidP="002C21BC">
      <w:pPr>
        <w:rPr>
          <w:lang w:eastAsia="pt-BR"/>
        </w:rPr>
      </w:pPr>
    </w:p>
    <w:p w14:paraId="2F59F8D3" w14:textId="77777777" w:rsidR="00656210" w:rsidRDefault="00656210" w:rsidP="002C21BC">
      <w:pPr>
        <w:rPr>
          <w:lang w:eastAsia="pt-BR"/>
        </w:rPr>
      </w:pPr>
    </w:p>
    <w:p w14:paraId="29AB8E65" w14:textId="77777777" w:rsidR="00656210" w:rsidRDefault="00656210" w:rsidP="002C21BC">
      <w:pPr>
        <w:rPr>
          <w:lang w:eastAsia="pt-BR"/>
        </w:rPr>
      </w:pPr>
    </w:p>
    <w:p w14:paraId="35828711" w14:textId="77777777" w:rsidR="00656210" w:rsidRDefault="00656210" w:rsidP="002C21BC">
      <w:pPr>
        <w:rPr>
          <w:lang w:eastAsia="pt-BR"/>
        </w:rPr>
      </w:pPr>
    </w:p>
    <w:p w14:paraId="6B8470DD" w14:textId="77777777" w:rsidR="00656210" w:rsidRDefault="00656210" w:rsidP="002C21BC">
      <w:pPr>
        <w:rPr>
          <w:lang w:eastAsia="pt-BR"/>
        </w:rPr>
      </w:pPr>
    </w:p>
    <w:p w14:paraId="52EAB862" w14:textId="77777777" w:rsidR="00656210" w:rsidRDefault="00656210" w:rsidP="002C21BC">
      <w:pPr>
        <w:rPr>
          <w:lang w:eastAsia="pt-BR"/>
        </w:rPr>
      </w:pPr>
    </w:p>
    <w:p w14:paraId="11B0693C" w14:textId="77777777" w:rsidR="000A7C0C" w:rsidRPr="00C373FE" w:rsidRDefault="007B169D" w:rsidP="000A7C0C">
      <w:pPr>
        <w:keepNext/>
        <w:ind w:firstLine="0"/>
        <w:jc w:val="center"/>
        <w:rPr>
          <w:b/>
          <w:sz w:val="20"/>
          <w:szCs w:val="20"/>
        </w:rPr>
      </w:pPr>
      <w:r w:rsidRPr="00C373FE">
        <w:rPr>
          <w:b/>
          <w:sz w:val="20"/>
          <w:szCs w:val="20"/>
        </w:rPr>
        <w:t xml:space="preserve">Figura 8 - </w:t>
      </w:r>
      <w:r w:rsidR="007C2EE2" w:rsidRPr="00C373FE">
        <w:rPr>
          <w:b/>
          <w:sz w:val="20"/>
          <w:szCs w:val="20"/>
        </w:rPr>
        <w:t>Eleme</w:t>
      </w:r>
      <w:r w:rsidR="007C13CE">
        <w:rPr>
          <w:b/>
          <w:sz w:val="20"/>
          <w:szCs w:val="20"/>
        </w:rPr>
        <w:t xml:space="preserve">nto videoaulas – Questões de 1 </w:t>
      </w:r>
      <w:proofErr w:type="gramStart"/>
      <w:r w:rsidR="007C13CE">
        <w:rPr>
          <w:b/>
          <w:sz w:val="20"/>
          <w:szCs w:val="20"/>
        </w:rPr>
        <w:t>à</w:t>
      </w:r>
      <w:proofErr w:type="gramEnd"/>
      <w:r w:rsidR="007C2EE2" w:rsidRPr="00C373FE">
        <w:rPr>
          <w:b/>
          <w:sz w:val="20"/>
          <w:szCs w:val="20"/>
        </w:rPr>
        <w:t xml:space="preserve"> 4</w:t>
      </w:r>
    </w:p>
    <w:p w14:paraId="37C1F046" w14:textId="77777777" w:rsidR="00193D69" w:rsidRDefault="00264725" w:rsidP="000A7C0C">
      <w:pPr>
        <w:keepNext/>
        <w:ind w:firstLine="0"/>
        <w:jc w:val="left"/>
        <w:rPr>
          <w:i/>
        </w:rPr>
      </w:pPr>
      <w:r>
        <w:rPr>
          <w:noProof/>
          <w:lang w:eastAsia="pt-BR"/>
        </w:rPr>
        <w:pict w14:anchorId="7655C3F1">
          <v:shape id="_x0000_s1065" type="#_x0000_t202" style="position:absolute;margin-left:-5.9pt;margin-top:6.35pt;width:465.05pt;height:238.45pt;z-index:-251628546;mso-width-relative:margin;mso-height-relative:margin">
            <v:textbox style="mso-next-textbox:#_x0000_s1065">
              <w:txbxContent>
                <w:p w14:paraId="7DE228A7" w14:textId="77777777" w:rsidR="00410569" w:rsidRDefault="00410569" w:rsidP="00193D69">
                  <w:pPr>
                    <w:spacing w:line="276" w:lineRule="auto"/>
                    <w:jc w:val="left"/>
                    <w:rPr>
                      <w:rFonts w:ascii="Consolas" w:hAnsi="Consolas" w:cs="Courier New"/>
                      <w:sz w:val="20"/>
                      <w:szCs w:val="20"/>
                    </w:rPr>
                  </w:pPr>
                </w:p>
                <w:p w14:paraId="683E9A1B" w14:textId="77777777" w:rsidR="00410569" w:rsidRPr="00683B17" w:rsidRDefault="00410569" w:rsidP="00193D69">
                  <w:pPr>
                    <w:spacing w:line="276" w:lineRule="auto"/>
                    <w:jc w:val="left"/>
                    <w:rPr>
                      <w:rFonts w:ascii="Consolas" w:hAnsi="Consolas" w:cs="Courier New"/>
                      <w:sz w:val="20"/>
                      <w:szCs w:val="20"/>
                    </w:rPr>
                  </w:pPr>
                </w:p>
              </w:txbxContent>
            </v:textbox>
          </v:shape>
        </w:pict>
      </w:r>
    </w:p>
    <w:p w14:paraId="262B803A" w14:textId="77777777"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14:anchorId="534ADB94" wp14:editId="79D68D4F">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30"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14:anchorId="36F81A05" wp14:editId="670AF147">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31"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14:anchorId="29D72B3A" wp14:editId="3EA22244">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2"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14:anchorId="6D096E81" wp14:editId="1DE148F8">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14:paraId="6DE2FFE4" w14:textId="77777777" w:rsidR="007C2EE2" w:rsidRDefault="007C2EE2" w:rsidP="007C2EE2">
      <w:pPr>
        <w:rPr>
          <w:lang w:eastAsia="pt-BR"/>
        </w:rPr>
      </w:pPr>
    </w:p>
    <w:p w14:paraId="387FD154" w14:textId="77777777" w:rsidR="007C2EE2" w:rsidRDefault="007C2EE2" w:rsidP="007C2EE2">
      <w:pPr>
        <w:rPr>
          <w:lang w:eastAsia="pt-BR"/>
        </w:rPr>
      </w:pPr>
    </w:p>
    <w:p w14:paraId="1A8E54F7" w14:textId="77777777" w:rsidR="007C2EE2" w:rsidRDefault="007C2EE2" w:rsidP="007C2EE2">
      <w:pPr>
        <w:rPr>
          <w:lang w:eastAsia="pt-BR"/>
        </w:rPr>
      </w:pPr>
    </w:p>
    <w:p w14:paraId="615E4C37" w14:textId="77777777" w:rsidR="007C2EE2" w:rsidRDefault="007C2EE2" w:rsidP="007C2EE2">
      <w:pPr>
        <w:rPr>
          <w:lang w:eastAsia="pt-BR"/>
        </w:rPr>
      </w:pPr>
    </w:p>
    <w:p w14:paraId="799EB491" w14:textId="77777777" w:rsidR="007C2EE2" w:rsidRDefault="007C2EE2" w:rsidP="007C2EE2">
      <w:pPr>
        <w:rPr>
          <w:lang w:eastAsia="pt-BR"/>
        </w:rPr>
      </w:pPr>
    </w:p>
    <w:p w14:paraId="58820FAB" w14:textId="77777777" w:rsidR="007C2EE2" w:rsidRDefault="007C2EE2" w:rsidP="007C2EE2">
      <w:pPr>
        <w:rPr>
          <w:lang w:eastAsia="pt-BR"/>
        </w:rPr>
      </w:pPr>
    </w:p>
    <w:p w14:paraId="109FE9AB" w14:textId="77777777" w:rsidR="007C2EE2" w:rsidRDefault="007C2EE2" w:rsidP="007C2EE2">
      <w:pPr>
        <w:rPr>
          <w:lang w:eastAsia="pt-BR"/>
        </w:rPr>
      </w:pPr>
    </w:p>
    <w:p w14:paraId="61D3F0BA" w14:textId="77777777" w:rsidR="007C2EE2" w:rsidRDefault="007C2EE2" w:rsidP="007C2EE2">
      <w:pPr>
        <w:rPr>
          <w:lang w:eastAsia="pt-BR"/>
        </w:rPr>
      </w:pPr>
    </w:p>
    <w:p w14:paraId="1AC704D6" w14:textId="77777777" w:rsidR="007C2EE2" w:rsidRDefault="007C2EE2" w:rsidP="007C2EE2">
      <w:pPr>
        <w:rPr>
          <w:lang w:eastAsia="pt-BR"/>
        </w:rPr>
      </w:pPr>
    </w:p>
    <w:p w14:paraId="6011437B" w14:textId="77777777" w:rsidR="007C2EE2" w:rsidRDefault="007C2EE2" w:rsidP="007C2EE2">
      <w:pPr>
        <w:rPr>
          <w:lang w:eastAsia="pt-BR"/>
        </w:rPr>
      </w:pPr>
    </w:p>
    <w:p w14:paraId="1156B94D" w14:textId="77777777" w:rsidR="007B169D" w:rsidRPr="00C373FE" w:rsidRDefault="007B169D" w:rsidP="007B169D">
      <w:pPr>
        <w:ind w:firstLine="0"/>
        <w:jc w:val="center"/>
        <w:rPr>
          <w:sz w:val="20"/>
          <w:szCs w:val="20"/>
          <w:lang w:eastAsia="pt-BR"/>
        </w:rPr>
      </w:pPr>
      <w:r w:rsidRPr="00C373FE">
        <w:rPr>
          <w:sz w:val="20"/>
          <w:szCs w:val="20"/>
          <w:lang w:eastAsia="pt-BR"/>
        </w:rPr>
        <w:t>Fonte: Própria (2019).</w:t>
      </w:r>
    </w:p>
    <w:p w14:paraId="470F7CDD" w14:textId="77777777" w:rsidR="00193D69" w:rsidRDefault="00193D69" w:rsidP="001D43D4">
      <w:pPr>
        <w:ind w:firstLine="0"/>
        <w:rPr>
          <w:lang w:eastAsia="pt-BR"/>
        </w:rPr>
      </w:pPr>
    </w:p>
    <w:p w14:paraId="38360579" w14:textId="77777777" w:rsidR="002C21BC" w:rsidRDefault="007C2EE2" w:rsidP="00303308">
      <w:pPr>
        <w:rPr>
          <w:lang w:eastAsia="pt-BR"/>
        </w:rPr>
      </w:pPr>
      <w:r>
        <w:rPr>
          <w:lang w:eastAsia="pt-BR"/>
        </w:rPr>
        <w:t>No gráfico da primeira que</w:t>
      </w:r>
      <w:r w:rsidR="00303308">
        <w:rPr>
          <w:lang w:eastAsia="pt-BR"/>
        </w:rPr>
        <w:t xml:space="preserve">stão temos como entrada </w:t>
      </w:r>
      <w:r>
        <w:rPr>
          <w:lang w:eastAsia="pt-BR"/>
        </w:rPr>
        <w:t>3.9610. O valor de entrada tem suas maiores pertinências concentras nas funções Médio e Alto.</w:t>
      </w:r>
      <w:r w:rsidR="002C21BC">
        <w:rPr>
          <w:lang w:eastAsia="pt-BR"/>
        </w:rPr>
        <w:t xml:space="preserve"> O gráfico da segunda questão tem como entrada </w:t>
      </w:r>
      <w:r w:rsidR="002C21BC" w:rsidRPr="002C21BC">
        <w:rPr>
          <w:lang w:eastAsia="pt-BR"/>
        </w:rPr>
        <w:t>3.8312</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No gráfico referente a terceira questão </w:t>
      </w:r>
      <w:r w:rsidR="00303308">
        <w:rPr>
          <w:lang w:eastAsia="pt-BR"/>
        </w:rPr>
        <w:t>a</w:t>
      </w:r>
      <w:r w:rsidR="002C21BC">
        <w:rPr>
          <w:lang w:eastAsia="pt-BR"/>
        </w:rPr>
        <w:t xml:space="preserve"> entrada é </w:t>
      </w:r>
      <w:r w:rsidR="002C21BC" w:rsidRPr="002C21BC">
        <w:rPr>
          <w:lang w:eastAsia="pt-BR"/>
        </w:rPr>
        <w:t>3.6679</w:t>
      </w:r>
      <w:r w:rsidR="002C21BC">
        <w:rPr>
          <w:lang w:eastAsia="pt-BR"/>
        </w:rPr>
        <w:t>. O valor de entrada tem suas maiores pertinências concentras nas funções Médio e Alto.</w:t>
      </w:r>
      <w:r w:rsidR="00303308">
        <w:rPr>
          <w:lang w:eastAsia="pt-BR"/>
        </w:rPr>
        <w:t xml:space="preserve"> </w:t>
      </w:r>
      <w:r w:rsidR="002C21BC">
        <w:rPr>
          <w:lang w:eastAsia="pt-BR"/>
        </w:rPr>
        <w:t xml:space="preserve">Por fim o gráfico da quarta questão tem como entrada </w:t>
      </w:r>
      <w:r w:rsidR="002C21BC" w:rsidRPr="002C21BC">
        <w:rPr>
          <w:lang w:eastAsia="pt-BR"/>
        </w:rPr>
        <w:t>3.6479</w:t>
      </w:r>
      <w:r w:rsidR="002C21BC">
        <w:rPr>
          <w:lang w:eastAsia="pt-BR"/>
        </w:rPr>
        <w:t>. O valor de entrada tem suas maiores pertinências concentras nas funções Médio e Alto.</w:t>
      </w:r>
    </w:p>
    <w:p w14:paraId="0B7CCEF9" w14:textId="77777777" w:rsidR="00303308" w:rsidRDefault="00656210" w:rsidP="00303308">
      <w:pPr>
        <w:rPr>
          <w:lang w:eastAsia="pt-BR"/>
        </w:rPr>
      </w:pPr>
      <w:r>
        <w:rPr>
          <w:lang w:eastAsia="pt-BR"/>
        </w:rPr>
        <w:t>Nas Figura 9</w:t>
      </w:r>
      <w:r w:rsidR="00303308">
        <w:rPr>
          <w:lang w:eastAsia="pt-BR"/>
        </w:rPr>
        <w:t xml:space="preserve"> são exibidos os gráficos referentes as quatro variáveis de entrada do sistema </w:t>
      </w:r>
      <w:proofErr w:type="spellStart"/>
      <w:r w:rsidR="00303308" w:rsidRPr="008563B8">
        <w:rPr>
          <w:i/>
          <w:lang w:eastAsia="pt-BR"/>
        </w:rPr>
        <w:t>fuzzy</w:t>
      </w:r>
      <w:proofErr w:type="spellEnd"/>
      <w:r w:rsidR="00303308">
        <w:rPr>
          <w:lang w:eastAsia="pt-BR"/>
        </w:rPr>
        <w:t xml:space="preserve"> elemento atividades colaborativas. Em azul está representada a função de pertinência Baixo, em amarelo a função Médio e em verde a função Alto. O valor de entrada é representado por uma linha na cor preto na vertical.</w:t>
      </w:r>
    </w:p>
    <w:p w14:paraId="4E1CDC08" w14:textId="77777777" w:rsidR="00303308" w:rsidRDefault="00303308" w:rsidP="007C2EE2">
      <w:pPr>
        <w:rPr>
          <w:lang w:eastAsia="pt-BR"/>
        </w:rPr>
      </w:pPr>
    </w:p>
    <w:p w14:paraId="4431F3E0" w14:textId="77777777" w:rsidR="00656210" w:rsidRDefault="00656210" w:rsidP="007C2EE2">
      <w:pPr>
        <w:rPr>
          <w:lang w:eastAsia="pt-BR"/>
        </w:rPr>
      </w:pPr>
    </w:p>
    <w:p w14:paraId="4B65B177" w14:textId="77777777" w:rsidR="00656210" w:rsidRDefault="00656210" w:rsidP="007C2EE2">
      <w:pPr>
        <w:rPr>
          <w:lang w:eastAsia="pt-BR"/>
        </w:rPr>
      </w:pPr>
    </w:p>
    <w:p w14:paraId="1755FAF3" w14:textId="77777777" w:rsidR="00656210" w:rsidRDefault="00656210" w:rsidP="007C2EE2">
      <w:pPr>
        <w:rPr>
          <w:lang w:eastAsia="pt-BR"/>
        </w:rPr>
      </w:pPr>
    </w:p>
    <w:p w14:paraId="5888F226" w14:textId="77777777" w:rsidR="00656210" w:rsidRDefault="00656210" w:rsidP="007C2EE2">
      <w:pPr>
        <w:rPr>
          <w:lang w:eastAsia="pt-BR"/>
        </w:rPr>
      </w:pPr>
    </w:p>
    <w:p w14:paraId="18BE8CA6" w14:textId="77777777" w:rsidR="00656210" w:rsidRDefault="00656210" w:rsidP="007C2EE2">
      <w:pPr>
        <w:rPr>
          <w:lang w:eastAsia="pt-BR"/>
        </w:rPr>
      </w:pPr>
    </w:p>
    <w:p w14:paraId="612684E9" w14:textId="77777777" w:rsidR="00656210" w:rsidRDefault="00656210" w:rsidP="007C2EE2">
      <w:pPr>
        <w:rPr>
          <w:lang w:eastAsia="pt-BR"/>
        </w:rPr>
      </w:pPr>
    </w:p>
    <w:p w14:paraId="1DC5B8DC" w14:textId="77777777" w:rsidR="00656210" w:rsidRDefault="00656210" w:rsidP="007C2EE2">
      <w:pPr>
        <w:rPr>
          <w:lang w:eastAsia="pt-BR"/>
        </w:rPr>
      </w:pPr>
    </w:p>
    <w:p w14:paraId="45519E12" w14:textId="77777777" w:rsidR="002C21BC" w:rsidRPr="00C373FE" w:rsidRDefault="007B169D" w:rsidP="00303308">
      <w:pPr>
        <w:ind w:firstLine="0"/>
        <w:jc w:val="center"/>
        <w:rPr>
          <w:b/>
          <w:sz w:val="20"/>
          <w:szCs w:val="20"/>
          <w:lang w:eastAsia="pt-BR"/>
        </w:rPr>
      </w:pPr>
      <w:r w:rsidRPr="00C373FE">
        <w:rPr>
          <w:b/>
          <w:sz w:val="20"/>
          <w:szCs w:val="20"/>
          <w:lang w:eastAsia="pt-BR"/>
        </w:rPr>
        <w:t xml:space="preserve">Figura 9 - </w:t>
      </w:r>
      <w:r w:rsidR="00303308" w:rsidRPr="00C373FE">
        <w:rPr>
          <w:b/>
          <w:sz w:val="20"/>
          <w:szCs w:val="20"/>
          <w:lang w:eastAsia="pt-BR"/>
        </w:rPr>
        <w:t>Elemento atividades colaborativas</w:t>
      </w:r>
      <w:r w:rsidR="00A858B9" w:rsidRPr="00C373FE">
        <w:rPr>
          <w:b/>
          <w:sz w:val="20"/>
          <w:szCs w:val="20"/>
          <w:lang w:eastAsia="pt-BR"/>
        </w:rPr>
        <w:t xml:space="preserve"> – Questões de 1 </w:t>
      </w:r>
      <w:proofErr w:type="gramStart"/>
      <w:r w:rsidR="00A858B9" w:rsidRPr="00C373FE">
        <w:rPr>
          <w:b/>
          <w:sz w:val="20"/>
          <w:szCs w:val="20"/>
          <w:lang w:eastAsia="pt-BR"/>
        </w:rPr>
        <w:t>à</w:t>
      </w:r>
      <w:proofErr w:type="gramEnd"/>
      <w:r w:rsidR="006A14CC" w:rsidRPr="00C373FE">
        <w:rPr>
          <w:b/>
          <w:sz w:val="20"/>
          <w:szCs w:val="20"/>
          <w:lang w:eastAsia="pt-BR"/>
        </w:rPr>
        <w:t xml:space="preserve"> 4</w:t>
      </w:r>
    </w:p>
    <w:p w14:paraId="672A03AF" w14:textId="77777777" w:rsidR="006A14CC" w:rsidRDefault="00264725" w:rsidP="00351850">
      <w:pPr>
        <w:ind w:firstLine="0"/>
        <w:rPr>
          <w:i/>
          <w:lang w:eastAsia="pt-BR"/>
        </w:rPr>
      </w:pPr>
      <w:r>
        <w:rPr>
          <w:i/>
          <w:noProof/>
          <w:lang w:eastAsia="pt-BR"/>
        </w:rPr>
        <w:pict w14:anchorId="66B9208B">
          <v:shape id="_x0000_s1064" type="#_x0000_t202" style="position:absolute;left:0;text-align:left;margin-left:-5.9pt;margin-top:5.85pt;width:465.05pt;height:238.45pt;z-index:251688959;mso-width-relative:margin;mso-height-relative:margin">
            <v:textbox style="mso-next-textbox:#_x0000_s1064">
              <w:txbxContent>
                <w:p w14:paraId="6F13486E" w14:textId="77777777" w:rsidR="00410569" w:rsidRPr="00683B17" w:rsidRDefault="00410569" w:rsidP="00351850">
                  <w:pPr>
                    <w:spacing w:line="276" w:lineRule="auto"/>
                    <w:jc w:val="left"/>
                    <w:rPr>
                      <w:rFonts w:ascii="Consolas" w:hAnsi="Consolas" w:cs="Courier New"/>
                      <w:sz w:val="20"/>
                      <w:szCs w:val="20"/>
                    </w:rPr>
                  </w:pPr>
                </w:p>
              </w:txbxContent>
            </v:textbox>
          </v:shape>
        </w:pict>
      </w:r>
    </w:p>
    <w:p w14:paraId="51DC4709" w14:textId="77777777"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14:anchorId="67225527" wp14:editId="2B299F26">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14:anchorId="76CB3072" wp14:editId="6C0E75BB">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14:anchorId="01C76B91" wp14:editId="5A764B0D">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6"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14:anchorId="072A2678" wp14:editId="77126D8E">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7"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14:paraId="0A9E04C8" w14:textId="77777777" w:rsidR="006A14CC" w:rsidRDefault="006A14CC" w:rsidP="00303308">
      <w:pPr>
        <w:ind w:firstLine="0"/>
        <w:jc w:val="center"/>
        <w:rPr>
          <w:i/>
          <w:lang w:eastAsia="pt-BR"/>
        </w:rPr>
      </w:pPr>
    </w:p>
    <w:p w14:paraId="6B2A1E55" w14:textId="77777777" w:rsidR="006A14CC" w:rsidRDefault="006A14CC" w:rsidP="00303308">
      <w:pPr>
        <w:ind w:firstLine="0"/>
        <w:jc w:val="center"/>
        <w:rPr>
          <w:i/>
          <w:lang w:eastAsia="pt-BR"/>
        </w:rPr>
      </w:pPr>
    </w:p>
    <w:p w14:paraId="49DA8D21" w14:textId="77777777" w:rsidR="006A14CC" w:rsidRDefault="006A14CC" w:rsidP="00303308">
      <w:pPr>
        <w:ind w:firstLine="0"/>
        <w:jc w:val="center"/>
        <w:rPr>
          <w:i/>
          <w:lang w:eastAsia="pt-BR"/>
        </w:rPr>
      </w:pPr>
    </w:p>
    <w:p w14:paraId="6064F457" w14:textId="77777777" w:rsidR="006A14CC" w:rsidRDefault="006A14CC" w:rsidP="00303308">
      <w:pPr>
        <w:ind w:firstLine="0"/>
        <w:jc w:val="center"/>
        <w:rPr>
          <w:i/>
          <w:lang w:eastAsia="pt-BR"/>
        </w:rPr>
      </w:pPr>
    </w:p>
    <w:p w14:paraId="1BFEA724" w14:textId="77777777" w:rsidR="006A14CC" w:rsidRDefault="006A14CC" w:rsidP="00303308">
      <w:pPr>
        <w:ind w:firstLine="0"/>
        <w:jc w:val="center"/>
        <w:rPr>
          <w:i/>
          <w:lang w:eastAsia="pt-BR"/>
        </w:rPr>
      </w:pPr>
    </w:p>
    <w:p w14:paraId="135EDB62" w14:textId="77777777" w:rsidR="006A14CC" w:rsidRDefault="006A14CC" w:rsidP="00303308">
      <w:pPr>
        <w:ind w:firstLine="0"/>
        <w:jc w:val="center"/>
        <w:rPr>
          <w:i/>
          <w:lang w:eastAsia="pt-BR"/>
        </w:rPr>
      </w:pPr>
    </w:p>
    <w:p w14:paraId="39130722" w14:textId="77777777" w:rsidR="006A14CC" w:rsidRDefault="006A14CC" w:rsidP="00303308">
      <w:pPr>
        <w:ind w:firstLine="0"/>
        <w:jc w:val="center"/>
        <w:rPr>
          <w:i/>
          <w:lang w:eastAsia="pt-BR"/>
        </w:rPr>
      </w:pPr>
    </w:p>
    <w:p w14:paraId="2A057699" w14:textId="77777777" w:rsidR="006A14CC" w:rsidRDefault="006A14CC" w:rsidP="00303308">
      <w:pPr>
        <w:ind w:firstLine="0"/>
        <w:jc w:val="center"/>
        <w:rPr>
          <w:i/>
          <w:lang w:eastAsia="pt-BR"/>
        </w:rPr>
      </w:pPr>
    </w:p>
    <w:p w14:paraId="2EA39DDB" w14:textId="77777777" w:rsidR="006A14CC" w:rsidRDefault="006A14CC" w:rsidP="00303308">
      <w:pPr>
        <w:ind w:firstLine="0"/>
        <w:jc w:val="center"/>
        <w:rPr>
          <w:i/>
          <w:lang w:eastAsia="pt-BR"/>
        </w:rPr>
      </w:pPr>
    </w:p>
    <w:p w14:paraId="55EB9EF8" w14:textId="77777777" w:rsidR="000F2841" w:rsidRDefault="000F2841" w:rsidP="00303308">
      <w:pPr>
        <w:ind w:firstLine="0"/>
        <w:jc w:val="center"/>
        <w:rPr>
          <w:i/>
          <w:lang w:eastAsia="pt-BR"/>
        </w:rPr>
      </w:pPr>
    </w:p>
    <w:p w14:paraId="4B3E63B7" w14:textId="77777777" w:rsidR="007B169D" w:rsidRPr="00C373FE" w:rsidRDefault="007B169D" w:rsidP="007B169D">
      <w:pPr>
        <w:ind w:firstLine="0"/>
        <w:jc w:val="center"/>
        <w:rPr>
          <w:sz w:val="20"/>
          <w:szCs w:val="20"/>
          <w:lang w:eastAsia="pt-BR"/>
        </w:rPr>
      </w:pPr>
      <w:r w:rsidRPr="00C373FE">
        <w:rPr>
          <w:sz w:val="20"/>
          <w:szCs w:val="20"/>
          <w:lang w:eastAsia="pt-BR"/>
        </w:rPr>
        <w:t>Fonte: Própria (2019).</w:t>
      </w:r>
    </w:p>
    <w:p w14:paraId="3384323B" w14:textId="77777777" w:rsidR="00351850" w:rsidRDefault="00351850" w:rsidP="00CD71F4">
      <w:pPr>
        <w:ind w:firstLine="0"/>
        <w:rPr>
          <w:i/>
          <w:lang w:eastAsia="pt-BR"/>
        </w:rPr>
      </w:pPr>
    </w:p>
    <w:p w14:paraId="7187D799" w14:textId="77777777" w:rsidR="00673939" w:rsidRDefault="000F2841" w:rsidP="001D43D4">
      <w:pPr>
        <w:rPr>
          <w:lang w:eastAsia="pt-BR"/>
        </w:rPr>
      </w:pPr>
      <w:r>
        <w:rPr>
          <w:lang w:eastAsia="pt-BR"/>
        </w:rPr>
        <w:t xml:space="preserve">No gráfico da primeira questão temos como entrada </w:t>
      </w:r>
      <w:r w:rsidRPr="000F2841">
        <w:rPr>
          <w:lang w:eastAsia="pt-BR"/>
        </w:rPr>
        <w:t>3.9109</w:t>
      </w:r>
      <w:r>
        <w:rPr>
          <w:lang w:eastAsia="pt-BR"/>
        </w:rPr>
        <w:t xml:space="preserve">. O valor de entrada tem suas maiores pertinências concentras nas funções Médio e Alto. O gráfico da segunda questão tem como entrada </w:t>
      </w:r>
      <w:r w:rsidRPr="000F2841">
        <w:rPr>
          <w:lang w:eastAsia="pt-BR"/>
        </w:rPr>
        <w:t>3.2968</w:t>
      </w:r>
      <w:r>
        <w:rPr>
          <w:lang w:eastAsia="pt-BR"/>
        </w:rPr>
        <w:t>. O valor de entrada tem suas maiores pertinências concentras nas funções Baixo</w:t>
      </w:r>
      <w:r w:rsidR="00E922C3">
        <w:rPr>
          <w:lang w:eastAsia="pt-BR"/>
        </w:rPr>
        <w:t xml:space="preserve"> e Médio. No gráfico referente à</w:t>
      </w:r>
      <w:r>
        <w:rPr>
          <w:lang w:eastAsia="pt-BR"/>
        </w:rPr>
        <w:t xml:space="preserve"> terceira questão a entrada é </w:t>
      </w:r>
      <w:r w:rsidRPr="000F2841">
        <w:rPr>
          <w:lang w:eastAsia="pt-BR"/>
        </w:rPr>
        <w:t>3.7254</w:t>
      </w:r>
      <w:r>
        <w:rPr>
          <w:lang w:eastAsia="pt-BR"/>
        </w:rPr>
        <w:t xml:space="preserve">. O valor de entrada tem suas maiores pertinências concentras nas funções Médio e Alto. Por fim o gráfico da quarta questão tem como entrada </w:t>
      </w:r>
      <w:r w:rsidRPr="000F2841">
        <w:rPr>
          <w:lang w:eastAsia="pt-BR"/>
        </w:rPr>
        <w:t>3.5788</w:t>
      </w:r>
      <w:r>
        <w:rPr>
          <w:lang w:eastAsia="pt-BR"/>
        </w:rPr>
        <w:t>. O valor de entrada tem suas maiores pertinências concentras nas funções Médio e Alto.</w:t>
      </w:r>
    </w:p>
    <w:p w14:paraId="03670471" w14:textId="77777777" w:rsidR="00673939" w:rsidRDefault="00673939" w:rsidP="007E7214">
      <w:pPr>
        <w:rPr>
          <w:lang w:eastAsia="pt-BR"/>
        </w:rPr>
      </w:pPr>
    </w:p>
    <w:p w14:paraId="22222045" w14:textId="77777777" w:rsidR="00656210" w:rsidRDefault="00656210" w:rsidP="007E7214">
      <w:pPr>
        <w:rPr>
          <w:lang w:eastAsia="pt-BR"/>
        </w:rPr>
      </w:pPr>
    </w:p>
    <w:p w14:paraId="123CB9E8" w14:textId="77777777" w:rsidR="00656210" w:rsidRDefault="00656210" w:rsidP="007E7214">
      <w:pPr>
        <w:rPr>
          <w:lang w:eastAsia="pt-BR"/>
        </w:rPr>
      </w:pPr>
    </w:p>
    <w:p w14:paraId="3EB4ADA8" w14:textId="77777777" w:rsidR="00656210" w:rsidRDefault="00656210" w:rsidP="007E7214">
      <w:pPr>
        <w:rPr>
          <w:lang w:eastAsia="pt-BR"/>
        </w:rPr>
      </w:pPr>
    </w:p>
    <w:p w14:paraId="3476DE99" w14:textId="77777777" w:rsidR="00656210" w:rsidRDefault="00656210" w:rsidP="007E7214">
      <w:pPr>
        <w:rPr>
          <w:lang w:eastAsia="pt-BR"/>
        </w:rPr>
      </w:pPr>
    </w:p>
    <w:p w14:paraId="4F4661E2" w14:textId="77777777" w:rsidR="00656210" w:rsidRDefault="00656210" w:rsidP="007E7214">
      <w:pPr>
        <w:rPr>
          <w:lang w:eastAsia="pt-BR"/>
        </w:rPr>
      </w:pPr>
    </w:p>
    <w:p w14:paraId="5A25EDD2" w14:textId="77777777" w:rsidR="00656210" w:rsidRDefault="00656210" w:rsidP="007E7214">
      <w:pPr>
        <w:rPr>
          <w:lang w:eastAsia="pt-BR"/>
        </w:rPr>
      </w:pPr>
    </w:p>
    <w:p w14:paraId="7C217F81" w14:textId="77777777" w:rsidR="00656210" w:rsidRDefault="00656210" w:rsidP="007E7214">
      <w:pPr>
        <w:rPr>
          <w:lang w:eastAsia="pt-BR"/>
        </w:rPr>
      </w:pPr>
    </w:p>
    <w:p w14:paraId="2C257F7C" w14:textId="77777777" w:rsidR="00656210" w:rsidRDefault="00656210" w:rsidP="007E7214">
      <w:pPr>
        <w:rPr>
          <w:lang w:eastAsia="pt-BR"/>
        </w:rPr>
      </w:pPr>
    </w:p>
    <w:p w14:paraId="35988932" w14:textId="77777777" w:rsidR="00656210" w:rsidRDefault="00656210" w:rsidP="007E7214">
      <w:pPr>
        <w:rPr>
          <w:lang w:eastAsia="pt-BR"/>
        </w:rPr>
      </w:pPr>
    </w:p>
    <w:p w14:paraId="37D41224" w14:textId="77777777" w:rsidR="00656210" w:rsidRDefault="00656210" w:rsidP="007E7214">
      <w:pPr>
        <w:rPr>
          <w:lang w:eastAsia="pt-BR"/>
        </w:rPr>
      </w:pPr>
    </w:p>
    <w:p w14:paraId="5DC8B3C9" w14:textId="77777777" w:rsidR="00673939" w:rsidRDefault="00656210" w:rsidP="00673939">
      <w:pPr>
        <w:rPr>
          <w:lang w:eastAsia="pt-BR"/>
        </w:rPr>
      </w:pPr>
      <w:r>
        <w:rPr>
          <w:lang w:eastAsia="pt-BR"/>
        </w:rPr>
        <w:t>Na Figura 10</w:t>
      </w:r>
      <w:r w:rsidR="00673939">
        <w:rPr>
          <w:lang w:eastAsia="pt-BR"/>
        </w:rPr>
        <w:t xml:space="preserve"> são exibidos os gráficos referentes as quatro variáveis de entrada do sistema </w:t>
      </w:r>
      <w:proofErr w:type="spellStart"/>
      <w:r w:rsidR="00673939" w:rsidRPr="008563B8">
        <w:rPr>
          <w:i/>
          <w:lang w:eastAsia="pt-BR"/>
        </w:rPr>
        <w:t>fuzzy</w:t>
      </w:r>
      <w:proofErr w:type="spellEnd"/>
      <w:r w:rsidR="00673939">
        <w:rPr>
          <w:lang w:eastAsia="pt-BR"/>
        </w:rPr>
        <w:t xml:space="preserve"> elemento atividades individuais. Em azul está representada a função de pertinência Baixo, em amarelo a função Médio e em verde a função Alto. O valor de entrada é representado por uma linha na cor preto na vertical.</w:t>
      </w:r>
    </w:p>
    <w:p w14:paraId="77A61582" w14:textId="77777777" w:rsidR="00673939" w:rsidRDefault="00673939" w:rsidP="007E7214">
      <w:pPr>
        <w:rPr>
          <w:lang w:eastAsia="pt-BR"/>
        </w:rPr>
      </w:pPr>
    </w:p>
    <w:p w14:paraId="39942738" w14:textId="77777777" w:rsidR="00673939" w:rsidRPr="00C373FE" w:rsidRDefault="007B169D" w:rsidP="00B46326">
      <w:pPr>
        <w:ind w:firstLine="0"/>
        <w:jc w:val="center"/>
        <w:rPr>
          <w:b/>
          <w:sz w:val="20"/>
          <w:szCs w:val="20"/>
          <w:lang w:eastAsia="pt-BR"/>
        </w:rPr>
      </w:pPr>
      <w:r w:rsidRPr="00C373FE">
        <w:rPr>
          <w:b/>
          <w:sz w:val="20"/>
          <w:szCs w:val="20"/>
          <w:lang w:eastAsia="pt-BR"/>
        </w:rPr>
        <w:t xml:space="preserve">Figura 10 - </w:t>
      </w:r>
      <w:r w:rsidR="00673939" w:rsidRPr="00C373FE">
        <w:rPr>
          <w:b/>
          <w:sz w:val="20"/>
          <w:szCs w:val="20"/>
          <w:lang w:eastAsia="pt-BR"/>
        </w:rPr>
        <w:t>Elemento atividad</w:t>
      </w:r>
      <w:r w:rsidR="00A858B9" w:rsidRPr="00C373FE">
        <w:rPr>
          <w:b/>
          <w:sz w:val="20"/>
          <w:szCs w:val="20"/>
          <w:lang w:eastAsia="pt-BR"/>
        </w:rPr>
        <w:t xml:space="preserve">es individuais – Questões de 1 </w:t>
      </w:r>
      <w:proofErr w:type="gramStart"/>
      <w:r w:rsidR="00A858B9" w:rsidRPr="00C373FE">
        <w:rPr>
          <w:b/>
          <w:sz w:val="20"/>
          <w:szCs w:val="20"/>
          <w:lang w:eastAsia="pt-BR"/>
        </w:rPr>
        <w:t>à</w:t>
      </w:r>
      <w:proofErr w:type="gramEnd"/>
      <w:r w:rsidR="00673939" w:rsidRPr="00C373FE">
        <w:rPr>
          <w:b/>
          <w:sz w:val="20"/>
          <w:szCs w:val="20"/>
          <w:lang w:eastAsia="pt-BR"/>
        </w:rPr>
        <w:t xml:space="preserve"> 4</w:t>
      </w:r>
    </w:p>
    <w:p w14:paraId="03B16717" w14:textId="77777777" w:rsidR="00B46326" w:rsidRDefault="00B46326" w:rsidP="00B46326">
      <w:pPr>
        <w:ind w:firstLine="0"/>
        <w:jc w:val="center"/>
        <w:rPr>
          <w:i/>
          <w:lang w:eastAsia="pt-BR"/>
        </w:rPr>
      </w:pPr>
    </w:p>
    <w:p w14:paraId="47CC855E" w14:textId="77777777" w:rsidR="00673939" w:rsidRDefault="00264725" w:rsidP="00673939">
      <w:pPr>
        <w:ind w:firstLine="0"/>
        <w:jc w:val="center"/>
        <w:rPr>
          <w:i/>
          <w:lang w:eastAsia="pt-BR"/>
        </w:rPr>
      </w:pPr>
      <w:r>
        <w:rPr>
          <w:noProof/>
          <w:lang w:eastAsia="pt-BR"/>
        </w:rPr>
        <w:pict w14:anchorId="1901E7FC">
          <v:shape id="_x0000_s1066" type="#_x0000_t202" style="position:absolute;left:0;text-align:left;margin-left:-7.85pt;margin-top:5pt;width:465.05pt;height:238.45pt;z-index:-251629571;mso-width-relative:margin;mso-height-relative:margin">
            <v:textbox style="mso-next-textbox:#_x0000_s1066">
              <w:txbxContent>
                <w:p w14:paraId="7FCD2D61" w14:textId="77777777" w:rsidR="00410569" w:rsidRDefault="00410569" w:rsidP="00CD71F4">
                  <w:pPr>
                    <w:spacing w:line="276" w:lineRule="auto"/>
                    <w:jc w:val="left"/>
                    <w:rPr>
                      <w:rFonts w:ascii="Consolas" w:hAnsi="Consolas" w:cs="Courier New"/>
                      <w:sz w:val="20"/>
                      <w:szCs w:val="20"/>
                    </w:rPr>
                  </w:pPr>
                </w:p>
                <w:p w14:paraId="7D52E8A8" w14:textId="77777777" w:rsidR="00410569" w:rsidRPr="00683B17" w:rsidRDefault="00410569" w:rsidP="00CD71F4">
                  <w:pPr>
                    <w:spacing w:line="276" w:lineRule="auto"/>
                    <w:jc w:val="left"/>
                    <w:rPr>
                      <w:rFonts w:ascii="Consolas" w:hAnsi="Consolas" w:cs="Courier New"/>
                      <w:sz w:val="20"/>
                      <w:szCs w:val="20"/>
                    </w:rPr>
                  </w:pPr>
                </w:p>
              </w:txbxContent>
            </v:textbox>
          </v:shape>
        </w:pict>
      </w:r>
    </w:p>
    <w:p w14:paraId="0C2540D7" w14:textId="77777777" w:rsidR="00673939" w:rsidRDefault="00B46326" w:rsidP="00673939">
      <w:pPr>
        <w:ind w:firstLine="0"/>
        <w:jc w:val="center"/>
        <w:rPr>
          <w:i/>
          <w:lang w:eastAsia="pt-BR"/>
        </w:rPr>
      </w:pPr>
      <w:r>
        <w:rPr>
          <w:i/>
          <w:noProof/>
          <w:lang w:eastAsia="pt-BR"/>
        </w:rPr>
        <w:lastRenderedPageBreak/>
        <w:drawing>
          <wp:anchor distT="0" distB="0" distL="114300" distR="114300" simplePos="0" relativeHeight="251717632" behindDoc="1" locked="0" layoutInCell="1" allowOverlap="1" wp14:anchorId="792D6AB6" wp14:editId="5E63C2D9">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14:anchorId="3436ED0D" wp14:editId="3A30ECFB">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14:anchorId="02002A2F" wp14:editId="5B5F0E1C">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14:anchorId="68AD3B7D" wp14:editId="58D009CB">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14:paraId="0C353BD8" w14:textId="77777777" w:rsidR="00673939" w:rsidRDefault="00673939" w:rsidP="00673939">
      <w:pPr>
        <w:ind w:firstLine="0"/>
        <w:jc w:val="center"/>
        <w:rPr>
          <w:i/>
          <w:lang w:eastAsia="pt-BR"/>
        </w:rPr>
      </w:pPr>
    </w:p>
    <w:p w14:paraId="714588BC" w14:textId="77777777" w:rsidR="00673939" w:rsidRPr="00673939" w:rsidRDefault="00673939" w:rsidP="00673939">
      <w:pPr>
        <w:ind w:firstLine="0"/>
        <w:jc w:val="center"/>
        <w:rPr>
          <w:i/>
          <w:lang w:eastAsia="pt-BR"/>
        </w:rPr>
      </w:pPr>
    </w:p>
    <w:p w14:paraId="139B8824" w14:textId="77777777" w:rsidR="00673939" w:rsidRDefault="00673939" w:rsidP="007E7214">
      <w:pPr>
        <w:rPr>
          <w:lang w:eastAsia="pt-BR"/>
        </w:rPr>
      </w:pPr>
    </w:p>
    <w:p w14:paraId="50C279A9" w14:textId="77777777" w:rsidR="00673939" w:rsidRDefault="00673939" w:rsidP="007E7214">
      <w:pPr>
        <w:rPr>
          <w:lang w:eastAsia="pt-BR"/>
        </w:rPr>
      </w:pPr>
    </w:p>
    <w:p w14:paraId="4FC22528" w14:textId="77777777" w:rsidR="00673939" w:rsidRDefault="00673939" w:rsidP="007E7214">
      <w:pPr>
        <w:rPr>
          <w:lang w:eastAsia="pt-BR"/>
        </w:rPr>
      </w:pPr>
    </w:p>
    <w:p w14:paraId="6618446C" w14:textId="77777777" w:rsidR="00673939" w:rsidRDefault="00673939" w:rsidP="007E7214">
      <w:pPr>
        <w:rPr>
          <w:lang w:eastAsia="pt-BR"/>
        </w:rPr>
      </w:pPr>
    </w:p>
    <w:p w14:paraId="4C05DBB8" w14:textId="77777777" w:rsidR="00673939" w:rsidRDefault="00673939" w:rsidP="007E7214">
      <w:pPr>
        <w:rPr>
          <w:lang w:eastAsia="pt-BR"/>
        </w:rPr>
      </w:pPr>
    </w:p>
    <w:p w14:paraId="17CAFEAF" w14:textId="77777777" w:rsidR="00673939" w:rsidRDefault="00673939" w:rsidP="007E7214">
      <w:pPr>
        <w:rPr>
          <w:lang w:eastAsia="pt-BR"/>
        </w:rPr>
      </w:pPr>
    </w:p>
    <w:p w14:paraId="61993512" w14:textId="77777777" w:rsidR="00CA4574" w:rsidRDefault="00CA4574" w:rsidP="00CA4574">
      <w:pPr>
        <w:rPr>
          <w:lang w:eastAsia="pt-BR"/>
        </w:rPr>
      </w:pPr>
    </w:p>
    <w:p w14:paraId="4D95E7E7" w14:textId="77777777" w:rsidR="00CD71F4" w:rsidRDefault="00CD71F4" w:rsidP="00CA4574">
      <w:pPr>
        <w:rPr>
          <w:lang w:eastAsia="pt-BR"/>
        </w:rPr>
      </w:pPr>
    </w:p>
    <w:p w14:paraId="0AEE6622" w14:textId="77777777" w:rsidR="007B169D" w:rsidRPr="00C373FE" w:rsidRDefault="007B169D" w:rsidP="007B169D">
      <w:pPr>
        <w:ind w:firstLine="0"/>
        <w:jc w:val="center"/>
        <w:rPr>
          <w:sz w:val="20"/>
          <w:szCs w:val="20"/>
          <w:lang w:eastAsia="pt-BR"/>
        </w:rPr>
      </w:pPr>
      <w:r w:rsidRPr="00C373FE">
        <w:rPr>
          <w:sz w:val="20"/>
          <w:szCs w:val="20"/>
          <w:lang w:eastAsia="pt-BR"/>
        </w:rPr>
        <w:t>Fonte: Própria (2019).</w:t>
      </w:r>
    </w:p>
    <w:p w14:paraId="76D0D853" w14:textId="77777777" w:rsidR="00B46326" w:rsidRDefault="00B46326" w:rsidP="00CA4574">
      <w:pPr>
        <w:rPr>
          <w:lang w:eastAsia="pt-BR"/>
        </w:rPr>
      </w:pPr>
    </w:p>
    <w:p w14:paraId="4507EE46" w14:textId="77777777" w:rsidR="00CA4574" w:rsidRDefault="00CA4574" w:rsidP="00CA4574">
      <w:pPr>
        <w:rPr>
          <w:lang w:eastAsia="pt-BR"/>
        </w:rPr>
      </w:pPr>
      <w:r>
        <w:rPr>
          <w:lang w:eastAsia="pt-BR"/>
        </w:rPr>
        <w:t xml:space="preserve">No gráfico da primeira questão temos como entrada </w:t>
      </w:r>
      <w:r w:rsidRPr="00CA4574">
        <w:rPr>
          <w:lang w:eastAsia="pt-BR"/>
        </w:rPr>
        <w:t>3.8182</w:t>
      </w:r>
      <w:r>
        <w:rPr>
          <w:lang w:eastAsia="pt-BR"/>
        </w:rPr>
        <w:t xml:space="preserve">. O valor de entrada tem suas maiores pertinências concentras nas funções Médio e Alto. O gráfico da segunda questão tem como entrada </w:t>
      </w:r>
      <w:r w:rsidRPr="00CA4574">
        <w:rPr>
          <w:lang w:eastAsia="pt-BR"/>
        </w:rPr>
        <w:t>3.5937</w:t>
      </w:r>
      <w:r>
        <w:rPr>
          <w:lang w:eastAsia="pt-BR"/>
        </w:rPr>
        <w:t>. O valor de entrada tem suas maiores pertinências concentras nas funções Médi</w:t>
      </w:r>
      <w:r w:rsidR="00C349A7">
        <w:rPr>
          <w:lang w:eastAsia="pt-BR"/>
        </w:rPr>
        <w:t>o e Alto. No gráfico referente à</w:t>
      </w:r>
      <w:r>
        <w:rPr>
          <w:lang w:eastAsia="pt-BR"/>
        </w:rPr>
        <w:t xml:space="preserve"> terceira questão a entrada é </w:t>
      </w:r>
      <w:r w:rsidRPr="00CA4574">
        <w:rPr>
          <w:lang w:eastAsia="pt-BR"/>
        </w:rPr>
        <w:t>3.8126</w:t>
      </w:r>
      <w:r>
        <w:rPr>
          <w:lang w:eastAsia="pt-BR"/>
        </w:rPr>
        <w:t xml:space="preserve">. O valor de entrada tem suas maiores pertinências concentras nas funções Médio e Alto. Por fim o gráfico da quarta questão tem como entrada </w:t>
      </w:r>
      <w:r w:rsidRPr="00CA4574">
        <w:rPr>
          <w:lang w:eastAsia="pt-BR"/>
        </w:rPr>
        <w:t>3.6531</w:t>
      </w:r>
      <w:r>
        <w:rPr>
          <w:lang w:eastAsia="pt-BR"/>
        </w:rPr>
        <w:t>. O valor de entrada tem suas maiores pertinências concentras nas funções Médio e Alto.</w:t>
      </w:r>
    </w:p>
    <w:p w14:paraId="5C4CD2AA" w14:textId="77777777" w:rsidR="00656210" w:rsidRDefault="00656210" w:rsidP="00CA4574">
      <w:pPr>
        <w:rPr>
          <w:lang w:eastAsia="pt-BR"/>
        </w:rPr>
      </w:pPr>
    </w:p>
    <w:p w14:paraId="0A3A986E" w14:textId="77777777" w:rsidR="00656210" w:rsidRDefault="00656210" w:rsidP="00CA4574">
      <w:pPr>
        <w:rPr>
          <w:lang w:eastAsia="pt-BR"/>
        </w:rPr>
      </w:pPr>
    </w:p>
    <w:p w14:paraId="04F6712E" w14:textId="77777777" w:rsidR="00656210" w:rsidRDefault="00656210" w:rsidP="00CA4574">
      <w:pPr>
        <w:rPr>
          <w:lang w:eastAsia="pt-BR"/>
        </w:rPr>
      </w:pPr>
    </w:p>
    <w:p w14:paraId="7D60B48B" w14:textId="77777777" w:rsidR="00656210" w:rsidRDefault="00656210" w:rsidP="00CA4574">
      <w:pPr>
        <w:rPr>
          <w:lang w:eastAsia="pt-BR"/>
        </w:rPr>
      </w:pPr>
    </w:p>
    <w:p w14:paraId="01FB399A" w14:textId="77777777" w:rsidR="00656210" w:rsidRDefault="00656210" w:rsidP="00CA4574">
      <w:pPr>
        <w:rPr>
          <w:lang w:eastAsia="pt-BR"/>
        </w:rPr>
      </w:pPr>
    </w:p>
    <w:p w14:paraId="1DDD7B3A" w14:textId="77777777" w:rsidR="00CA4574" w:rsidRDefault="00656210" w:rsidP="00CA4574">
      <w:pPr>
        <w:rPr>
          <w:lang w:eastAsia="pt-BR"/>
        </w:rPr>
      </w:pPr>
      <w:r>
        <w:rPr>
          <w:lang w:eastAsia="pt-BR"/>
        </w:rPr>
        <w:t>Na Figura 11</w:t>
      </w:r>
      <w:r w:rsidR="00CA4574">
        <w:rPr>
          <w:lang w:eastAsia="pt-BR"/>
        </w:rPr>
        <w:t xml:space="preserve"> são exibidos os gráficos referentes as quatro variáveis de entrada do sistema </w:t>
      </w:r>
      <w:proofErr w:type="spellStart"/>
      <w:r w:rsidR="00CA4574" w:rsidRPr="008563B8">
        <w:rPr>
          <w:i/>
          <w:lang w:eastAsia="pt-BR"/>
        </w:rPr>
        <w:t>fuzzy</w:t>
      </w:r>
      <w:proofErr w:type="spellEnd"/>
      <w:r w:rsidR="00CA4574" w:rsidRPr="008563B8">
        <w:rPr>
          <w:i/>
          <w:lang w:eastAsia="pt-BR"/>
        </w:rPr>
        <w:t xml:space="preserve"> </w:t>
      </w:r>
      <w:r w:rsidR="00CA4574">
        <w:rPr>
          <w:lang w:eastAsia="pt-BR"/>
        </w:rPr>
        <w:t>elemento fóruns de discussão. Em azul está representada a função de pertinência Baixo, em amarelo a função Médio e em verde a função Alto. O valor de entrada é representado por uma linha na cor preto na vertical.</w:t>
      </w:r>
    </w:p>
    <w:p w14:paraId="54CD0EFA" w14:textId="77777777" w:rsidR="001D43D4" w:rsidRDefault="001D43D4" w:rsidP="001D43D4">
      <w:pPr>
        <w:ind w:firstLine="0"/>
        <w:rPr>
          <w:lang w:eastAsia="pt-BR"/>
        </w:rPr>
      </w:pPr>
    </w:p>
    <w:p w14:paraId="59C4726C" w14:textId="77777777" w:rsidR="00CA4574" w:rsidRPr="00C373FE" w:rsidRDefault="007B169D" w:rsidP="00CA4574">
      <w:pPr>
        <w:ind w:firstLine="0"/>
        <w:jc w:val="center"/>
        <w:rPr>
          <w:b/>
          <w:sz w:val="20"/>
          <w:szCs w:val="20"/>
          <w:lang w:eastAsia="pt-BR"/>
        </w:rPr>
      </w:pPr>
      <w:r w:rsidRPr="00C373FE">
        <w:rPr>
          <w:b/>
          <w:sz w:val="20"/>
          <w:szCs w:val="20"/>
          <w:lang w:eastAsia="pt-BR"/>
        </w:rPr>
        <w:t xml:space="preserve">Figura 11 - </w:t>
      </w:r>
      <w:r w:rsidR="00CA4574" w:rsidRPr="00C373FE">
        <w:rPr>
          <w:b/>
          <w:sz w:val="20"/>
          <w:szCs w:val="20"/>
          <w:lang w:eastAsia="pt-BR"/>
        </w:rPr>
        <w:t>Elemento fórun</w:t>
      </w:r>
      <w:r w:rsidR="00A858B9" w:rsidRPr="00C373FE">
        <w:rPr>
          <w:b/>
          <w:sz w:val="20"/>
          <w:szCs w:val="20"/>
          <w:lang w:eastAsia="pt-BR"/>
        </w:rPr>
        <w:t xml:space="preserve">s de discussão – Questões de 1 </w:t>
      </w:r>
      <w:proofErr w:type="gramStart"/>
      <w:r w:rsidR="00A858B9" w:rsidRPr="00C373FE">
        <w:rPr>
          <w:b/>
          <w:sz w:val="20"/>
          <w:szCs w:val="20"/>
          <w:lang w:eastAsia="pt-BR"/>
        </w:rPr>
        <w:t xml:space="preserve">à </w:t>
      </w:r>
      <w:r w:rsidR="00CA4574" w:rsidRPr="00C373FE">
        <w:rPr>
          <w:b/>
          <w:sz w:val="20"/>
          <w:szCs w:val="20"/>
          <w:lang w:eastAsia="pt-BR"/>
        </w:rPr>
        <w:t xml:space="preserve"> 4</w:t>
      </w:r>
      <w:proofErr w:type="gramEnd"/>
    </w:p>
    <w:p w14:paraId="60667EC3" w14:textId="77777777" w:rsidR="00A241A5" w:rsidRDefault="00264725" w:rsidP="00CA4574">
      <w:pPr>
        <w:ind w:firstLine="0"/>
        <w:jc w:val="center"/>
        <w:rPr>
          <w:i/>
          <w:lang w:eastAsia="pt-BR"/>
        </w:rPr>
      </w:pPr>
      <w:r>
        <w:rPr>
          <w:noProof/>
          <w:lang w:eastAsia="pt-BR"/>
        </w:rPr>
        <w:pict w14:anchorId="4014935A">
          <v:shape id="_x0000_s1067" type="#_x0000_t202" style="position:absolute;left:0;text-align:left;margin-left:-10.1pt;margin-top:19.6pt;width:465.05pt;height:238.45pt;z-index:-251630596;mso-width-relative:margin;mso-height-relative:margin">
            <v:textbox style="mso-next-textbox:#_x0000_s1067">
              <w:txbxContent>
                <w:p w14:paraId="553ED956" w14:textId="77777777" w:rsidR="00410569" w:rsidRDefault="00410569" w:rsidP="001D43D4">
                  <w:pPr>
                    <w:spacing w:line="276" w:lineRule="auto"/>
                    <w:jc w:val="left"/>
                    <w:rPr>
                      <w:rFonts w:ascii="Consolas" w:hAnsi="Consolas" w:cs="Courier New"/>
                      <w:sz w:val="20"/>
                      <w:szCs w:val="20"/>
                    </w:rPr>
                  </w:pPr>
                </w:p>
                <w:p w14:paraId="6724A45D" w14:textId="77777777" w:rsidR="00410569" w:rsidRPr="00683B17" w:rsidRDefault="00410569" w:rsidP="001D43D4">
                  <w:pPr>
                    <w:spacing w:line="276" w:lineRule="auto"/>
                    <w:jc w:val="left"/>
                    <w:rPr>
                      <w:rFonts w:ascii="Consolas" w:hAnsi="Consolas" w:cs="Courier New"/>
                      <w:sz w:val="20"/>
                      <w:szCs w:val="20"/>
                    </w:rPr>
                  </w:pPr>
                </w:p>
              </w:txbxContent>
            </v:textbox>
          </v:shape>
        </w:pict>
      </w:r>
    </w:p>
    <w:p w14:paraId="5719DD66" w14:textId="77777777"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14:anchorId="7065BF08" wp14:editId="0A5E7FDC">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14:anchorId="665BC867" wp14:editId="6A23FB12">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2"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14:anchorId="0163D1B6" wp14:editId="6D70E35E">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3"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14:paraId="164F74BD" w14:textId="77777777" w:rsidR="00673939" w:rsidRDefault="00673939" w:rsidP="00673939">
      <w:pPr>
        <w:ind w:firstLine="0"/>
        <w:rPr>
          <w:lang w:eastAsia="pt-BR"/>
        </w:rPr>
      </w:pPr>
    </w:p>
    <w:p w14:paraId="013E329B" w14:textId="77777777" w:rsidR="00673939" w:rsidRDefault="00673939" w:rsidP="007E7214">
      <w:pPr>
        <w:rPr>
          <w:lang w:eastAsia="pt-BR"/>
        </w:rPr>
      </w:pPr>
    </w:p>
    <w:p w14:paraId="4A2823C6" w14:textId="77777777" w:rsidR="00CA4574" w:rsidRDefault="00CA4574" w:rsidP="007E7214">
      <w:pPr>
        <w:rPr>
          <w:lang w:eastAsia="pt-BR"/>
        </w:rPr>
      </w:pPr>
    </w:p>
    <w:p w14:paraId="00F13701" w14:textId="77777777" w:rsidR="00CA4574" w:rsidRDefault="00CA4574" w:rsidP="007E7214">
      <w:pPr>
        <w:rPr>
          <w:lang w:eastAsia="pt-BR"/>
        </w:rPr>
      </w:pPr>
    </w:p>
    <w:p w14:paraId="40D7D8A9" w14:textId="77777777" w:rsidR="00CA4574" w:rsidRDefault="00CA4574" w:rsidP="007E7214">
      <w:pPr>
        <w:rPr>
          <w:lang w:eastAsia="pt-BR"/>
        </w:rPr>
      </w:pPr>
    </w:p>
    <w:p w14:paraId="339FA72F" w14:textId="77777777" w:rsidR="00CA4574" w:rsidRDefault="00B44B80" w:rsidP="007E7214">
      <w:pPr>
        <w:rPr>
          <w:lang w:eastAsia="pt-BR"/>
        </w:rPr>
      </w:pPr>
      <w:r>
        <w:rPr>
          <w:noProof/>
          <w:lang w:eastAsia="pt-BR"/>
        </w:rPr>
        <w:drawing>
          <wp:anchor distT="0" distB="0" distL="114300" distR="114300" simplePos="0" relativeHeight="251723776" behindDoc="1" locked="0" layoutInCell="1" allowOverlap="1" wp14:anchorId="1ECF8C75" wp14:editId="1B4C1489">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4"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14:paraId="0EDD8893" w14:textId="77777777" w:rsidR="00CA4574" w:rsidRDefault="00CA4574" w:rsidP="007E7214">
      <w:pPr>
        <w:rPr>
          <w:lang w:eastAsia="pt-BR"/>
        </w:rPr>
      </w:pPr>
    </w:p>
    <w:p w14:paraId="63CD225A" w14:textId="77777777" w:rsidR="00CA4574" w:rsidRDefault="00CA4574" w:rsidP="007E7214">
      <w:pPr>
        <w:rPr>
          <w:lang w:eastAsia="pt-BR"/>
        </w:rPr>
      </w:pPr>
    </w:p>
    <w:p w14:paraId="4FABC451" w14:textId="77777777" w:rsidR="00CA4574" w:rsidRDefault="00CA4574" w:rsidP="007E7214">
      <w:pPr>
        <w:rPr>
          <w:lang w:eastAsia="pt-BR"/>
        </w:rPr>
      </w:pPr>
    </w:p>
    <w:p w14:paraId="0B97274E" w14:textId="77777777" w:rsidR="00CA4574" w:rsidRDefault="00CA4574" w:rsidP="007E7214">
      <w:pPr>
        <w:rPr>
          <w:lang w:eastAsia="pt-BR"/>
        </w:rPr>
      </w:pPr>
    </w:p>
    <w:p w14:paraId="40CB8093" w14:textId="77777777" w:rsidR="00CA4574" w:rsidRDefault="00CA4574" w:rsidP="007E7214">
      <w:pPr>
        <w:rPr>
          <w:lang w:eastAsia="pt-BR"/>
        </w:rPr>
      </w:pPr>
    </w:p>
    <w:p w14:paraId="5A106BCE" w14:textId="77777777" w:rsidR="007B169D" w:rsidRPr="00C373FE" w:rsidRDefault="007B169D" w:rsidP="007B169D">
      <w:pPr>
        <w:ind w:firstLine="0"/>
        <w:jc w:val="center"/>
        <w:rPr>
          <w:sz w:val="20"/>
          <w:szCs w:val="20"/>
          <w:lang w:eastAsia="pt-BR"/>
        </w:rPr>
      </w:pPr>
      <w:r w:rsidRPr="00C373FE">
        <w:rPr>
          <w:sz w:val="20"/>
          <w:szCs w:val="20"/>
          <w:lang w:eastAsia="pt-BR"/>
        </w:rPr>
        <w:t>Fonte: Própria (2019).</w:t>
      </w:r>
    </w:p>
    <w:p w14:paraId="4304A6F6" w14:textId="77777777" w:rsidR="00CA4574" w:rsidRDefault="00CA4574" w:rsidP="007E7214">
      <w:pPr>
        <w:rPr>
          <w:lang w:eastAsia="pt-BR"/>
        </w:rPr>
      </w:pPr>
    </w:p>
    <w:p w14:paraId="2485FF24" w14:textId="77777777" w:rsidR="00B44B80" w:rsidRDefault="00B44B80" w:rsidP="00B44B80">
      <w:pPr>
        <w:rPr>
          <w:lang w:eastAsia="pt-BR"/>
        </w:rPr>
      </w:pPr>
      <w:r>
        <w:rPr>
          <w:lang w:eastAsia="pt-BR"/>
        </w:rPr>
        <w:t xml:space="preserve">No gráfico da primeira questão temos como entrada </w:t>
      </w:r>
      <w:r w:rsidRPr="00B44B80">
        <w:rPr>
          <w:lang w:eastAsia="pt-BR"/>
        </w:rPr>
        <w:t>3.6549</w:t>
      </w:r>
      <w:r>
        <w:rPr>
          <w:lang w:eastAsia="pt-BR"/>
        </w:rPr>
        <w:t xml:space="preserve">. O valor de entrada tem suas maiores pertinências concentras nas funções Médio e Alto. O gráfico da segunda questão tem como entrada </w:t>
      </w:r>
      <w:r w:rsidRPr="00B44B80">
        <w:rPr>
          <w:lang w:eastAsia="pt-BR"/>
        </w:rPr>
        <w:t>3.5584</w:t>
      </w:r>
      <w:r>
        <w:rPr>
          <w:lang w:eastAsia="pt-BR"/>
        </w:rPr>
        <w:t xml:space="preserve">. O valor de entrada tem suas maiores pertinências concentras nas funções Médio </w:t>
      </w:r>
      <w:r w:rsidR="002E1949">
        <w:rPr>
          <w:lang w:eastAsia="pt-BR"/>
        </w:rPr>
        <w:t>e Alto. No gráfico referente à</w:t>
      </w:r>
      <w:r>
        <w:rPr>
          <w:lang w:eastAsia="pt-BR"/>
        </w:rPr>
        <w:t xml:space="preserve"> terceira questão a entrada é </w:t>
      </w:r>
      <w:r w:rsidRPr="00B44B80">
        <w:rPr>
          <w:lang w:eastAsia="pt-BR"/>
        </w:rPr>
        <w:t>3.5955</w:t>
      </w:r>
      <w:r>
        <w:rPr>
          <w:lang w:eastAsia="pt-BR"/>
        </w:rPr>
        <w:t xml:space="preserve">. O valor de entrada tem suas maiores pertinências concentras nas funções Médio e Alto. Por fim o gráfico da quarta questão tem como entrada </w:t>
      </w:r>
      <w:r w:rsidRPr="00B44B80">
        <w:rPr>
          <w:lang w:eastAsia="pt-BR"/>
        </w:rPr>
        <w:t>3.5306</w:t>
      </w:r>
      <w:r>
        <w:rPr>
          <w:lang w:eastAsia="pt-BR"/>
        </w:rPr>
        <w:t>. O valor de entrada tem suas maiores pertinências concentras nas funções Médio e Alto.</w:t>
      </w:r>
    </w:p>
    <w:p w14:paraId="4399BE67" w14:textId="77777777" w:rsidR="00656210" w:rsidRDefault="00656210" w:rsidP="00B44B80">
      <w:pPr>
        <w:rPr>
          <w:lang w:eastAsia="pt-BR"/>
        </w:rPr>
      </w:pPr>
    </w:p>
    <w:p w14:paraId="7C2A4357" w14:textId="77777777" w:rsidR="00656210" w:rsidRDefault="00656210" w:rsidP="00B44B80">
      <w:pPr>
        <w:rPr>
          <w:lang w:eastAsia="pt-BR"/>
        </w:rPr>
      </w:pPr>
    </w:p>
    <w:p w14:paraId="7C665D35" w14:textId="77777777" w:rsidR="00656210" w:rsidRDefault="00656210" w:rsidP="00B44B80">
      <w:pPr>
        <w:rPr>
          <w:lang w:eastAsia="pt-BR"/>
        </w:rPr>
      </w:pPr>
    </w:p>
    <w:p w14:paraId="7E12BD26" w14:textId="77777777" w:rsidR="00656210" w:rsidRDefault="00656210" w:rsidP="00B44B80">
      <w:pPr>
        <w:rPr>
          <w:lang w:eastAsia="pt-BR"/>
        </w:rPr>
      </w:pPr>
    </w:p>
    <w:p w14:paraId="2FEF6799" w14:textId="77777777" w:rsidR="00656210" w:rsidRDefault="00656210" w:rsidP="00B44B80">
      <w:pPr>
        <w:rPr>
          <w:lang w:eastAsia="pt-BR"/>
        </w:rPr>
      </w:pPr>
    </w:p>
    <w:p w14:paraId="0E6617C0" w14:textId="77777777" w:rsidR="00A858B9" w:rsidRDefault="00656210" w:rsidP="00656210">
      <w:pPr>
        <w:rPr>
          <w:lang w:eastAsia="pt-BR"/>
        </w:rPr>
      </w:pPr>
      <w:r>
        <w:rPr>
          <w:lang w:eastAsia="pt-BR"/>
        </w:rPr>
        <w:t>Na Figura 12</w:t>
      </w:r>
      <w:r w:rsidR="006C2199">
        <w:rPr>
          <w:lang w:eastAsia="pt-BR"/>
        </w:rPr>
        <w:t xml:space="preserve"> são exibidos os gráficos referentes as quatro variáveis de entrada do sistema </w:t>
      </w:r>
      <w:proofErr w:type="spellStart"/>
      <w:r w:rsidR="006C2199" w:rsidRPr="008563B8">
        <w:rPr>
          <w:i/>
          <w:lang w:eastAsia="pt-BR"/>
        </w:rPr>
        <w:t>fuzzy</w:t>
      </w:r>
      <w:proofErr w:type="spellEnd"/>
      <w:r w:rsidR="006C2199">
        <w:rPr>
          <w:lang w:eastAsia="pt-BR"/>
        </w:rPr>
        <w:t xml:space="preserve"> elemento </w:t>
      </w:r>
      <w:proofErr w:type="spellStart"/>
      <w:r w:rsidR="006C2199" w:rsidRPr="008563B8">
        <w:rPr>
          <w:i/>
          <w:lang w:eastAsia="pt-BR"/>
        </w:rPr>
        <w:t>webinars</w:t>
      </w:r>
      <w:proofErr w:type="spellEnd"/>
      <w:r w:rsidR="006C2199">
        <w:rPr>
          <w:lang w:eastAsia="pt-BR"/>
        </w:rPr>
        <w:t>. Em azul está representada a função de pertinência Baixo, em amarelo a função Médio e em verde a função Alto. O valor de entrada é representado por uma linha na cor preto na vertical.</w:t>
      </w:r>
    </w:p>
    <w:p w14:paraId="7DA9D8F1" w14:textId="77777777" w:rsidR="00A858B9" w:rsidRDefault="00A858B9" w:rsidP="004E5AEB">
      <w:pPr>
        <w:ind w:firstLine="0"/>
        <w:rPr>
          <w:lang w:eastAsia="pt-BR"/>
        </w:rPr>
      </w:pPr>
    </w:p>
    <w:p w14:paraId="77F49E97" w14:textId="77777777" w:rsidR="00B44B80" w:rsidRPr="00C373FE" w:rsidRDefault="007B169D" w:rsidP="007926BA">
      <w:pPr>
        <w:ind w:firstLine="0"/>
        <w:jc w:val="center"/>
        <w:rPr>
          <w:b/>
          <w:sz w:val="20"/>
          <w:szCs w:val="20"/>
          <w:lang w:eastAsia="pt-BR"/>
        </w:rPr>
      </w:pPr>
      <w:r w:rsidRPr="00C373FE">
        <w:rPr>
          <w:b/>
          <w:sz w:val="20"/>
          <w:szCs w:val="20"/>
          <w:lang w:eastAsia="pt-BR"/>
        </w:rPr>
        <w:t xml:space="preserve">Figura 12 - </w:t>
      </w:r>
      <w:r w:rsidR="007926BA" w:rsidRPr="00C373FE">
        <w:rPr>
          <w:b/>
          <w:sz w:val="20"/>
          <w:szCs w:val="20"/>
          <w:lang w:eastAsia="pt-BR"/>
        </w:rPr>
        <w:t>Ele</w:t>
      </w:r>
      <w:r w:rsidR="00A858B9" w:rsidRPr="00C373FE">
        <w:rPr>
          <w:b/>
          <w:sz w:val="20"/>
          <w:szCs w:val="20"/>
          <w:lang w:eastAsia="pt-BR"/>
        </w:rPr>
        <w:t xml:space="preserve">mento </w:t>
      </w:r>
      <w:proofErr w:type="spellStart"/>
      <w:r w:rsidR="00A858B9" w:rsidRPr="00C373FE">
        <w:rPr>
          <w:b/>
          <w:sz w:val="20"/>
          <w:szCs w:val="20"/>
          <w:lang w:eastAsia="pt-BR"/>
        </w:rPr>
        <w:t>webinars</w:t>
      </w:r>
      <w:proofErr w:type="spellEnd"/>
      <w:r w:rsidR="00A858B9" w:rsidRPr="00C373FE">
        <w:rPr>
          <w:b/>
          <w:sz w:val="20"/>
          <w:szCs w:val="20"/>
          <w:lang w:eastAsia="pt-BR"/>
        </w:rPr>
        <w:t xml:space="preserve"> – Questões de 1 </w:t>
      </w:r>
      <w:proofErr w:type="gramStart"/>
      <w:r w:rsidR="00A858B9" w:rsidRPr="00C373FE">
        <w:rPr>
          <w:b/>
          <w:sz w:val="20"/>
          <w:szCs w:val="20"/>
          <w:lang w:eastAsia="pt-BR"/>
        </w:rPr>
        <w:t>à</w:t>
      </w:r>
      <w:proofErr w:type="gramEnd"/>
      <w:r w:rsidR="007926BA" w:rsidRPr="00C373FE">
        <w:rPr>
          <w:b/>
          <w:sz w:val="20"/>
          <w:szCs w:val="20"/>
          <w:lang w:eastAsia="pt-BR"/>
        </w:rPr>
        <w:t xml:space="preserve"> 4</w:t>
      </w:r>
    </w:p>
    <w:p w14:paraId="7E750F99" w14:textId="77777777" w:rsidR="004E5AEB" w:rsidRPr="007926BA" w:rsidRDefault="004E5AEB" w:rsidP="007926BA">
      <w:pPr>
        <w:ind w:firstLine="0"/>
        <w:jc w:val="center"/>
        <w:rPr>
          <w:i/>
          <w:lang w:eastAsia="pt-BR"/>
        </w:rPr>
      </w:pPr>
    </w:p>
    <w:p w14:paraId="6BE44D73" w14:textId="77777777" w:rsidR="00B44B80" w:rsidRDefault="004E5AEB" w:rsidP="007E7214">
      <w:pPr>
        <w:rPr>
          <w:lang w:eastAsia="pt-BR"/>
        </w:rPr>
      </w:pPr>
      <w:r>
        <w:rPr>
          <w:noProof/>
          <w:lang w:eastAsia="pt-BR"/>
        </w:rPr>
        <w:drawing>
          <wp:anchor distT="0" distB="0" distL="114300" distR="114300" simplePos="0" relativeHeight="251725824" behindDoc="1" locked="0" layoutInCell="1" allowOverlap="1" wp14:anchorId="50BC8FCE" wp14:editId="6CE5A8FA">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5"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14:anchorId="4190622D" wp14:editId="5B132CCA">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264725">
        <w:rPr>
          <w:noProof/>
          <w:lang w:eastAsia="pt-BR"/>
        </w:rPr>
        <w:pict w14:anchorId="09AA366D">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14:paraId="532CADAF" w14:textId="77777777" w:rsidR="00410569" w:rsidRDefault="00410569" w:rsidP="004E5AEB">
                  <w:pPr>
                    <w:spacing w:line="276" w:lineRule="auto"/>
                    <w:jc w:val="left"/>
                    <w:rPr>
                      <w:rFonts w:ascii="Consolas" w:hAnsi="Consolas" w:cs="Courier New"/>
                      <w:sz w:val="20"/>
                      <w:szCs w:val="20"/>
                    </w:rPr>
                  </w:pPr>
                </w:p>
                <w:p w14:paraId="740FEF7C" w14:textId="77777777" w:rsidR="00410569" w:rsidRPr="00683B17" w:rsidRDefault="00410569" w:rsidP="004E5AEB">
                  <w:pPr>
                    <w:spacing w:line="276" w:lineRule="auto"/>
                    <w:jc w:val="left"/>
                    <w:rPr>
                      <w:rFonts w:ascii="Consolas" w:hAnsi="Consolas" w:cs="Courier New"/>
                      <w:sz w:val="20"/>
                      <w:szCs w:val="20"/>
                    </w:rPr>
                  </w:pPr>
                </w:p>
              </w:txbxContent>
            </v:textbox>
          </v:shape>
        </w:pict>
      </w:r>
    </w:p>
    <w:p w14:paraId="307C3222" w14:textId="77777777" w:rsidR="00B44B80" w:rsidRDefault="00B44B80" w:rsidP="007E7214">
      <w:pPr>
        <w:rPr>
          <w:lang w:eastAsia="pt-BR"/>
        </w:rPr>
      </w:pPr>
    </w:p>
    <w:p w14:paraId="279C17D9" w14:textId="77777777" w:rsidR="00B44B80" w:rsidRDefault="00B44B80" w:rsidP="007E7214">
      <w:pPr>
        <w:rPr>
          <w:lang w:eastAsia="pt-BR"/>
        </w:rPr>
      </w:pPr>
    </w:p>
    <w:p w14:paraId="2A4B9CFA" w14:textId="77777777" w:rsidR="00CA4574" w:rsidRDefault="00CA4574" w:rsidP="007E7214">
      <w:pPr>
        <w:rPr>
          <w:lang w:eastAsia="pt-BR"/>
        </w:rPr>
      </w:pPr>
    </w:p>
    <w:p w14:paraId="31D1DEB0" w14:textId="77777777" w:rsidR="00CA4574" w:rsidRDefault="00CA4574" w:rsidP="007E7214">
      <w:pPr>
        <w:rPr>
          <w:lang w:eastAsia="pt-BR"/>
        </w:rPr>
      </w:pPr>
    </w:p>
    <w:p w14:paraId="5B58E4CC" w14:textId="77777777" w:rsidR="00673939" w:rsidRDefault="00673939" w:rsidP="007E7214">
      <w:pPr>
        <w:rPr>
          <w:lang w:eastAsia="pt-BR"/>
        </w:rPr>
      </w:pPr>
    </w:p>
    <w:p w14:paraId="7C4E3E4C" w14:textId="77777777"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14:anchorId="61F69C6F" wp14:editId="4CDC27F0">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7"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14:anchorId="34F50552" wp14:editId="36D9DA2E">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8"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14:paraId="60B8E1CB" w14:textId="77777777" w:rsidR="00BB0A0E" w:rsidRDefault="00BB0A0E" w:rsidP="007E7214">
      <w:pPr>
        <w:rPr>
          <w:lang w:eastAsia="pt-BR"/>
        </w:rPr>
      </w:pPr>
    </w:p>
    <w:p w14:paraId="2FBB1013" w14:textId="77777777" w:rsidR="00BB0A0E" w:rsidRDefault="00BB0A0E" w:rsidP="007E7214">
      <w:pPr>
        <w:rPr>
          <w:lang w:eastAsia="pt-BR"/>
        </w:rPr>
      </w:pPr>
    </w:p>
    <w:p w14:paraId="36646EE3" w14:textId="77777777" w:rsidR="00BB0A0E" w:rsidRDefault="00BB0A0E" w:rsidP="007E7214">
      <w:pPr>
        <w:rPr>
          <w:lang w:eastAsia="pt-BR"/>
        </w:rPr>
      </w:pPr>
    </w:p>
    <w:p w14:paraId="45FEC6F7" w14:textId="77777777" w:rsidR="00BB0A0E" w:rsidRDefault="00BB0A0E" w:rsidP="007E7214">
      <w:pPr>
        <w:rPr>
          <w:lang w:eastAsia="pt-BR"/>
        </w:rPr>
      </w:pPr>
    </w:p>
    <w:p w14:paraId="5A23DD07" w14:textId="77777777" w:rsidR="00BB0A0E" w:rsidRDefault="00BB0A0E" w:rsidP="00BB0A0E">
      <w:pPr>
        <w:ind w:firstLine="0"/>
        <w:rPr>
          <w:lang w:eastAsia="pt-BR"/>
        </w:rPr>
      </w:pPr>
    </w:p>
    <w:p w14:paraId="2CE33394" w14:textId="77777777" w:rsidR="007B169D" w:rsidRPr="00C373FE" w:rsidRDefault="007B169D" w:rsidP="007B169D">
      <w:pPr>
        <w:ind w:firstLine="0"/>
        <w:jc w:val="center"/>
        <w:rPr>
          <w:sz w:val="20"/>
          <w:szCs w:val="20"/>
          <w:lang w:eastAsia="pt-BR"/>
        </w:rPr>
      </w:pPr>
      <w:r w:rsidRPr="00C373FE">
        <w:rPr>
          <w:sz w:val="20"/>
          <w:szCs w:val="20"/>
          <w:lang w:eastAsia="pt-BR"/>
        </w:rPr>
        <w:t>Fonte: Própria (2019).</w:t>
      </w:r>
    </w:p>
    <w:p w14:paraId="233E8D09" w14:textId="77777777" w:rsidR="00BB0A0E" w:rsidRDefault="00BB0A0E" w:rsidP="00BB0A0E">
      <w:pPr>
        <w:ind w:firstLine="0"/>
        <w:rPr>
          <w:lang w:eastAsia="pt-BR"/>
        </w:rPr>
      </w:pPr>
    </w:p>
    <w:p w14:paraId="31B544B3" w14:textId="77777777" w:rsidR="00BB0A0E" w:rsidRDefault="00BB0A0E" w:rsidP="00BB0A0E">
      <w:pPr>
        <w:rPr>
          <w:lang w:eastAsia="pt-BR"/>
        </w:rPr>
      </w:pPr>
      <w:r>
        <w:rPr>
          <w:lang w:eastAsia="pt-BR"/>
        </w:rPr>
        <w:t xml:space="preserve">No gráfico da primeira questão temos como entrada </w:t>
      </w:r>
      <w:r w:rsidRPr="00BB0A0E">
        <w:rPr>
          <w:lang w:eastAsia="pt-BR"/>
        </w:rPr>
        <w:t>3.5158</w:t>
      </w:r>
      <w:r>
        <w:rPr>
          <w:lang w:eastAsia="pt-BR"/>
        </w:rPr>
        <w:t xml:space="preserve">. O valor de entrada tem suas maiores pertinências concentras nas funções Médio e Alto. O gráfico da segunda questão tem como entrada </w:t>
      </w:r>
      <w:r w:rsidRPr="00BB0A0E">
        <w:rPr>
          <w:lang w:eastAsia="pt-BR"/>
        </w:rPr>
        <w:t>3.3840</w:t>
      </w:r>
      <w:r>
        <w:rPr>
          <w:lang w:eastAsia="pt-BR"/>
        </w:rPr>
        <w:t>. O valor de entrada tem suas maiores pertinências concentras nas funções Baixo</w:t>
      </w:r>
      <w:r w:rsidR="00083D27">
        <w:rPr>
          <w:lang w:eastAsia="pt-BR"/>
        </w:rPr>
        <w:t xml:space="preserve"> e Médio. No gráfico referente à</w:t>
      </w:r>
      <w:r>
        <w:rPr>
          <w:lang w:eastAsia="pt-BR"/>
        </w:rPr>
        <w:t xml:space="preserve"> terceira questão a entrada é </w:t>
      </w:r>
      <w:r w:rsidR="008E4DAD" w:rsidRPr="008E4DAD">
        <w:rPr>
          <w:lang w:eastAsia="pt-BR"/>
        </w:rPr>
        <w:t>3.6419</w:t>
      </w:r>
      <w:r>
        <w:rPr>
          <w:lang w:eastAsia="pt-BR"/>
        </w:rPr>
        <w:t xml:space="preserve">. O valor de entrada tem suas maiores pertinências concentras nas funções Médio e Alto. Por fim o gráfico da quarta questão tem como entrada </w:t>
      </w:r>
      <w:r w:rsidR="008E4DAD" w:rsidRPr="008E4DAD">
        <w:rPr>
          <w:lang w:eastAsia="pt-BR"/>
        </w:rPr>
        <w:t>3.6679</w:t>
      </w:r>
      <w:r>
        <w:rPr>
          <w:lang w:eastAsia="pt-BR"/>
        </w:rPr>
        <w:t>. O valor de entrada tem suas maiores pertinências concentras nas funções Médio e Alto.</w:t>
      </w:r>
    </w:p>
    <w:p w14:paraId="121943DF" w14:textId="77777777" w:rsidR="00656210" w:rsidRDefault="00656210" w:rsidP="00BB0A0E">
      <w:pPr>
        <w:rPr>
          <w:lang w:eastAsia="pt-BR"/>
        </w:rPr>
      </w:pPr>
    </w:p>
    <w:p w14:paraId="6E4D885E" w14:textId="77777777" w:rsidR="00656210" w:rsidRDefault="00656210" w:rsidP="00BB0A0E">
      <w:pPr>
        <w:rPr>
          <w:lang w:eastAsia="pt-BR"/>
        </w:rPr>
      </w:pPr>
    </w:p>
    <w:p w14:paraId="2F756D7E" w14:textId="77777777" w:rsidR="00656210" w:rsidRDefault="00656210" w:rsidP="00BB0A0E">
      <w:pPr>
        <w:rPr>
          <w:lang w:eastAsia="pt-BR"/>
        </w:rPr>
      </w:pPr>
    </w:p>
    <w:p w14:paraId="46F6519D" w14:textId="77777777" w:rsidR="00656210" w:rsidRDefault="00656210" w:rsidP="00BB0A0E">
      <w:pPr>
        <w:rPr>
          <w:lang w:eastAsia="pt-BR"/>
        </w:rPr>
      </w:pPr>
    </w:p>
    <w:p w14:paraId="72A5E1E1" w14:textId="77777777" w:rsidR="00656210" w:rsidRDefault="00656210" w:rsidP="00BB0A0E">
      <w:pPr>
        <w:rPr>
          <w:lang w:eastAsia="pt-BR"/>
        </w:rPr>
      </w:pPr>
    </w:p>
    <w:p w14:paraId="60D75984" w14:textId="77777777" w:rsidR="0013462B" w:rsidRDefault="00B72BC6" w:rsidP="00656210">
      <w:pPr>
        <w:rPr>
          <w:lang w:eastAsia="pt-BR"/>
        </w:rPr>
      </w:pPr>
      <w:r>
        <w:rPr>
          <w:lang w:eastAsia="pt-BR"/>
        </w:rPr>
        <w:t>Na</w:t>
      </w:r>
      <w:r w:rsidR="00656210">
        <w:rPr>
          <w:lang w:eastAsia="pt-BR"/>
        </w:rPr>
        <w:t xml:space="preserve"> Figura 13</w:t>
      </w:r>
      <w:r>
        <w:rPr>
          <w:lang w:eastAsia="pt-BR"/>
        </w:rPr>
        <w:t xml:space="preserve"> são exibidos os gráficos referentes as quatro variáveis de entrada do sistema </w:t>
      </w:r>
      <w:proofErr w:type="spellStart"/>
      <w:r w:rsidRPr="008563B8">
        <w:rPr>
          <w:i/>
          <w:lang w:eastAsia="pt-BR"/>
        </w:rPr>
        <w:t>fuzzy</w:t>
      </w:r>
      <w:proofErr w:type="spellEnd"/>
      <w:r>
        <w:rPr>
          <w:lang w:eastAsia="pt-BR"/>
        </w:rPr>
        <w:t xml:space="preserve"> elemento avaliações presenciais. Em azul está representada a função de pertinência Baixo, em amarelo a função Médio e em verde a função Alto. O valor de entrada é representado por uma linha na cor preto na vertical.</w:t>
      </w:r>
    </w:p>
    <w:p w14:paraId="409202A2" w14:textId="77777777" w:rsidR="00C373FE" w:rsidRDefault="00C373FE" w:rsidP="004E5AEB">
      <w:pPr>
        <w:ind w:firstLine="0"/>
        <w:rPr>
          <w:lang w:eastAsia="pt-BR"/>
        </w:rPr>
      </w:pPr>
    </w:p>
    <w:p w14:paraId="3C7BC6FC" w14:textId="77777777" w:rsidR="00BB0A0E" w:rsidRPr="00C373FE" w:rsidRDefault="007B169D" w:rsidP="00B72BC6">
      <w:pPr>
        <w:ind w:firstLine="0"/>
        <w:jc w:val="center"/>
        <w:rPr>
          <w:b/>
          <w:sz w:val="20"/>
          <w:szCs w:val="20"/>
          <w:lang w:eastAsia="pt-BR"/>
        </w:rPr>
      </w:pPr>
      <w:r w:rsidRPr="00C373FE">
        <w:rPr>
          <w:b/>
          <w:sz w:val="20"/>
          <w:szCs w:val="20"/>
          <w:lang w:eastAsia="pt-BR"/>
        </w:rPr>
        <w:t xml:space="preserve">Figura 13 - </w:t>
      </w:r>
      <w:r w:rsidR="00B72BC6" w:rsidRPr="00C373FE">
        <w:rPr>
          <w:b/>
          <w:sz w:val="20"/>
          <w:szCs w:val="20"/>
          <w:lang w:eastAsia="pt-BR"/>
        </w:rPr>
        <w:t>Elemento avaliaçõ</w:t>
      </w:r>
      <w:r w:rsidR="00A858B9" w:rsidRPr="00C373FE">
        <w:rPr>
          <w:b/>
          <w:sz w:val="20"/>
          <w:szCs w:val="20"/>
          <w:lang w:eastAsia="pt-BR"/>
        </w:rPr>
        <w:t xml:space="preserve">es presenciais – Questões de 1 </w:t>
      </w:r>
      <w:proofErr w:type="gramStart"/>
      <w:r w:rsidR="00A858B9" w:rsidRPr="00C373FE">
        <w:rPr>
          <w:b/>
          <w:sz w:val="20"/>
          <w:szCs w:val="20"/>
          <w:lang w:eastAsia="pt-BR"/>
        </w:rPr>
        <w:t>à</w:t>
      </w:r>
      <w:proofErr w:type="gramEnd"/>
      <w:r w:rsidR="00B72BC6" w:rsidRPr="00C373FE">
        <w:rPr>
          <w:b/>
          <w:sz w:val="20"/>
          <w:szCs w:val="20"/>
          <w:lang w:eastAsia="pt-BR"/>
        </w:rPr>
        <w:t xml:space="preserve"> 4</w:t>
      </w:r>
    </w:p>
    <w:p w14:paraId="738D8BFC" w14:textId="77777777" w:rsidR="004E5AEB" w:rsidRPr="00B72BC6" w:rsidRDefault="004E5AEB" w:rsidP="00B72BC6">
      <w:pPr>
        <w:ind w:firstLine="0"/>
        <w:jc w:val="center"/>
        <w:rPr>
          <w:i/>
          <w:lang w:eastAsia="pt-BR"/>
        </w:rPr>
      </w:pPr>
    </w:p>
    <w:p w14:paraId="1840259B" w14:textId="77777777" w:rsidR="00BB0A0E" w:rsidRDefault="004E5AEB" w:rsidP="007E7214">
      <w:pPr>
        <w:rPr>
          <w:lang w:eastAsia="pt-BR"/>
        </w:rPr>
      </w:pPr>
      <w:r>
        <w:rPr>
          <w:noProof/>
          <w:lang w:eastAsia="pt-BR"/>
        </w:rPr>
        <w:drawing>
          <wp:anchor distT="0" distB="0" distL="114300" distR="114300" simplePos="0" relativeHeight="251730944" behindDoc="1" locked="0" layoutInCell="1" allowOverlap="1" wp14:anchorId="5E93E3D0" wp14:editId="6A9778E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31968" behindDoc="1" locked="0" layoutInCell="1" allowOverlap="1" wp14:anchorId="5005332B" wp14:editId="7288D3E2">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8896" behindDoc="1" locked="0" layoutInCell="1" allowOverlap="1" wp14:anchorId="06356816" wp14:editId="49E6C585">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51"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9920" behindDoc="1" locked="0" layoutInCell="1" allowOverlap="1" wp14:anchorId="35345BA1" wp14:editId="34AC00F0">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2"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264725">
        <w:rPr>
          <w:noProof/>
          <w:lang w:eastAsia="pt-BR"/>
        </w:rPr>
        <w:pict w14:anchorId="45ACBBAC">
          <v:shape id="_x0000_s1069" type="#_x0000_t202" style="position:absolute;left:0;text-align:left;margin-left:-2.05pt;margin-top:3.9pt;width:465.05pt;height:238.45pt;z-index:-251632646;mso-position-horizontal-relative:text;mso-position-vertical-relative:text;mso-width-relative:margin;mso-height-relative:margin">
            <v:textbox style="mso-next-textbox:#_x0000_s1069">
              <w:txbxContent>
                <w:p w14:paraId="563C63B1" w14:textId="77777777" w:rsidR="00410569" w:rsidRDefault="00410569" w:rsidP="004E5AEB">
                  <w:pPr>
                    <w:spacing w:line="276" w:lineRule="auto"/>
                    <w:jc w:val="left"/>
                    <w:rPr>
                      <w:rFonts w:ascii="Consolas" w:hAnsi="Consolas" w:cs="Courier New"/>
                      <w:sz w:val="20"/>
                      <w:szCs w:val="20"/>
                    </w:rPr>
                  </w:pPr>
                </w:p>
                <w:p w14:paraId="65C961DA" w14:textId="77777777" w:rsidR="00410569" w:rsidRPr="00683B17" w:rsidRDefault="00410569" w:rsidP="004E5AEB">
                  <w:pPr>
                    <w:spacing w:line="276" w:lineRule="auto"/>
                    <w:jc w:val="left"/>
                    <w:rPr>
                      <w:rFonts w:ascii="Consolas" w:hAnsi="Consolas" w:cs="Courier New"/>
                      <w:sz w:val="20"/>
                      <w:szCs w:val="20"/>
                    </w:rPr>
                  </w:pPr>
                </w:p>
              </w:txbxContent>
            </v:textbox>
          </v:shape>
        </w:pict>
      </w:r>
    </w:p>
    <w:p w14:paraId="6FEF63E0" w14:textId="77777777" w:rsidR="00B72BC6" w:rsidRDefault="00B72BC6" w:rsidP="007E7214">
      <w:pPr>
        <w:rPr>
          <w:lang w:eastAsia="pt-BR"/>
        </w:rPr>
      </w:pPr>
    </w:p>
    <w:p w14:paraId="4DD78DE6" w14:textId="77777777" w:rsidR="00B72BC6" w:rsidRDefault="00B72BC6" w:rsidP="007E7214">
      <w:pPr>
        <w:rPr>
          <w:lang w:eastAsia="pt-BR"/>
        </w:rPr>
      </w:pPr>
    </w:p>
    <w:p w14:paraId="616B7E67" w14:textId="77777777" w:rsidR="00B72BC6" w:rsidRDefault="00B72BC6" w:rsidP="007E7214">
      <w:pPr>
        <w:rPr>
          <w:lang w:eastAsia="pt-BR"/>
        </w:rPr>
      </w:pPr>
    </w:p>
    <w:p w14:paraId="73DD2B0D" w14:textId="77777777" w:rsidR="00B72BC6" w:rsidRDefault="00B72BC6" w:rsidP="007E7214">
      <w:pPr>
        <w:rPr>
          <w:lang w:eastAsia="pt-BR"/>
        </w:rPr>
      </w:pPr>
    </w:p>
    <w:p w14:paraId="06C998AC" w14:textId="77777777" w:rsidR="00BB0A0E" w:rsidRDefault="00BB0A0E" w:rsidP="007E7214">
      <w:pPr>
        <w:rPr>
          <w:lang w:eastAsia="pt-BR"/>
        </w:rPr>
      </w:pPr>
    </w:p>
    <w:p w14:paraId="7EF2B734" w14:textId="77777777" w:rsidR="00BB0A0E" w:rsidRDefault="00BB0A0E" w:rsidP="007E7214">
      <w:pPr>
        <w:rPr>
          <w:lang w:eastAsia="pt-BR"/>
        </w:rPr>
      </w:pPr>
    </w:p>
    <w:p w14:paraId="406B32FD" w14:textId="77777777" w:rsidR="0013462B" w:rsidRDefault="0013462B" w:rsidP="00337901">
      <w:pPr>
        <w:rPr>
          <w:lang w:eastAsia="pt-BR"/>
        </w:rPr>
      </w:pPr>
    </w:p>
    <w:p w14:paraId="6B8FD95E" w14:textId="77777777" w:rsidR="0013462B" w:rsidRDefault="0013462B" w:rsidP="00337901">
      <w:pPr>
        <w:rPr>
          <w:lang w:eastAsia="pt-BR"/>
        </w:rPr>
      </w:pPr>
    </w:p>
    <w:p w14:paraId="0892D39A" w14:textId="77777777" w:rsidR="0013462B" w:rsidRDefault="0013462B" w:rsidP="00337901">
      <w:pPr>
        <w:rPr>
          <w:lang w:eastAsia="pt-BR"/>
        </w:rPr>
      </w:pPr>
    </w:p>
    <w:p w14:paraId="03CC7684" w14:textId="77777777" w:rsidR="0013462B" w:rsidRDefault="0013462B" w:rsidP="00337901">
      <w:pPr>
        <w:rPr>
          <w:lang w:eastAsia="pt-BR"/>
        </w:rPr>
      </w:pPr>
    </w:p>
    <w:p w14:paraId="55EB68F0" w14:textId="77777777" w:rsidR="0013462B" w:rsidRDefault="0013462B" w:rsidP="00337901">
      <w:pPr>
        <w:rPr>
          <w:lang w:eastAsia="pt-BR"/>
        </w:rPr>
      </w:pPr>
    </w:p>
    <w:p w14:paraId="4325A7DD" w14:textId="77777777" w:rsidR="007B169D" w:rsidRPr="00C373FE" w:rsidRDefault="007B169D" w:rsidP="007B169D">
      <w:pPr>
        <w:ind w:firstLine="0"/>
        <w:jc w:val="center"/>
        <w:rPr>
          <w:sz w:val="20"/>
          <w:szCs w:val="20"/>
          <w:lang w:eastAsia="pt-BR"/>
        </w:rPr>
      </w:pPr>
      <w:r w:rsidRPr="00C373FE">
        <w:rPr>
          <w:sz w:val="20"/>
          <w:szCs w:val="20"/>
          <w:lang w:eastAsia="pt-BR"/>
        </w:rPr>
        <w:t>Fonte: Própria (2019).</w:t>
      </w:r>
    </w:p>
    <w:p w14:paraId="16A5999C" w14:textId="77777777" w:rsidR="004E5AEB" w:rsidRDefault="004E5AEB" w:rsidP="00337901">
      <w:pPr>
        <w:rPr>
          <w:lang w:eastAsia="pt-BR"/>
        </w:rPr>
      </w:pPr>
    </w:p>
    <w:p w14:paraId="6A02C4B8" w14:textId="77777777" w:rsidR="00337901" w:rsidRDefault="00337901" w:rsidP="00337901">
      <w:pPr>
        <w:rPr>
          <w:lang w:eastAsia="pt-BR"/>
        </w:rPr>
      </w:pPr>
      <w:r>
        <w:rPr>
          <w:lang w:eastAsia="pt-BR"/>
        </w:rPr>
        <w:t xml:space="preserve">No gráfico da primeira questão temos como entrada </w:t>
      </w:r>
      <w:r w:rsidRPr="00337901">
        <w:rPr>
          <w:lang w:eastAsia="pt-BR"/>
        </w:rPr>
        <w:t>3.6401</w:t>
      </w:r>
      <w:r>
        <w:rPr>
          <w:lang w:eastAsia="pt-BR"/>
        </w:rPr>
        <w:t xml:space="preserve">. O valor de entrada tem suas maiores pertinências concentras nas funções Médio e Alto. O gráfico da segunda questão tem como entrada </w:t>
      </w:r>
      <w:r w:rsidRPr="00337901">
        <w:rPr>
          <w:lang w:eastAsia="pt-BR"/>
        </w:rPr>
        <w:t>3.7829</w:t>
      </w:r>
      <w:r>
        <w:rPr>
          <w:lang w:eastAsia="pt-BR"/>
        </w:rPr>
        <w:t xml:space="preserve">. O valor de entrada tem suas maiores pertinências concentras nas funções Médio e Alto. No gráfico referente a terceira questão a entrada é </w:t>
      </w:r>
      <w:r w:rsidRPr="00337901">
        <w:rPr>
          <w:lang w:eastAsia="pt-BR"/>
        </w:rPr>
        <w:t>3.5918</w:t>
      </w:r>
      <w:r>
        <w:rPr>
          <w:lang w:eastAsia="pt-BR"/>
        </w:rPr>
        <w:t xml:space="preserve">. O valor de entrada tem suas maiores pertinências concentras nas funções Médio e Alto. Por fim o gráfico da quarta questão tem como entrada </w:t>
      </w:r>
      <w:r w:rsidRPr="00337901">
        <w:rPr>
          <w:lang w:eastAsia="pt-BR"/>
        </w:rPr>
        <w:t>3.5993</w:t>
      </w:r>
      <w:r>
        <w:rPr>
          <w:lang w:eastAsia="pt-BR"/>
        </w:rPr>
        <w:t>. O valor de entrada tem suas maiores pertinências concentras nas funções Médio e Alto.</w:t>
      </w:r>
    </w:p>
    <w:p w14:paraId="0741B8E3" w14:textId="77777777" w:rsidR="00656210" w:rsidRDefault="00656210" w:rsidP="00337901">
      <w:pPr>
        <w:rPr>
          <w:lang w:eastAsia="pt-BR"/>
        </w:rPr>
      </w:pPr>
    </w:p>
    <w:p w14:paraId="7F5EA178" w14:textId="77777777" w:rsidR="00656210" w:rsidRDefault="00656210" w:rsidP="00337901">
      <w:pPr>
        <w:rPr>
          <w:lang w:eastAsia="pt-BR"/>
        </w:rPr>
      </w:pPr>
    </w:p>
    <w:p w14:paraId="6C6583F5" w14:textId="77777777" w:rsidR="00656210" w:rsidRDefault="00656210" w:rsidP="00337901">
      <w:pPr>
        <w:rPr>
          <w:lang w:eastAsia="pt-BR"/>
        </w:rPr>
      </w:pPr>
    </w:p>
    <w:p w14:paraId="0D844884" w14:textId="77777777" w:rsidR="00656210" w:rsidRDefault="00656210" w:rsidP="00337901">
      <w:pPr>
        <w:rPr>
          <w:lang w:eastAsia="pt-BR"/>
        </w:rPr>
      </w:pPr>
    </w:p>
    <w:p w14:paraId="26DEA2D5" w14:textId="77777777" w:rsidR="00656210" w:rsidRDefault="00656210" w:rsidP="00337901">
      <w:pPr>
        <w:rPr>
          <w:lang w:eastAsia="pt-BR"/>
        </w:rPr>
      </w:pPr>
    </w:p>
    <w:p w14:paraId="461985AB" w14:textId="77777777" w:rsidR="0013462B" w:rsidRDefault="00656210" w:rsidP="00656210">
      <w:pPr>
        <w:rPr>
          <w:lang w:eastAsia="pt-BR"/>
        </w:rPr>
      </w:pPr>
      <w:r>
        <w:rPr>
          <w:lang w:eastAsia="pt-BR"/>
        </w:rPr>
        <w:t>Na Figura 14</w:t>
      </w:r>
      <w:r w:rsidR="00152A1B">
        <w:rPr>
          <w:lang w:eastAsia="pt-BR"/>
        </w:rPr>
        <w:t xml:space="preserve"> são exibidos </w:t>
      </w:r>
      <w:r w:rsidR="001D11D8">
        <w:rPr>
          <w:lang w:eastAsia="pt-BR"/>
        </w:rPr>
        <w:t>os gráficos referentes as seis</w:t>
      </w:r>
      <w:r w:rsidR="00152A1B">
        <w:rPr>
          <w:lang w:eastAsia="pt-BR"/>
        </w:rPr>
        <w:t xml:space="preserve"> variáveis de entrada do sistema </w:t>
      </w:r>
      <w:proofErr w:type="spellStart"/>
      <w:r w:rsidR="00152A1B" w:rsidRPr="008563B8">
        <w:rPr>
          <w:i/>
          <w:lang w:eastAsia="pt-BR"/>
        </w:rPr>
        <w:t>fuzzy</w:t>
      </w:r>
      <w:proofErr w:type="spellEnd"/>
      <w:r w:rsidR="00152A1B">
        <w:rPr>
          <w:lang w:eastAsia="pt-BR"/>
        </w:rPr>
        <w:t xml:space="preserve"> elemento salas virtuais. Em azul está representada a função de pertinência Baixo, em amarelo a função Médio e em verde a função Alto. O valor de entrada é representado por uma linha na cor preto na vertical.</w:t>
      </w:r>
    </w:p>
    <w:p w14:paraId="5C29C51D" w14:textId="77777777" w:rsidR="0013462B" w:rsidRDefault="0013462B" w:rsidP="00781553">
      <w:pPr>
        <w:ind w:firstLine="0"/>
        <w:rPr>
          <w:lang w:eastAsia="pt-BR"/>
        </w:rPr>
      </w:pPr>
    </w:p>
    <w:p w14:paraId="497BDB20" w14:textId="77777777" w:rsidR="00152A1B" w:rsidRPr="00C373FE" w:rsidRDefault="007B169D" w:rsidP="00781553">
      <w:pPr>
        <w:ind w:firstLine="0"/>
        <w:jc w:val="center"/>
        <w:rPr>
          <w:b/>
          <w:sz w:val="20"/>
          <w:szCs w:val="20"/>
          <w:lang w:eastAsia="pt-BR"/>
        </w:rPr>
      </w:pPr>
      <w:r w:rsidRPr="00C373FE">
        <w:rPr>
          <w:b/>
          <w:sz w:val="20"/>
          <w:szCs w:val="20"/>
          <w:lang w:eastAsia="pt-BR"/>
        </w:rPr>
        <w:t xml:space="preserve">Figura 14 - </w:t>
      </w:r>
      <w:r w:rsidR="00152A1B" w:rsidRPr="00C373FE">
        <w:rPr>
          <w:b/>
          <w:sz w:val="20"/>
          <w:szCs w:val="20"/>
          <w:lang w:eastAsia="pt-BR"/>
        </w:rPr>
        <w:t xml:space="preserve">Elemento </w:t>
      </w:r>
      <w:r w:rsidR="00A858B9" w:rsidRPr="00C373FE">
        <w:rPr>
          <w:b/>
          <w:sz w:val="20"/>
          <w:szCs w:val="20"/>
          <w:lang w:eastAsia="pt-BR"/>
        </w:rPr>
        <w:t xml:space="preserve">salas virtuais – Questões de 1 </w:t>
      </w:r>
      <w:proofErr w:type="gramStart"/>
      <w:r w:rsidR="00A858B9" w:rsidRPr="00C373FE">
        <w:rPr>
          <w:b/>
          <w:sz w:val="20"/>
          <w:szCs w:val="20"/>
          <w:lang w:eastAsia="pt-BR"/>
        </w:rPr>
        <w:t>à</w:t>
      </w:r>
      <w:proofErr w:type="gramEnd"/>
      <w:r w:rsidR="00152A1B" w:rsidRPr="00C373FE">
        <w:rPr>
          <w:b/>
          <w:sz w:val="20"/>
          <w:szCs w:val="20"/>
          <w:lang w:eastAsia="pt-BR"/>
        </w:rPr>
        <w:t xml:space="preserve"> 6</w:t>
      </w:r>
    </w:p>
    <w:p w14:paraId="2F92428D" w14:textId="77777777" w:rsidR="00781553" w:rsidRDefault="00781553" w:rsidP="00781553">
      <w:pPr>
        <w:ind w:firstLine="0"/>
        <w:jc w:val="center"/>
        <w:rPr>
          <w:i/>
          <w:szCs w:val="24"/>
          <w:lang w:eastAsia="pt-BR"/>
        </w:rPr>
      </w:pPr>
    </w:p>
    <w:p w14:paraId="190FF297" w14:textId="77777777"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14:anchorId="0EA89013" wp14:editId="73ABF387">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14:anchorId="26AA7EF3" wp14:editId="75D50252">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14:anchorId="07C70006" wp14:editId="78589FF2">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5"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14:anchorId="7AFD08D6" wp14:editId="5848F8BF">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6"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14:anchorId="027B8CBC" wp14:editId="58D2B780">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7"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14:anchorId="26D693FA" wp14:editId="10F7AC93">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8"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264725">
        <w:rPr>
          <w:i/>
          <w:noProof/>
          <w:szCs w:val="24"/>
          <w:lang w:eastAsia="pt-BR"/>
        </w:rPr>
        <w:pict w14:anchorId="08A43336">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14:paraId="3770B281" w14:textId="77777777" w:rsidR="00410569" w:rsidRDefault="00410569" w:rsidP="00781553">
                  <w:pPr>
                    <w:spacing w:line="276" w:lineRule="auto"/>
                    <w:jc w:val="left"/>
                    <w:rPr>
                      <w:rFonts w:ascii="Consolas" w:hAnsi="Consolas" w:cs="Courier New"/>
                      <w:sz w:val="20"/>
                      <w:szCs w:val="20"/>
                    </w:rPr>
                  </w:pPr>
                </w:p>
                <w:p w14:paraId="797CDC4C" w14:textId="77777777" w:rsidR="00410569" w:rsidRPr="00683B17" w:rsidRDefault="00410569" w:rsidP="00781553">
                  <w:pPr>
                    <w:spacing w:line="276" w:lineRule="auto"/>
                    <w:jc w:val="left"/>
                    <w:rPr>
                      <w:rFonts w:ascii="Consolas" w:hAnsi="Consolas" w:cs="Courier New"/>
                      <w:sz w:val="20"/>
                      <w:szCs w:val="20"/>
                    </w:rPr>
                  </w:pPr>
                </w:p>
              </w:txbxContent>
            </v:textbox>
          </v:shape>
        </w:pict>
      </w:r>
    </w:p>
    <w:p w14:paraId="13DA5CC1" w14:textId="77777777" w:rsidR="00152A1B" w:rsidRDefault="00152A1B" w:rsidP="00152A1B">
      <w:pPr>
        <w:ind w:firstLine="0"/>
        <w:jc w:val="center"/>
        <w:rPr>
          <w:i/>
          <w:szCs w:val="24"/>
          <w:lang w:eastAsia="pt-BR"/>
        </w:rPr>
      </w:pPr>
    </w:p>
    <w:p w14:paraId="3B25200C" w14:textId="77777777" w:rsidR="00152A1B" w:rsidRDefault="00152A1B" w:rsidP="00152A1B">
      <w:pPr>
        <w:ind w:firstLine="0"/>
        <w:jc w:val="center"/>
        <w:rPr>
          <w:i/>
          <w:szCs w:val="24"/>
          <w:lang w:eastAsia="pt-BR"/>
        </w:rPr>
      </w:pPr>
    </w:p>
    <w:p w14:paraId="1A4B2E39" w14:textId="77777777" w:rsidR="00152A1B" w:rsidRDefault="00152A1B" w:rsidP="00152A1B">
      <w:pPr>
        <w:ind w:firstLine="0"/>
        <w:jc w:val="center"/>
        <w:rPr>
          <w:i/>
          <w:szCs w:val="24"/>
          <w:lang w:eastAsia="pt-BR"/>
        </w:rPr>
      </w:pPr>
    </w:p>
    <w:p w14:paraId="51390D95" w14:textId="77777777" w:rsidR="00152A1B" w:rsidRDefault="00152A1B" w:rsidP="00152A1B">
      <w:pPr>
        <w:ind w:firstLine="0"/>
        <w:jc w:val="center"/>
        <w:rPr>
          <w:i/>
          <w:szCs w:val="24"/>
          <w:lang w:eastAsia="pt-BR"/>
        </w:rPr>
      </w:pPr>
    </w:p>
    <w:p w14:paraId="14CAF4E8" w14:textId="77777777" w:rsidR="00152A1B" w:rsidRDefault="00152A1B" w:rsidP="00152A1B">
      <w:pPr>
        <w:ind w:firstLine="0"/>
        <w:jc w:val="center"/>
        <w:rPr>
          <w:i/>
          <w:szCs w:val="24"/>
          <w:lang w:eastAsia="pt-BR"/>
        </w:rPr>
      </w:pPr>
    </w:p>
    <w:p w14:paraId="492231B6" w14:textId="77777777" w:rsidR="00152A1B" w:rsidRDefault="00152A1B" w:rsidP="00152A1B">
      <w:pPr>
        <w:ind w:firstLine="0"/>
        <w:jc w:val="center"/>
        <w:rPr>
          <w:i/>
          <w:szCs w:val="24"/>
          <w:lang w:eastAsia="pt-BR"/>
        </w:rPr>
      </w:pPr>
    </w:p>
    <w:p w14:paraId="3FD9ED42" w14:textId="77777777" w:rsidR="00152A1B" w:rsidRDefault="00152A1B" w:rsidP="00152A1B">
      <w:pPr>
        <w:ind w:firstLine="0"/>
        <w:jc w:val="center"/>
        <w:rPr>
          <w:i/>
          <w:szCs w:val="24"/>
          <w:lang w:eastAsia="pt-BR"/>
        </w:rPr>
      </w:pPr>
    </w:p>
    <w:p w14:paraId="266FC429" w14:textId="77777777" w:rsidR="00152A1B" w:rsidRDefault="00152A1B" w:rsidP="00152A1B">
      <w:pPr>
        <w:ind w:firstLine="0"/>
        <w:jc w:val="center"/>
        <w:rPr>
          <w:i/>
          <w:szCs w:val="24"/>
          <w:lang w:eastAsia="pt-BR"/>
        </w:rPr>
      </w:pPr>
    </w:p>
    <w:p w14:paraId="28C521CD" w14:textId="77777777" w:rsidR="00152A1B" w:rsidRDefault="00152A1B" w:rsidP="00152A1B">
      <w:pPr>
        <w:ind w:firstLine="0"/>
        <w:jc w:val="center"/>
        <w:rPr>
          <w:i/>
          <w:szCs w:val="24"/>
          <w:lang w:eastAsia="pt-BR"/>
        </w:rPr>
      </w:pPr>
    </w:p>
    <w:p w14:paraId="2DAE8533" w14:textId="77777777" w:rsidR="00152A1B" w:rsidRDefault="00152A1B" w:rsidP="00152A1B">
      <w:pPr>
        <w:ind w:firstLine="0"/>
        <w:jc w:val="center"/>
        <w:rPr>
          <w:i/>
          <w:szCs w:val="24"/>
          <w:lang w:eastAsia="pt-BR"/>
        </w:rPr>
      </w:pPr>
    </w:p>
    <w:p w14:paraId="1B38B332" w14:textId="77777777" w:rsidR="00152A1B" w:rsidRDefault="00152A1B" w:rsidP="00152A1B">
      <w:pPr>
        <w:ind w:firstLine="0"/>
        <w:jc w:val="center"/>
        <w:rPr>
          <w:i/>
          <w:szCs w:val="24"/>
          <w:lang w:eastAsia="pt-BR"/>
        </w:rPr>
      </w:pPr>
    </w:p>
    <w:p w14:paraId="693F4B72" w14:textId="77777777" w:rsidR="00695688" w:rsidRDefault="00695688" w:rsidP="00152A1B">
      <w:pPr>
        <w:ind w:firstLine="0"/>
        <w:jc w:val="center"/>
        <w:rPr>
          <w:i/>
          <w:szCs w:val="24"/>
          <w:lang w:eastAsia="pt-BR"/>
        </w:rPr>
      </w:pPr>
    </w:p>
    <w:p w14:paraId="3C3E3CCA" w14:textId="77777777" w:rsidR="00152A1B" w:rsidRDefault="00152A1B" w:rsidP="00695688">
      <w:pPr>
        <w:ind w:firstLine="0"/>
        <w:rPr>
          <w:i/>
          <w:szCs w:val="24"/>
          <w:lang w:eastAsia="pt-BR"/>
        </w:rPr>
      </w:pPr>
    </w:p>
    <w:p w14:paraId="3AAEEC32" w14:textId="77777777" w:rsidR="00152A1B" w:rsidRDefault="00152A1B" w:rsidP="00152A1B">
      <w:pPr>
        <w:ind w:firstLine="0"/>
        <w:jc w:val="center"/>
        <w:rPr>
          <w:i/>
          <w:szCs w:val="24"/>
          <w:lang w:eastAsia="pt-BR"/>
        </w:rPr>
      </w:pPr>
    </w:p>
    <w:p w14:paraId="63A819B2" w14:textId="77777777" w:rsidR="00152A1B" w:rsidRPr="00152A1B" w:rsidRDefault="00152A1B" w:rsidP="00152A1B">
      <w:pPr>
        <w:ind w:firstLine="0"/>
        <w:jc w:val="center"/>
        <w:rPr>
          <w:i/>
          <w:szCs w:val="24"/>
          <w:lang w:eastAsia="pt-BR"/>
        </w:rPr>
      </w:pPr>
    </w:p>
    <w:p w14:paraId="42EEB235" w14:textId="77777777" w:rsidR="00781553" w:rsidRDefault="00781553" w:rsidP="00374C94">
      <w:pPr>
        <w:rPr>
          <w:lang w:eastAsia="pt-BR"/>
        </w:rPr>
      </w:pPr>
    </w:p>
    <w:p w14:paraId="5A376E59" w14:textId="77777777" w:rsidR="007B169D" w:rsidRPr="00C373FE" w:rsidRDefault="007B169D" w:rsidP="007B169D">
      <w:pPr>
        <w:ind w:firstLine="0"/>
        <w:jc w:val="center"/>
        <w:rPr>
          <w:sz w:val="20"/>
          <w:szCs w:val="20"/>
          <w:lang w:eastAsia="pt-BR"/>
        </w:rPr>
      </w:pPr>
      <w:r w:rsidRPr="00C373FE">
        <w:rPr>
          <w:sz w:val="20"/>
          <w:szCs w:val="20"/>
          <w:lang w:eastAsia="pt-BR"/>
        </w:rPr>
        <w:t>Fonte: Própria (2019).</w:t>
      </w:r>
    </w:p>
    <w:p w14:paraId="1B913708" w14:textId="77777777" w:rsidR="00781553" w:rsidRDefault="00781553" w:rsidP="00374C94">
      <w:pPr>
        <w:rPr>
          <w:lang w:eastAsia="pt-BR"/>
        </w:rPr>
      </w:pPr>
    </w:p>
    <w:p w14:paraId="2CF8FA8F" w14:textId="77777777" w:rsidR="00374C94" w:rsidRDefault="00374C94" w:rsidP="00374C94">
      <w:pPr>
        <w:rPr>
          <w:lang w:eastAsia="pt-BR"/>
        </w:rPr>
      </w:pPr>
      <w:r>
        <w:rPr>
          <w:lang w:eastAsia="pt-BR"/>
        </w:rPr>
        <w:t xml:space="preserve">No gráfico da primeira questão temos como entrada </w:t>
      </w:r>
      <w:r w:rsidRPr="00374C94">
        <w:rPr>
          <w:lang w:eastAsia="pt-BR"/>
        </w:rPr>
        <w:t>3.6939</w:t>
      </w:r>
      <w:r>
        <w:rPr>
          <w:lang w:eastAsia="pt-BR"/>
        </w:rPr>
        <w:t xml:space="preserve">. O valor de entrada tem suas maiores pertinências concentras nas funções Médio e Alto. O gráfico da segunda questão tem como entrada </w:t>
      </w:r>
      <w:r w:rsidRPr="00374C94">
        <w:rPr>
          <w:lang w:eastAsia="pt-BR"/>
        </w:rPr>
        <w:t>3.6419</w:t>
      </w:r>
      <w:r>
        <w:rPr>
          <w:lang w:eastAsia="pt-BR"/>
        </w:rPr>
        <w:t xml:space="preserve">. O valor de entrada tem suas maiores pertinências concentras nas funções Médio e Alto. No gráfico referente a terceira questão a entrada é </w:t>
      </w:r>
      <w:r w:rsidRPr="00374C94">
        <w:rPr>
          <w:lang w:eastAsia="pt-BR"/>
        </w:rPr>
        <w:t>3.5937</w:t>
      </w:r>
      <w:r>
        <w:rPr>
          <w:lang w:eastAsia="pt-BR"/>
        </w:rPr>
        <w:t>. O valor de entrada tem suas maiores pertinências concentras nas</w:t>
      </w:r>
      <w:r w:rsidR="008B4725">
        <w:rPr>
          <w:lang w:eastAsia="pt-BR"/>
        </w:rPr>
        <w:t xml:space="preserve"> funções Médio e Alto. O</w:t>
      </w:r>
      <w:r>
        <w:rPr>
          <w:lang w:eastAsia="pt-BR"/>
        </w:rPr>
        <w:t xml:space="preserve"> gráfico da quarta questão tem como entrada </w:t>
      </w:r>
      <w:r w:rsidR="008B4725" w:rsidRPr="008B4725">
        <w:rPr>
          <w:lang w:eastAsia="pt-BR"/>
        </w:rPr>
        <w:t>3.6271</w:t>
      </w:r>
      <w:r>
        <w:rPr>
          <w:lang w:eastAsia="pt-BR"/>
        </w:rPr>
        <w:t>. O valor de entrada tem suas maiores pertinências concentras nas funções Médio e Alto.</w:t>
      </w:r>
      <w:r w:rsidR="008B4725">
        <w:rPr>
          <w:lang w:eastAsia="pt-BR"/>
        </w:rPr>
        <w:t xml:space="preserve"> No gráfico referente a quinta questão o valor de entrada é </w:t>
      </w:r>
      <w:r w:rsidR="008B4725" w:rsidRPr="008B4725">
        <w:rPr>
          <w:lang w:eastAsia="pt-BR"/>
        </w:rPr>
        <w:t>3.8219</w:t>
      </w:r>
      <w:r w:rsidR="008B4725">
        <w:rPr>
          <w:lang w:eastAsia="pt-BR"/>
        </w:rPr>
        <w:t xml:space="preserve"> tendo suas maiores pertinências concentradas </w:t>
      </w:r>
      <w:proofErr w:type="gramStart"/>
      <w:r w:rsidR="008B4725">
        <w:rPr>
          <w:lang w:eastAsia="pt-BR"/>
        </w:rPr>
        <w:t>na funções</w:t>
      </w:r>
      <w:proofErr w:type="gramEnd"/>
      <w:r w:rsidR="008B4725">
        <w:rPr>
          <w:lang w:eastAsia="pt-BR"/>
        </w:rPr>
        <w:t xml:space="preserve"> Médio e Alto. E por fim o valor de entrada da sexta variável é </w:t>
      </w:r>
      <w:r w:rsidR="008B4725" w:rsidRPr="008B4725">
        <w:rPr>
          <w:lang w:eastAsia="pt-BR"/>
        </w:rPr>
        <w:t>3.7477</w:t>
      </w:r>
      <w:r w:rsidR="008B4725">
        <w:rPr>
          <w:lang w:eastAsia="pt-BR"/>
        </w:rPr>
        <w:t>, tendo também suas maiores pertinências concentradas nas funções Médio e Alto.</w:t>
      </w:r>
    </w:p>
    <w:p w14:paraId="66B112D1" w14:textId="77777777" w:rsidR="00337901" w:rsidRDefault="00337901" w:rsidP="00DB0C0B">
      <w:pPr>
        <w:ind w:firstLine="0"/>
        <w:rPr>
          <w:lang w:eastAsia="pt-BR"/>
        </w:rPr>
      </w:pPr>
    </w:p>
    <w:p w14:paraId="322BD815" w14:textId="77777777" w:rsidR="002B270C" w:rsidRDefault="002B270C" w:rsidP="00DB0C0B">
      <w:pPr>
        <w:ind w:firstLine="0"/>
        <w:rPr>
          <w:lang w:eastAsia="pt-BR"/>
        </w:rPr>
      </w:pPr>
    </w:p>
    <w:p w14:paraId="570D76A5" w14:textId="77777777" w:rsidR="00B17903" w:rsidRDefault="00FC32F3" w:rsidP="002B270C">
      <w:pPr>
        <w:pStyle w:val="Ttulo3"/>
        <w:rPr>
          <w:lang w:eastAsia="pt-BR"/>
        </w:rPr>
      </w:pPr>
      <w:r>
        <w:rPr>
          <w:lang w:eastAsia="pt-BR"/>
        </w:rPr>
        <w:t xml:space="preserve">Resultados </w:t>
      </w:r>
      <w:r w:rsidR="00305257">
        <w:rPr>
          <w:lang w:eastAsia="pt-BR"/>
        </w:rPr>
        <w:t>dos sistemas</w:t>
      </w:r>
      <w:r>
        <w:rPr>
          <w:lang w:eastAsia="pt-BR"/>
        </w:rPr>
        <w:t xml:space="preserve"> de inferência</w:t>
      </w:r>
    </w:p>
    <w:p w14:paraId="3A8D69B0" w14:textId="77777777" w:rsidR="002B270C" w:rsidRPr="002B270C" w:rsidRDefault="002B270C" w:rsidP="002B270C">
      <w:pPr>
        <w:rPr>
          <w:lang w:eastAsia="pt-BR"/>
        </w:rPr>
      </w:pPr>
    </w:p>
    <w:p w14:paraId="5E1C654B" w14:textId="77777777" w:rsidR="00FC32F3" w:rsidRDefault="00656210" w:rsidP="00FC32F3">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proofErr w:type="spellStart"/>
      <w:r w:rsidR="006234FD" w:rsidRPr="00230604">
        <w:rPr>
          <w:i/>
          <w:lang w:eastAsia="pt-BR"/>
        </w:rPr>
        <w:t>fuzzy</w:t>
      </w:r>
      <w:proofErr w:type="spellEnd"/>
      <w:r w:rsidR="006234FD" w:rsidRPr="00230604">
        <w:rPr>
          <w:i/>
          <w:lang w:eastAsia="pt-BR"/>
        </w:rPr>
        <w:t xml:space="preserve"> </w:t>
      </w:r>
      <w:r w:rsidR="006234FD">
        <w:rPr>
          <w:lang w:eastAsia="pt-BR"/>
        </w:rPr>
        <w:t>referentes a avaliação de cada um dos elementos que compõem o modelo de oferta do CEAD/Unimontes.</w:t>
      </w:r>
    </w:p>
    <w:p w14:paraId="0266DEB8" w14:textId="77777777" w:rsidR="00FC32F3" w:rsidRDefault="00FC32F3" w:rsidP="00C06124">
      <w:pPr>
        <w:ind w:firstLine="0"/>
        <w:jc w:val="center"/>
        <w:rPr>
          <w:lang w:eastAsia="pt-BR"/>
        </w:rPr>
      </w:pPr>
    </w:p>
    <w:p w14:paraId="3F7ADE9C" w14:textId="77777777" w:rsidR="00C06124" w:rsidRPr="00662987"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tbl>
      <w:tblPr>
        <w:tblStyle w:val="SombreamentoClaro1"/>
        <w:tblW w:w="0" w:type="auto"/>
        <w:jc w:val="center"/>
        <w:tblLook w:val="04A0" w:firstRow="1" w:lastRow="0" w:firstColumn="1" w:lastColumn="0" w:noHBand="0" w:noVBand="1"/>
      </w:tblPr>
      <w:tblGrid>
        <w:gridCol w:w="2278"/>
        <w:gridCol w:w="766"/>
        <w:gridCol w:w="222"/>
      </w:tblGrid>
      <w:tr w:rsidR="00324C78" w:rsidRPr="00992497" w14:paraId="4D7B438D" w14:textId="77777777" w:rsidTr="00011F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7BACF21" w14:textId="77777777" w:rsidR="00324C78" w:rsidRPr="00992497" w:rsidRDefault="00324C78" w:rsidP="00A43EB7">
            <w:pPr>
              <w:ind w:firstLine="0"/>
              <w:jc w:val="center"/>
              <w:rPr>
                <w:sz w:val="20"/>
                <w:szCs w:val="20"/>
                <w:lang w:eastAsia="pt-BR"/>
              </w:rPr>
            </w:pPr>
            <w:r w:rsidRPr="00992497">
              <w:rPr>
                <w:sz w:val="20"/>
                <w:szCs w:val="20"/>
                <w:lang w:eastAsia="pt-BR"/>
              </w:rPr>
              <w:lastRenderedPageBreak/>
              <w:t>Dimensão</w:t>
            </w:r>
          </w:p>
        </w:tc>
        <w:tc>
          <w:tcPr>
            <w:tcW w:w="0" w:type="auto"/>
          </w:tcPr>
          <w:p w14:paraId="04A90846" w14:textId="77777777" w:rsidR="00324C78" w:rsidRPr="00992497" w:rsidRDefault="00324C78" w:rsidP="00A43EB7">
            <w:pPr>
              <w:ind w:firstLine="0"/>
              <w:jc w:val="center"/>
              <w:cnfStyle w:val="100000000000" w:firstRow="1" w:lastRow="0" w:firstColumn="0" w:lastColumn="0" w:oddVBand="0" w:evenVBand="0" w:oddHBand="0" w:evenHBand="0" w:firstRowFirstColumn="0" w:firstRowLastColumn="0" w:lastRowFirstColumn="0" w:lastRowLastColumn="0"/>
              <w:rPr>
                <w:sz w:val="20"/>
                <w:szCs w:val="20"/>
                <w:lang w:eastAsia="pt-BR"/>
              </w:rPr>
            </w:pPr>
            <w:r>
              <w:rPr>
                <w:sz w:val="20"/>
                <w:szCs w:val="20"/>
                <w:lang w:eastAsia="pt-BR"/>
              </w:rPr>
              <w:t xml:space="preserve"> Saída</w:t>
            </w:r>
          </w:p>
        </w:tc>
        <w:tc>
          <w:tcPr>
            <w:tcW w:w="0" w:type="auto"/>
          </w:tcPr>
          <w:p w14:paraId="63AF0C64" w14:textId="77777777" w:rsidR="00324C78" w:rsidRPr="00992497" w:rsidRDefault="00324C78" w:rsidP="00324C78">
            <w:pPr>
              <w:ind w:firstLine="0"/>
              <w:cnfStyle w:val="100000000000" w:firstRow="1" w:lastRow="0" w:firstColumn="0" w:lastColumn="0" w:oddVBand="0" w:evenVBand="0" w:oddHBand="0" w:evenHBand="0" w:firstRowFirstColumn="0" w:firstRowLastColumn="0" w:lastRowFirstColumn="0" w:lastRowLastColumn="0"/>
              <w:rPr>
                <w:sz w:val="20"/>
                <w:szCs w:val="20"/>
                <w:lang w:eastAsia="pt-BR"/>
              </w:rPr>
            </w:pPr>
          </w:p>
        </w:tc>
      </w:tr>
      <w:tr w:rsidR="00324C78" w:rsidRPr="00011FE5" w14:paraId="57BABE69" w14:textId="77777777" w:rsidTr="00011F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4" w:space="0" w:color="auto"/>
            </w:tcBorders>
            <w:shd w:val="clear" w:color="auto" w:fill="auto"/>
          </w:tcPr>
          <w:p w14:paraId="0CDB4F4B" w14:textId="77777777" w:rsidR="00324C78" w:rsidRPr="00011FE5" w:rsidRDefault="00AF3566" w:rsidP="00A43EB7">
            <w:pPr>
              <w:ind w:firstLine="0"/>
              <w:jc w:val="center"/>
              <w:rPr>
                <w:sz w:val="20"/>
                <w:szCs w:val="20"/>
                <w:lang w:eastAsia="pt-BR"/>
              </w:rPr>
            </w:pPr>
            <w:proofErr w:type="gramStart"/>
            <w:r w:rsidRPr="00011FE5">
              <w:rPr>
                <w:sz w:val="20"/>
                <w:szCs w:val="20"/>
                <w:lang w:eastAsia="pt-BR"/>
              </w:rPr>
              <w:t>videoaulas</w:t>
            </w:r>
            <w:proofErr w:type="gramEnd"/>
          </w:p>
        </w:tc>
        <w:tc>
          <w:tcPr>
            <w:tcW w:w="0" w:type="auto"/>
            <w:tcBorders>
              <w:top w:val="single" w:sz="8" w:space="0" w:color="000000" w:themeColor="text1"/>
              <w:bottom w:val="single" w:sz="4" w:space="0" w:color="auto"/>
            </w:tcBorders>
            <w:shd w:val="clear" w:color="auto" w:fill="auto"/>
          </w:tcPr>
          <w:p w14:paraId="547DA645" w14:textId="77777777" w:rsidR="00324C78" w:rsidRPr="00011FE5" w:rsidRDefault="00324C78" w:rsidP="00E27171">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r w:rsidRPr="00011FE5">
              <w:rPr>
                <w:sz w:val="20"/>
                <w:szCs w:val="20"/>
                <w:lang w:eastAsia="pt-BR"/>
              </w:rPr>
              <w:t>3.6518</w:t>
            </w:r>
          </w:p>
        </w:tc>
        <w:tc>
          <w:tcPr>
            <w:tcW w:w="0" w:type="auto"/>
            <w:shd w:val="clear" w:color="auto" w:fill="auto"/>
          </w:tcPr>
          <w:p w14:paraId="73607D7B" w14:textId="77777777" w:rsidR="00324C78" w:rsidRPr="00011FE5" w:rsidRDefault="00324C78" w:rsidP="00A43EB7">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p>
        </w:tc>
      </w:tr>
      <w:tr w:rsidR="00324C78" w:rsidRPr="00011FE5" w14:paraId="58492AC4" w14:textId="77777777" w:rsidTr="00011FE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tcPr>
          <w:p w14:paraId="32279D2F" w14:textId="77777777" w:rsidR="00324C78" w:rsidRPr="00011FE5" w:rsidRDefault="008B4725" w:rsidP="00A43EB7">
            <w:pPr>
              <w:ind w:firstLine="0"/>
              <w:jc w:val="center"/>
              <w:rPr>
                <w:sz w:val="20"/>
                <w:szCs w:val="20"/>
                <w:lang w:eastAsia="pt-BR"/>
              </w:rPr>
            </w:pPr>
            <w:proofErr w:type="gramStart"/>
            <w:r w:rsidRPr="00011FE5">
              <w:rPr>
                <w:sz w:val="20"/>
                <w:szCs w:val="20"/>
                <w:lang w:eastAsia="pt-BR"/>
              </w:rPr>
              <w:t>a</w:t>
            </w:r>
            <w:r w:rsidR="00324C78" w:rsidRPr="00011FE5">
              <w:rPr>
                <w:sz w:val="20"/>
                <w:szCs w:val="20"/>
                <w:lang w:eastAsia="pt-BR"/>
              </w:rPr>
              <w:t>tividades</w:t>
            </w:r>
            <w:proofErr w:type="gramEnd"/>
            <w:r w:rsidR="00324C78" w:rsidRPr="00011FE5">
              <w:rPr>
                <w:sz w:val="20"/>
                <w:szCs w:val="20"/>
                <w:lang w:eastAsia="pt-BR"/>
              </w:rPr>
              <w:t xml:space="preserve"> colaborativas</w:t>
            </w:r>
          </w:p>
        </w:tc>
        <w:tc>
          <w:tcPr>
            <w:tcW w:w="0" w:type="auto"/>
            <w:tcBorders>
              <w:top w:val="single" w:sz="4" w:space="0" w:color="auto"/>
              <w:bottom w:val="single" w:sz="4" w:space="0" w:color="auto"/>
            </w:tcBorders>
          </w:tcPr>
          <w:p w14:paraId="34C5E227" w14:textId="77777777" w:rsidR="00324C78" w:rsidRPr="00011FE5" w:rsidRDefault="00324C78" w:rsidP="00E27171">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pt-BR"/>
              </w:rPr>
            </w:pPr>
            <w:r w:rsidRPr="00011FE5">
              <w:rPr>
                <w:sz w:val="20"/>
                <w:szCs w:val="20"/>
                <w:lang w:eastAsia="pt-BR"/>
              </w:rPr>
              <w:t>3.5338</w:t>
            </w:r>
          </w:p>
        </w:tc>
        <w:tc>
          <w:tcPr>
            <w:tcW w:w="0" w:type="auto"/>
          </w:tcPr>
          <w:p w14:paraId="2681AFFC" w14:textId="77777777" w:rsidR="00324C78" w:rsidRPr="00011FE5" w:rsidRDefault="00324C78" w:rsidP="00A43EB7">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pt-BR"/>
              </w:rPr>
            </w:pPr>
          </w:p>
        </w:tc>
      </w:tr>
      <w:tr w:rsidR="00324C78" w:rsidRPr="00011FE5" w14:paraId="3B4D8BD9" w14:textId="77777777" w:rsidTr="00011F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09FA8157" w14:textId="77777777" w:rsidR="00324C78" w:rsidRPr="00011FE5" w:rsidRDefault="008B4725" w:rsidP="00A43EB7">
            <w:pPr>
              <w:ind w:firstLine="0"/>
              <w:jc w:val="center"/>
              <w:rPr>
                <w:sz w:val="20"/>
                <w:szCs w:val="20"/>
                <w:lang w:eastAsia="pt-BR"/>
              </w:rPr>
            </w:pPr>
            <w:proofErr w:type="gramStart"/>
            <w:r w:rsidRPr="00011FE5">
              <w:rPr>
                <w:sz w:val="20"/>
                <w:szCs w:val="20"/>
                <w:lang w:eastAsia="pt-BR"/>
              </w:rPr>
              <w:t>a</w:t>
            </w:r>
            <w:r w:rsidR="00324C78" w:rsidRPr="00011FE5">
              <w:rPr>
                <w:sz w:val="20"/>
                <w:szCs w:val="20"/>
                <w:lang w:eastAsia="pt-BR"/>
              </w:rPr>
              <w:t>tividade</w:t>
            </w:r>
            <w:r w:rsidR="00C808B2">
              <w:rPr>
                <w:sz w:val="20"/>
                <w:szCs w:val="20"/>
                <w:lang w:eastAsia="pt-BR"/>
              </w:rPr>
              <w:t>s</w:t>
            </w:r>
            <w:proofErr w:type="gramEnd"/>
            <w:r w:rsidR="00C808B2">
              <w:rPr>
                <w:sz w:val="20"/>
                <w:szCs w:val="20"/>
                <w:lang w:eastAsia="pt-BR"/>
              </w:rPr>
              <w:t xml:space="preserve"> individuais</w:t>
            </w:r>
          </w:p>
        </w:tc>
        <w:tc>
          <w:tcPr>
            <w:tcW w:w="0" w:type="auto"/>
            <w:tcBorders>
              <w:top w:val="single" w:sz="4" w:space="0" w:color="auto"/>
              <w:bottom w:val="single" w:sz="4" w:space="0" w:color="auto"/>
            </w:tcBorders>
            <w:shd w:val="clear" w:color="auto" w:fill="auto"/>
          </w:tcPr>
          <w:p w14:paraId="6A409BCD" w14:textId="77777777" w:rsidR="00324C78" w:rsidRPr="00011FE5" w:rsidRDefault="00324C78" w:rsidP="00E27171">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r w:rsidRPr="00011FE5">
              <w:rPr>
                <w:sz w:val="20"/>
                <w:szCs w:val="20"/>
                <w:lang w:eastAsia="pt-BR"/>
              </w:rPr>
              <w:t>3.5506</w:t>
            </w:r>
          </w:p>
        </w:tc>
        <w:tc>
          <w:tcPr>
            <w:tcW w:w="0" w:type="auto"/>
            <w:shd w:val="clear" w:color="auto" w:fill="auto"/>
          </w:tcPr>
          <w:p w14:paraId="4BA60653" w14:textId="77777777" w:rsidR="00324C78" w:rsidRPr="00011FE5" w:rsidRDefault="00324C78" w:rsidP="00A43EB7">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p>
        </w:tc>
      </w:tr>
      <w:tr w:rsidR="00324C78" w:rsidRPr="00011FE5" w14:paraId="611967D9" w14:textId="77777777" w:rsidTr="00011FE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28FADAAD" w14:textId="77777777" w:rsidR="00324C78" w:rsidRPr="00011FE5" w:rsidRDefault="008B4725" w:rsidP="00A43EB7">
            <w:pPr>
              <w:ind w:firstLine="0"/>
              <w:jc w:val="center"/>
              <w:rPr>
                <w:sz w:val="20"/>
                <w:szCs w:val="20"/>
                <w:lang w:eastAsia="pt-BR"/>
              </w:rPr>
            </w:pPr>
            <w:proofErr w:type="gramStart"/>
            <w:r w:rsidRPr="00011FE5">
              <w:rPr>
                <w:sz w:val="20"/>
                <w:szCs w:val="20"/>
                <w:lang w:eastAsia="pt-BR"/>
              </w:rPr>
              <w:t>f</w:t>
            </w:r>
            <w:r w:rsidR="00324C78" w:rsidRPr="00011FE5">
              <w:rPr>
                <w:sz w:val="20"/>
                <w:szCs w:val="20"/>
                <w:lang w:eastAsia="pt-BR"/>
              </w:rPr>
              <w:t>óruns</w:t>
            </w:r>
            <w:proofErr w:type="gramEnd"/>
            <w:r w:rsidR="00324C78" w:rsidRPr="00011FE5">
              <w:rPr>
                <w:sz w:val="20"/>
                <w:szCs w:val="20"/>
                <w:lang w:eastAsia="pt-BR"/>
              </w:rPr>
              <w:t xml:space="preserve"> de discussão</w:t>
            </w:r>
          </w:p>
        </w:tc>
        <w:tc>
          <w:tcPr>
            <w:tcW w:w="0" w:type="auto"/>
            <w:tcBorders>
              <w:top w:val="single" w:sz="4" w:space="0" w:color="auto"/>
              <w:bottom w:val="single" w:sz="4" w:space="0" w:color="auto"/>
            </w:tcBorders>
            <w:shd w:val="clear" w:color="auto" w:fill="auto"/>
          </w:tcPr>
          <w:p w14:paraId="3AA3E654" w14:textId="77777777" w:rsidR="00324C78" w:rsidRPr="00011FE5" w:rsidRDefault="00324C78" w:rsidP="00E27171">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pt-BR"/>
              </w:rPr>
            </w:pPr>
            <w:r w:rsidRPr="00011FE5">
              <w:rPr>
                <w:sz w:val="20"/>
                <w:szCs w:val="20"/>
                <w:lang w:eastAsia="pt-BR"/>
              </w:rPr>
              <w:t>3.4994</w:t>
            </w:r>
          </w:p>
        </w:tc>
        <w:tc>
          <w:tcPr>
            <w:tcW w:w="0" w:type="auto"/>
            <w:shd w:val="clear" w:color="auto" w:fill="auto"/>
          </w:tcPr>
          <w:p w14:paraId="3CC8094B" w14:textId="77777777" w:rsidR="00324C78" w:rsidRPr="00011FE5" w:rsidRDefault="00324C78" w:rsidP="00A43EB7">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pt-BR"/>
              </w:rPr>
            </w:pPr>
          </w:p>
        </w:tc>
      </w:tr>
      <w:tr w:rsidR="00324C78" w:rsidRPr="00011FE5" w14:paraId="48796B97" w14:textId="77777777" w:rsidTr="00011F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26B1D55D" w14:textId="77777777" w:rsidR="00324C78" w:rsidRPr="00011FE5" w:rsidRDefault="008B4725" w:rsidP="00A43EB7">
            <w:pPr>
              <w:ind w:firstLine="0"/>
              <w:jc w:val="center"/>
              <w:rPr>
                <w:sz w:val="20"/>
                <w:szCs w:val="20"/>
                <w:lang w:eastAsia="pt-BR"/>
              </w:rPr>
            </w:pPr>
            <w:proofErr w:type="spellStart"/>
            <w:proofErr w:type="gramStart"/>
            <w:r w:rsidRPr="00011FE5">
              <w:rPr>
                <w:sz w:val="20"/>
                <w:szCs w:val="20"/>
                <w:lang w:eastAsia="pt-BR"/>
              </w:rPr>
              <w:t>w</w:t>
            </w:r>
            <w:r w:rsidR="00324C78" w:rsidRPr="00011FE5">
              <w:rPr>
                <w:sz w:val="20"/>
                <w:szCs w:val="20"/>
                <w:lang w:eastAsia="pt-BR"/>
              </w:rPr>
              <w:t>ebinars</w:t>
            </w:r>
            <w:proofErr w:type="spellEnd"/>
            <w:proofErr w:type="gramEnd"/>
          </w:p>
        </w:tc>
        <w:tc>
          <w:tcPr>
            <w:tcW w:w="0" w:type="auto"/>
            <w:tcBorders>
              <w:top w:val="single" w:sz="4" w:space="0" w:color="auto"/>
              <w:bottom w:val="single" w:sz="4" w:space="0" w:color="auto"/>
            </w:tcBorders>
            <w:shd w:val="clear" w:color="auto" w:fill="auto"/>
          </w:tcPr>
          <w:p w14:paraId="0F5308FC" w14:textId="77777777" w:rsidR="00324C78" w:rsidRPr="00011FE5" w:rsidRDefault="00324C78" w:rsidP="00E27171">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r w:rsidRPr="00011FE5">
              <w:rPr>
                <w:sz w:val="20"/>
                <w:szCs w:val="20"/>
                <w:lang w:eastAsia="pt-BR"/>
              </w:rPr>
              <w:t>3.5013</w:t>
            </w:r>
          </w:p>
        </w:tc>
        <w:tc>
          <w:tcPr>
            <w:tcW w:w="0" w:type="auto"/>
            <w:shd w:val="clear" w:color="auto" w:fill="auto"/>
          </w:tcPr>
          <w:p w14:paraId="7F8C67DC" w14:textId="77777777" w:rsidR="00324C78" w:rsidRPr="00011FE5" w:rsidRDefault="00324C78" w:rsidP="00A43EB7">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p>
        </w:tc>
      </w:tr>
      <w:tr w:rsidR="00324C78" w:rsidRPr="00011FE5" w14:paraId="0354EC44" w14:textId="77777777" w:rsidTr="00011FE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shd w:val="clear" w:color="auto" w:fill="auto"/>
          </w:tcPr>
          <w:p w14:paraId="752165AE" w14:textId="77777777" w:rsidR="00324C78" w:rsidRPr="00011FE5" w:rsidRDefault="008B4725" w:rsidP="00A43EB7">
            <w:pPr>
              <w:ind w:firstLine="0"/>
              <w:jc w:val="center"/>
              <w:rPr>
                <w:sz w:val="20"/>
                <w:szCs w:val="20"/>
                <w:lang w:eastAsia="pt-BR"/>
              </w:rPr>
            </w:pPr>
            <w:proofErr w:type="gramStart"/>
            <w:r w:rsidRPr="00011FE5">
              <w:rPr>
                <w:sz w:val="20"/>
                <w:szCs w:val="20"/>
                <w:lang w:eastAsia="pt-BR"/>
              </w:rPr>
              <w:t>a</w:t>
            </w:r>
            <w:r w:rsidR="00324C78" w:rsidRPr="00011FE5">
              <w:rPr>
                <w:sz w:val="20"/>
                <w:szCs w:val="20"/>
                <w:lang w:eastAsia="pt-BR"/>
              </w:rPr>
              <w:t>valiações</w:t>
            </w:r>
            <w:proofErr w:type="gramEnd"/>
            <w:r w:rsidR="00324C78" w:rsidRPr="00011FE5">
              <w:rPr>
                <w:sz w:val="20"/>
                <w:szCs w:val="20"/>
                <w:lang w:eastAsia="pt-BR"/>
              </w:rPr>
              <w:t xml:space="preserve"> presenciais</w:t>
            </w:r>
          </w:p>
        </w:tc>
        <w:tc>
          <w:tcPr>
            <w:tcW w:w="0" w:type="auto"/>
            <w:tcBorders>
              <w:top w:val="single" w:sz="4" w:space="0" w:color="auto"/>
              <w:bottom w:val="single" w:sz="4" w:space="0" w:color="auto"/>
            </w:tcBorders>
            <w:shd w:val="clear" w:color="auto" w:fill="auto"/>
          </w:tcPr>
          <w:p w14:paraId="1D46BEA5" w14:textId="77777777" w:rsidR="00324C78" w:rsidRPr="00011FE5" w:rsidRDefault="00324C78" w:rsidP="00E27171">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pt-BR"/>
              </w:rPr>
            </w:pPr>
            <w:r w:rsidRPr="00011FE5">
              <w:rPr>
                <w:sz w:val="20"/>
                <w:szCs w:val="20"/>
                <w:lang w:eastAsia="pt-BR"/>
              </w:rPr>
              <w:t>3.5005</w:t>
            </w:r>
          </w:p>
        </w:tc>
        <w:tc>
          <w:tcPr>
            <w:tcW w:w="0" w:type="auto"/>
            <w:shd w:val="clear" w:color="auto" w:fill="auto"/>
          </w:tcPr>
          <w:p w14:paraId="3E0C924A" w14:textId="77777777" w:rsidR="00324C78" w:rsidRPr="00011FE5" w:rsidRDefault="00324C78" w:rsidP="00A43EB7">
            <w:pPr>
              <w:ind w:firstLine="0"/>
              <w:jc w:val="center"/>
              <w:cnfStyle w:val="000000000000" w:firstRow="0" w:lastRow="0" w:firstColumn="0" w:lastColumn="0" w:oddVBand="0" w:evenVBand="0" w:oddHBand="0" w:evenHBand="0" w:firstRowFirstColumn="0" w:firstRowLastColumn="0" w:lastRowFirstColumn="0" w:lastRowLastColumn="0"/>
              <w:rPr>
                <w:sz w:val="20"/>
                <w:szCs w:val="20"/>
                <w:lang w:eastAsia="pt-BR"/>
              </w:rPr>
            </w:pPr>
          </w:p>
        </w:tc>
      </w:tr>
      <w:tr w:rsidR="00324C78" w:rsidRPr="00011FE5" w14:paraId="196868B0" w14:textId="77777777" w:rsidTr="00011F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000000" w:themeColor="text1"/>
            </w:tcBorders>
            <w:shd w:val="clear" w:color="auto" w:fill="auto"/>
          </w:tcPr>
          <w:p w14:paraId="6BF895D6" w14:textId="77777777" w:rsidR="00324C78" w:rsidRPr="00011FE5" w:rsidRDefault="008B4725" w:rsidP="00A43EB7">
            <w:pPr>
              <w:ind w:firstLine="0"/>
              <w:jc w:val="center"/>
              <w:rPr>
                <w:sz w:val="20"/>
                <w:szCs w:val="20"/>
                <w:lang w:eastAsia="pt-BR"/>
              </w:rPr>
            </w:pPr>
            <w:proofErr w:type="gramStart"/>
            <w:r w:rsidRPr="00011FE5">
              <w:rPr>
                <w:sz w:val="20"/>
                <w:szCs w:val="20"/>
                <w:lang w:eastAsia="pt-BR"/>
              </w:rPr>
              <w:t>s</w:t>
            </w:r>
            <w:r w:rsidR="00324C78" w:rsidRPr="00011FE5">
              <w:rPr>
                <w:sz w:val="20"/>
                <w:szCs w:val="20"/>
                <w:lang w:eastAsia="pt-BR"/>
              </w:rPr>
              <w:t>alas</w:t>
            </w:r>
            <w:proofErr w:type="gramEnd"/>
            <w:r w:rsidR="00324C78" w:rsidRPr="00011FE5">
              <w:rPr>
                <w:sz w:val="20"/>
                <w:szCs w:val="20"/>
                <w:lang w:eastAsia="pt-BR"/>
              </w:rPr>
              <w:t xml:space="preserve"> virtuais</w:t>
            </w:r>
          </w:p>
        </w:tc>
        <w:tc>
          <w:tcPr>
            <w:tcW w:w="0" w:type="auto"/>
            <w:tcBorders>
              <w:top w:val="single" w:sz="4" w:space="0" w:color="auto"/>
              <w:bottom w:val="single" w:sz="8" w:space="0" w:color="000000" w:themeColor="text1"/>
            </w:tcBorders>
            <w:shd w:val="clear" w:color="auto" w:fill="auto"/>
          </w:tcPr>
          <w:p w14:paraId="3A99283C" w14:textId="77777777" w:rsidR="00324C78" w:rsidRPr="00011FE5" w:rsidRDefault="00324C78" w:rsidP="00E27171">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r w:rsidRPr="00011FE5">
              <w:rPr>
                <w:sz w:val="20"/>
                <w:szCs w:val="20"/>
                <w:lang w:eastAsia="pt-BR"/>
              </w:rPr>
              <w:t>3.5036</w:t>
            </w:r>
          </w:p>
        </w:tc>
        <w:tc>
          <w:tcPr>
            <w:tcW w:w="0" w:type="auto"/>
            <w:shd w:val="clear" w:color="auto" w:fill="auto"/>
          </w:tcPr>
          <w:p w14:paraId="20A94929" w14:textId="77777777" w:rsidR="00324C78" w:rsidRPr="00011FE5" w:rsidRDefault="00324C78" w:rsidP="00A43EB7">
            <w:pPr>
              <w:ind w:firstLine="0"/>
              <w:jc w:val="center"/>
              <w:cnfStyle w:val="000000100000" w:firstRow="0" w:lastRow="0" w:firstColumn="0" w:lastColumn="0" w:oddVBand="0" w:evenVBand="0" w:oddHBand="1" w:evenHBand="0" w:firstRowFirstColumn="0" w:firstRowLastColumn="0" w:lastRowFirstColumn="0" w:lastRowLastColumn="0"/>
              <w:rPr>
                <w:sz w:val="20"/>
                <w:szCs w:val="20"/>
                <w:lang w:eastAsia="pt-BR"/>
              </w:rPr>
            </w:pPr>
          </w:p>
        </w:tc>
      </w:tr>
    </w:tbl>
    <w:p w14:paraId="5584E3A8" w14:textId="77777777"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14:paraId="661E74F4" w14:textId="77777777" w:rsidR="008B4725" w:rsidRPr="00FC32F3" w:rsidRDefault="008B4725" w:rsidP="00FC32F3">
      <w:pPr>
        <w:ind w:firstLine="0"/>
        <w:jc w:val="center"/>
        <w:rPr>
          <w:b/>
          <w:sz w:val="20"/>
          <w:szCs w:val="20"/>
          <w:lang w:eastAsia="pt-BR"/>
        </w:rPr>
      </w:pPr>
    </w:p>
    <w:p w14:paraId="39799513" w14:textId="77777777"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proofErr w:type="spellStart"/>
      <w:r w:rsidRPr="008563B8">
        <w:rPr>
          <w:i/>
          <w:lang w:eastAsia="pt-BR"/>
        </w:rPr>
        <w:t>fuzzy</w:t>
      </w:r>
      <w:proofErr w:type="spellEnd"/>
      <w:r>
        <w:rPr>
          <w:lang w:eastAsia="pt-BR"/>
        </w:rPr>
        <w:t xml:space="preserve"> referente ao elemento avaliado. Na primeira linha é apresentada a avaliação</w:t>
      </w:r>
      <w:r w:rsidRPr="008563B8">
        <w:rPr>
          <w:i/>
          <w:lang w:eastAsia="pt-BR"/>
        </w:rPr>
        <w:t xml:space="preserve"> </w:t>
      </w:r>
      <w:proofErr w:type="spellStart"/>
      <w:r w:rsidRPr="008563B8">
        <w:rPr>
          <w:i/>
          <w:lang w:eastAsia="pt-BR"/>
        </w:rPr>
        <w:t>fuzzy</w:t>
      </w:r>
      <w:proofErr w:type="spellEnd"/>
      <w:r>
        <w:rPr>
          <w:lang w:eastAsia="pt-BR"/>
        </w:rPr>
        <w:t xml:space="preserve"> do elemento videoaulas: 3.6518. A segunda linha contém a avaliação do elemento atividades colaborativas: 3.5338. O elemento atividade</w:t>
      </w:r>
      <w:r w:rsidR="00C808B2">
        <w:rPr>
          <w:lang w:eastAsia="pt-BR"/>
        </w:rPr>
        <w:t>s individuais</w:t>
      </w:r>
      <w:r>
        <w:rPr>
          <w:lang w:eastAsia="pt-BR"/>
        </w:rPr>
        <w:t xml:space="preserve"> tem sua avaliação na terceira linha da tabela: 3.5506. A quarta linha apresenta o resultado dos fóruns de discussão:</w:t>
      </w:r>
      <w:r w:rsidR="00B17903">
        <w:rPr>
          <w:lang w:eastAsia="pt-BR"/>
        </w:rPr>
        <w:t xml:space="preserve"> 3.4994. Na quinta linha é apresentada a avaliação do elemento </w:t>
      </w:r>
      <w:proofErr w:type="spellStart"/>
      <w:r w:rsidR="00B17903" w:rsidRPr="008563B8">
        <w:rPr>
          <w:i/>
          <w:lang w:eastAsia="pt-BR"/>
        </w:rPr>
        <w:t>webinars</w:t>
      </w:r>
      <w:proofErr w:type="spellEnd"/>
      <w:r w:rsidR="00B17903">
        <w:rPr>
          <w:lang w:eastAsia="pt-BR"/>
        </w:rPr>
        <w:t>: 3.5013. A sexta linha apresenta a avaliação do elemento avaliações presenciais. Por ultimo a sexta linha da tabela exibe a avaliação do elemento salas virtuais: 3.5036.</w:t>
      </w:r>
    </w:p>
    <w:p w14:paraId="0858CAFA" w14:textId="77777777" w:rsidR="008B4725" w:rsidRDefault="008B4725" w:rsidP="00A53F39">
      <w:pPr>
        <w:rPr>
          <w:lang w:eastAsia="pt-BR"/>
        </w:rPr>
      </w:pPr>
    </w:p>
    <w:p w14:paraId="516FA0D3" w14:textId="77777777" w:rsidR="00656210" w:rsidRDefault="00656210" w:rsidP="00A53F39">
      <w:pPr>
        <w:rPr>
          <w:lang w:eastAsia="pt-BR"/>
        </w:rPr>
      </w:pPr>
    </w:p>
    <w:p w14:paraId="4279ADD9" w14:textId="77777777" w:rsidR="00656210" w:rsidRDefault="00656210" w:rsidP="00A53F39">
      <w:pPr>
        <w:rPr>
          <w:lang w:eastAsia="pt-BR"/>
        </w:rPr>
      </w:pPr>
    </w:p>
    <w:p w14:paraId="510F2696" w14:textId="77777777" w:rsidR="00656210" w:rsidRDefault="00656210" w:rsidP="00A53F39">
      <w:pPr>
        <w:rPr>
          <w:lang w:eastAsia="pt-BR"/>
        </w:rPr>
      </w:pPr>
    </w:p>
    <w:p w14:paraId="4D4830A4" w14:textId="77777777" w:rsidR="00656210" w:rsidRDefault="00656210" w:rsidP="00A53F39">
      <w:pPr>
        <w:rPr>
          <w:lang w:eastAsia="pt-BR"/>
        </w:rPr>
      </w:pPr>
    </w:p>
    <w:p w14:paraId="657EEFD9" w14:textId="77777777" w:rsidR="00656210" w:rsidRPr="00A53F39" w:rsidRDefault="00656210" w:rsidP="00A53F39">
      <w:pPr>
        <w:rPr>
          <w:lang w:eastAsia="pt-BR"/>
        </w:rPr>
      </w:pPr>
    </w:p>
    <w:p w14:paraId="51C443BA" w14:textId="77777777" w:rsidR="00656210" w:rsidRDefault="00764D5E" w:rsidP="00656210">
      <w:pPr>
        <w:pStyle w:val="Ttulo2"/>
        <w:ind w:left="578" w:hanging="578"/>
        <w:rPr>
          <w:lang w:eastAsia="pt-BR"/>
        </w:rPr>
      </w:pPr>
      <w:r>
        <w:rPr>
          <w:lang w:eastAsia="pt-BR"/>
        </w:rPr>
        <w:t>Discussão dos resultados</w:t>
      </w:r>
    </w:p>
    <w:p w14:paraId="716725FC" w14:textId="77777777" w:rsidR="00656210" w:rsidRPr="00A77D89" w:rsidRDefault="00656210" w:rsidP="00A77D89">
      <w:pPr>
        <w:rPr>
          <w:lang w:eastAsia="pt-BR"/>
        </w:rPr>
      </w:pPr>
    </w:p>
    <w:p w14:paraId="1D293893" w14:textId="77777777" w:rsidR="00A77D89" w:rsidRPr="00656210" w:rsidRDefault="00656210"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8</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proofErr w:type="spellStart"/>
      <w:r w:rsidR="00A77D89" w:rsidRPr="00230604">
        <w:rPr>
          <w:rFonts w:eastAsia="Times New Roman" w:cs="Times New Roman"/>
          <w:i/>
          <w:color w:val="222222"/>
          <w:szCs w:val="24"/>
          <w:lang w:eastAsia="pt-BR"/>
        </w:rPr>
        <w:t>fuzzy</w:t>
      </w:r>
      <w:proofErr w:type="spellEnd"/>
      <w:r w:rsidR="00A77D89" w:rsidRPr="00230604">
        <w:rPr>
          <w:rFonts w:eastAsia="Times New Roman" w:cs="Times New Roman"/>
          <w:i/>
          <w:color w:val="222222"/>
          <w:szCs w:val="24"/>
          <w:lang w:eastAsia="pt-BR"/>
        </w:rPr>
        <w:t>.</w:t>
      </w:r>
    </w:p>
    <w:p w14:paraId="516C14FA" w14:textId="77777777" w:rsidR="00A77D89" w:rsidRDefault="00A77D89" w:rsidP="00656210">
      <w:pPr>
        <w:shd w:val="clear" w:color="auto" w:fill="FFFFFF"/>
        <w:ind w:firstLine="0"/>
        <w:outlineLvl w:val="9"/>
        <w:rPr>
          <w:rFonts w:eastAsia="Times New Roman" w:cs="Times New Roman"/>
          <w:color w:val="222222"/>
          <w:szCs w:val="24"/>
          <w:lang w:eastAsia="pt-BR"/>
        </w:rPr>
      </w:pPr>
    </w:p>
    <w:p w14:paraId="3A6D8FCA" w14:textId="77777777" w:rsidR="00A77D89" w:rsidRPr="00A07DB4" w:rsidRDefault="00A07DB4" w:rsidP="00A77D89">
      <w:pPr>
        <w:ind w:firstLine="0"/>
        <w:jc w:val="center"/>
        <w:rPr>
          <w:b/>
          <w:lang w:eastAsia="pt-BR"/>
        </w:rPr>
      </w:pPr>
      <w:r w:rsidRPr="00A07DB4">
        <w:rPr>
          <w:b/>
          <w:lang w:eastAsia="pt-BR"/>
        </w:rPr>
        <w:t>Gráfico 8</w:t>
      </w:r>
      <w:r w:rsidR="00A77D89" w:rsidRPr="00A07DB4">
        <w:rPr>
          <w:b/>
          <w:lang w:eastAsia="pt-BR"/>
        </w:rPr>
        <w:t xml:space="preserve"> - Resultados dos sistemas de inferência.</w:t>
      </w:r>
    </w:p>
    <w:p w14:paraId="1832117A" w14:textId="77777777"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lastRenderedPageBreak/>
        <w:drawing>
          <wp:inline distT="0" distB="0" distL="0" distR="0" wp14:anchorId="1E4D4DC0" wp14:editId="16AC7BE5">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3D527AC" w14:textId="77777777"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14:paraId="335FCDB9" w14:textId="77777777" w:rsidR="00A77D89" w:rsidRDefault="00A77D89" w:rsidP="00A77D89">
      <w:pPr>
        <w:shd w:val="clear" w:color="auto" w:fill="FFFFFF"/>
        <w:outlineLvl w:val="9"/>
        <w:rPr>
          <w:rFonts w:eastAsia="Times New Roman" w:cs="Times New Roman"/>
          <w:color w:val="222222"/>
          <w:szCs w:val="24"/>
          <w:lang w:eastAsia="pt-BR"/>
        </w:rPr>
      </w:pPr>
    </w:p>
    <w:p w14:paraId="7D63FCAF" w14:textId="77777777"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 xml:space="preserve">aulas foi avaliado na abordagem utilizando média aritmética com o valor de 3,7770 e 3,6519 utilizando a lógica </w:t>
      </w:r>
      <w:proofErr w:type="spellStart"/>
      <w:r w:rsidRPr="00230604">
        <w:rPr>
          <w:rFonts w:eastAsia="Times New Roman" w:cs="Times New Roman"/>
          <w:i/>
          <w:color w:val="222222"/>
          <w:szCs w:val="24"/>
          <w:lang w:eastAsia="pt-BR"/>
        </w:rPr>
        <w:t>fuzzy</w:t>
      </w:r>
      <w:proofErr w:type="spellEnd"/>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proofErr w:type="spellStart"/>
      <w:r w:rsidRPr="00230604">
        <w:rPr>
          <w:rFonts w:eastAsia="Times New Roman" w:cs="Times New Roman"/>
          <w:i/>
          <w:color w:val="222222"/>
          <w:szCs w:val="24"/>
          <w:lang w:eastAsia="pt-BR"/>
        </w:rPr>
        <w:t>fuzzy</w:t>
      </w:r>
      <w:proofErr w:type="spellEnd"/>
      <w:r w:rsidRPr="00A77D89">
        <w:rPr>
          <w:rFonts w:eastAsia="Times New Roman" w:cs="Times New Roman"/>
          <w:color w:val="222222"/>
          <w:szCs w:val="24"/>
          <w:lang w:eastAsia="pt-BR"/>
        </w:rPr>
        <w:t xml:space="preserve">, uma </w:t>
      </w:r>
      <w:proofErr w:type="gramStart"/>
      <w:r w:rsidRPr="00A77D89">
        <w:rPr>
          <w:rFonts w:eastAsia="Times New Roman" w:cs="Times New Roman"/>
          <w:color w:val="222222"/>
          <w:szCs w:val="24"/>
          <w:lang w:eastAsia="pt-BR"/>
        </w:rPr>
        <w:t>diferença  de</w:t>
      </w:r>
      <w:proofErr w:type="gramEnd"/>
      <w:r w:rsidRPr="00A77D89">
        <w:rPr>
          <w:rFonts w:eastAsia="Times New Roman" w:cs="Times New Roman"/>
          <w:color w:val="222222"/>
          <w:szCs w:val="24"/>
          <w:lang w:eastAsia="pt-BR"/>
        </w:rPr>
        <w:t xml:space="preserve"> 0.0941.  Já o elemento atividades individuais foi avaliado na abordagem utilizando média aritmética com o valor de 3,7194 e 3,5507 utilizando a lógica </w:t>
      </w:r>
      <w:proofErr w:type="spellStart"/>
      <w:r w:rsidRPr="00230604">
        <w:rPr>
          <w:rFonts w:eastAsia="Times New Roman" w:cs="Times New Roman"/>
          <w:i/>
          <w:color w:val="222222"/>
          <w:szCs w:val="24"/>
          <w:lang w:eastAsia="pt-BR"/>
        </w:rPr>
        <w:t>fuzzy</w:t>
      </w:r>
      <w:proofErr w:type="spellEnd"/>
      <w:r w:rsidRPr="00A77D89">
        <w:rPr>
          <w:rFonts w:eastAsia="Times New Roman" w:cs="Times New Roman"/>
          <w:color w:val="222222"/>
          <w:szCs w:val="24"/>
          <w:lang w:eastAsia="pt-BR"/>
        </w:rPr>
        <w:t xml:space="preserve">, uma </w:t>
      </w:r>
      <w:proofErr w:type="gramStart"/>
      <w:r w:rsidRPr="00A77D89">
        <w:rPr>
          <w:rFonts w:eastAsia="Times New Roman" w:cs="Times New Roman"/>
          <w:color w:val="222222"/>
          <w:szCs w:val="24"/>
          <w:lang w:eastAsia="pt-BR"/>
        </w:rPr>
        <w:t>diferença  de</w:t>
      </w:r>
      <w:proofErr w:type="gramEnd"/>
      <w:r w:rsidRPr="00A77D89">
        <w:rPr>
          <w:rFonts w:eastAsia="Times New Roman" w:cs="Times New Roman"/>
          <w:color w:val="222222"/>
          <w:szCs w:val="24"/>
          <w:lang w:eastAsia="pt-BR"/>
        </w:rPr>
        <w:t xml:space="preserve"> 0.1687. O elemento fóruns de discussão foi avaliado na abordagem utilizando média aritmética com o valor de 3,5848 e 3,4994 utilizando a lógica </w:t>
      </w:r>
      <w:proofErr w:type="spellStart"/>
      <w:r w:rsidRPr="00230604">
        <w:rPr>
          <w:rFonts w:eastAsia="Times New Roman" w:cs="Times New Roman"/>
          <w:i/>
          <w:color w:val="222222"/>
          <w:szCs w:val="24"/>
          <w:lang w:eastAsia="pt-BR"/>
        </w:rPr>
        <w:t>fuzzy</w:t>
      </w:r>
      <w:proofErr w:type="spellEnd"/>
      <w:r w:rsidRPr="00A77D89">
        <w:rPr>
          <w:rFonts w:eastAsia="Times New Roman" w:cs="Times New Roman"/>
          <w:color w:val="222222"/>
          <w:szCs w:val="24"/>
          <w:lang w:eastAsia="pt-BR"/>
        </w:rPr>
        <w:t xml:space="preserve">, uma </w:t>
      </w:r>
      <w:proofErr w:type="gramStart"/>
      <w:r w:rsidRPr="00A77D89">
        <w:rPr>
          <w:rFonts w:eastAsia="Times New Roman" w:cs="Times New Roman"/>
          <w:color w:val="222222"/>
          <w:szCs w:val="24"/>
          <w:lang w:eastAsia="pt-BR"/>
        </w:rPr>
        <w:t>diferença  de</w:t>
      </w:r>
      <w:proofErr w:type="gramEnd"/>
      <w:r w:rsidRPr="00A77D89">
        <w:rPr>
          <w:rFonts w:eastAsia="Times New Roman" w:cs="Times New Roman"/>
          <w:color w:val="222222"/>
          <w:szCs w:val="24"/>
          <w:lang w:eastAsia="pt-BR"/>
        </w:rPr>
        <w:t xml:space="preserve"> 0.0854.  Já o elemento </w:t>
      </w:r>
      <w:proofErr w:type="spellStart"/>
      <w:r w:rsidRPr="00230604">
        <w:rPr>
          <w:rFonts w:eastAsia="Times New Roman" w:cs="Times New Roman"/>
          <w:i/>
          <w:color w:val="222222"/>
          <w:szCs w:val="24"/>
          <w:lang w:eastAsia="pt-BR"/>
        </w:rPr>
        <w:t>webinars</w:t>
      </w:r>
      <w:proofErr w:type="spellEnd"/>
      <w:r w:rsidRPr="00A77D89">
        <w:rPr>
          <w:rFonts w:eastAsia="Times New Roman" w:cs="Times New Roman"/>
          <w:color w:val="222222"/>
          <w:szCs w:val="24"/>
          <w:lang w:eastAsia="pt-BR"/>
        </w:rPr>
        <w:t xml:space="preserve"> foi avaliado na abordagem utilizando média aritmética com o valor de 3,5524 e 3,5014 utilizando a lógica </w:t>
      </w:r>
      <w:proofErr w:type="spellStart"/>
      <w:r w:rsidRPr="00230604">
        <w:rPr>
          <w:rFonts w:eastAsia="Times New Roman" w:cs="Times New Roman"/>
          <w:i/>
          <w:color w:val="222222"/>
          <w:szCs w:val="24"/>
          <w:lang w:eastAsia="pt-BR"/>
        </w:rPr>
        <w:t>fuzzy</w:t>
      </w:r>
      <w:proofErr w:type="spellEnd"/>
      <w:r w:rsidRPr="00A77D89">
        <w:rPr>
          <w:rFonts w:eastAsia="Times New Roman" w:cs="Times New Roman"/>
          <w:color w:val="222222"/>
          <w:szCs w:val="24"/>
          <w:lang w:eastAsia="pt-BR"/>
        </w:rPr>
        <w:t xml:space="preserve">, uma </w:t>
      </w:r>
      <w:proofErr w:type="gramStart"/>
      <w:r w:rsidRPr="00A77D89">
        <w:rPr>
          <w:rFonts w:eastAsia="Times New Roman" w:cs="Times New Roman"/>
          <w:color w:val="222222"/>
          <w:szCs w:val="24"/>
          <w:lang w:eastAsia="pt-BR"/>
        </w:rPr>
        <w:t>diferença  de</w:t>
      </w:r>
      <w:proofErr w:type="gramEnd"/>
      <w:r w:rsidRPr="00A77D89">
        <w:rPr>
          <w:rFonts w:eastAsia="Times New Roman" w:cs="Times New Roman"/>
          <w:color w:val="222222"/>
          <w:szCs w:val="24"/>
          <w:lang w:eastAsia="pt-BR"/>
        </w:rPr>
        <w:t xml:space="preserve"> 0.051. O elemento avaliações presenciais foi avaliado na abordagem utilizando média aritmética com o valor de 3,6535 e 3,5006 utilizando a lógica </w:t>
      </w:r>
      <w:proofErr w:type="spellStart"/>
      <w:r w:rsidRPr="00230604">
        <w:rPr>
          <w:rFonts w:eastAsia="Times New Roman" w:cs="Times New Roman"/>
          <w:i/>
          <w:color w:val="222222"/>
          <w:szCs w:val="24"/>
          <w:lang w:eastAsia="pt-BR"/>
        </w:rPr>
        <w:t>fuzzy</w:t>
      </w:r>
      <w:proofErr w:type="spellEnd"/>
      <w:r w:rsidRPr="00A77D89">
        <w:rPr>
          <w:rFonts w:eastAsia="Times New Roman" w:cs="Times New Roman"/>
          <w:color w:val="222222"/>
          <w:szCs w:val="24"/>
          <w:lang w:eastAsia="pt-BR"/>
        </w:rPr>
        <w:t xml:space="preserve">, uma </w:t>
      </w:r>
      <w:proofErr w:type="gramStart"/>
      <w:r w:rsidRPr="00A77D89">
        <w:rPr>
          <w:rFonts w:eastAsia="Times New Roman" w:cs="Times New Roman"/>
          <w:color w:val="222222"/>
          <w:szCs w:val="24"/>
          <w:lang w:eastAsia="pt-BR"/>
        </w:rPr>
        <w:t>diferença  de</w:t>
      </w:r>
      <w:proofErr w:type="gramEnd"/>
      <w:r w:rsidRPr="00A77D89">
        <w:rPr>
          <w:rFonts w:eastAsia="Times New Roman" w:cs="Times New Roman"/>
          <w:color w:val="222222"/>
          <w:szCs w:val="24"/>
          <w:lang w:eastAsia="pt-BR"/>
        </w:rPr>
        <w:t xml:space="preserve"> 0.1529. Por fim o elemento salas virtuais foi avaliado na abordagem utilizando média aritmética com o valor de 3,6877 e 3,5037 utilizando a lógica </w:t>
      </w:r>
      <w:proofErr w:type="spellStart"/>
      <w:r w:rsidRPr="00230604">
        <w:rPr>
          <w:rFonts w:eastAsia="Times New Roman" w:cs="Times New Roman"/>
          <w:i/>
          <w:color w:val="222222"/>
          <w:szCs w:val="24"/>
          <w:lang w:eastAsia="pt-BR"/>
        </w:rPr>
        <w:t>fuzzy</w:t>
      </w:r>
      <w:proofErr w:type="spellEnd"/>
      <w:r w:rsidRPr="00A77D89">
        <w:rPr>
          <w:rFonts w:eastAsia="Times New Roman" w:cs="Times New Roman"/>
          <w:color w:val="222222"/>
          <w:szCs w:val="24"/>
          <w:lang w:eastAsia="pt-BR"/>
        </w:rPr>
        <w:t xml:space="preserve">, uma </w:t>
      </w:r>
      <w:proofErr w:type="gramStart"/>
      <w:r w:rsidRPr="00A77D89">
        <w:rPr>
          <w:rFonts w:eastAsia="Times New Roman" w:cs="Times New Roman"/>
          <w:color w:val="222222"/>
          <w:szCs w:val="24"/>
          <w:lang w:eastAsia="pt-BR"/>
        </w:rPr>
        <w:t>diferença  de</w:t>
      </w:r>
      <w:proofErr w:type="gramEnd"/>
      <w:r w:rsidRPr="00A77D89">
        <w:rPr>
          <w:rFonts w:eastAsia="Times New Roman" w:cs="Times New Roman"/>
          <w:color w:val="222222"/>
          <w:szCs w:val="24"/>
          <w:lang w:eastAsia="pt-BR"/>
        </w:rPr>
        <w:t xml:space="preserve"> 0.184.</w:t>
      </w:r>
    </w:p>
    <w:p w14:paraId="7FE1B48A" w14:textId="77777777" w:rsidR="00BC5F51" w:rsidRDefault="00A77D89" w:rsidP="007C13CE">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 xml:space="preserve">se perceber através dos resultados </w:t>
      </w:r>
      <w:r>
        <w:rPr>
          <w:rFonts w:eastAsia="Times New Roman" w:cs="Times New Roman"/>
          <w:color w:val="222222"/>
          <w:szCs w:val="24"/>
          <w:lang w:eastAsia="pt-BR"/>
        </w:rPr>
        <w:t>obtidos</w:t>
      </w:r>
      <w:r w:rsidRPr="00A77D89">
        <w:rPr>
          <w:rFonts w:eastAsia="Times New Roman" w:cs="Times New Roman"/>
          <w:color w:val="222222"/>
          <w:szCs w:val="24"/>
          <w:lang w:eastAsia="pt-BR"/>
        </w:rPr>
        <w:t xml:space="preserve"> uma </w:t>
      </w:r>
      <w:proofErr w:type="gramStart"/>
      <w:r w:rsidRPr="00A77D89">
        <w:rPr>
          <w:rFonts w:eastAsia="Times New Roman" w:cs="Times New Roman"/>
          <w:color w:val="222222"/>
          <w:szCs w:val="24"/>
          <w:lang w:eastAsia="pt-BR"/>
        </w:rPr>
        <w:t>diferença  entre</w:t>
      </w:r>
      <w:proofErr w:type="gramEnd"/>
      <w:r w:rsidRPr="00A77D89">
        <w:rPr>
          <w:rFonts w:eastAsia="Times New Roman" w:cs="Times New Roman"/>
          <w:color w:val="222222"/>
          <w:szCs w:val="24"/>
          <w:lang w:eastAsia="pt-BR"/>
        </w:rPr>
        <w:t xml:space="preserve"> as duas abordagens. </w:t>
      </w:r>
      <w:r w:rsidR="00E27171">
        <w:rPr>
          <w:rFonts w:eastAsia="Times New Roman" w:cs="Times New Roman"/>
          <w:color w:val="222222"/>
          <w:szCs w:val="24"/>
          <w:lang w:eastAsia="pt-BR"/>
        </w:rPr>
        <w:t>Sendo o elemento salas virtuais o que possui maior discrepância em relação aos dois métodos</w:t>
      </w:r>
      <w:r w:rsidR="008710E2">
        <w:rPr>
          <w:rFonts w:eastAsia="Times New Roman" w:cs="Times New Roman"/>
          <w:color w:val="222222"/>
          <w:szCs w:val="24"/>
          <w:lang w:eastAsia="pt-BR"/>
        </w:rPr>
        <w:t xml:space="preserve"> e o elemento </w:t>
      </w:r>
      <w:proofErr w:type="spellStart"/>
      <w:r w:rsidR="008710E2" w:rsidRPr="00230604">
        <w:rPr>
          <w:rFonts w:eastAsia="Times New Roman" w:cs="Times New Roman"/>
          <w:i/>
          <w:color w:val="222222"/>
          <w:szCs w:val="24"/>
          <w:lang w:eastAsia="pt-BR"/>
        </w:rPr>
        <w:t>webinars</w:t>
      </w:r>
      <w:proofErr w:type="spellEnd"/>
      <w:r w:rsidR="008710E2" w:rsidRPr="00230604">
        <w:rPr>
          <w:rFonts w:eastAsia="Times New Roman" w:cs="Times New Roman"/>
          <w:i/>
          <w:color w:val="222222"/>
          <w:szCs w:val="24"/>
          <w:lang w:eastAsia="pt-BR"/>
        </w:rPr>
        <w:t xml:space="preserve"> </w:t>
      </w:r>
      <w:r w:rsidR="008710E2">
        <w:rPr>
          <w:rFonts w:eastAsia="Times New Roman" w:cs="Times New Roman"/>
          <w:color w:val="222222"/>
          <w:szCs w:val="24"/>
          <w:lang w:eastAsia="pt-BR"/>
        </w:rPr>
        <w:t>a menor diferença</w:t>
      </w:r>
      <w:r w:rsidR="00E27171">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A lógica </w:t>
      </w:r>
      <w:proofErr w:type="spellStart"/>
      <w:r w:rsidRPr="00230604">
        <w:rPr>
          <w:rFonts w:eastAsia="Times New Roman" w:cs="Times New Roman"/>
          <w:i/>
          <w:color w:val="222222"/>
          <w:szCs w:val="24"/>
          <w:lang w:eastAsia="pt-BR"/>
        </w:rPr>
        <w:t>fuzzy</w:t>
      </w:r>
      <w:proofErr w:type="spellEnd"/>
      <w:r w:rsidRPr="00230604">
        <w:rPr>
          <w:rFonts w:eastAsia="Times New Roman" w:cs="Times New Roman"/>
          <w:i/>
          <w:color w:val="222222"/>
          <w:szCs w:val="24"/>
          <w:lang w:eastAsia="pt-BR"/>
        </w:rPr>
        <w:t xml:space="preserve"> </w:t>
      </w:r>
      <w:r w:rsidRPr="00A77D89">
        <w:rPr>
          <w:rFonts w:eastAsia="Times New Roman" w:cs="Times New Roman"/>
          <w:color w:val="222222"/>
          <w:szCs w:val="24"/>
          <w:lang w:eastAsia="pt-BR"/>
        </w:rPr>
        <w:t>por ut</w:t>
      </w:r>
      <w:r>
        <w:rPr>
          <w:rFonts w:eastAsia="Times New Roman" w:cs="Times New Roman"/>
          <w:color w:val="222222"/>
          <w:szCs w:val="24"/>
          <w:lang w:eastAsia="pt-BR"/>
        </w:rPr>
        <w:t xml:space="preserve">ilizar bases de </w:t>
      </w:r>
      <w:r>
        <w:rPr>
          <w:rFonts w:eastAsia="Times New Roman" w:cs="Times New Roman"/>
          <w:color w:val="222222"/>
          <w:szCs w:val="24"/>
          <w:lang w:eastAsia="pt-BR"/>
        </w:rPr>
        <w:lastRenderedPageBreak/>
        <w:t>regras em seu cá</w:t>
      </w:r>
      <w:r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 e assim</w:t>
      </w:r>
      <w:r w:rsidRPr="00A77D89">
        <w:rPr>
          <w:rFonts w:eastAsia="Times New Roman" w:cs="Times New Roman"/>
          <w:color w:val="222222"/>
          <w:szCs w:val="24"/>
          <w:lang w:eastAsia="pt-BR"/>
        </w:rPr>
        <w:t xml:space="preserve"> priorizar determinados fatores em detrimento de outros</w:t>
      </w:r>
      <w:r>
        <w:rPr>
          <w:rFonts w:eastAsia="Times New Roman" w:cs="Times New Roman"/>
          <w:color w:val="222222"/>
          <w:szCs w:val="24"/>
          <w:lang w:eastAsia="pt-BR"/>
        </w:rPr>
        <w:t>.</w:t>
      </w:r>
      <w:r w:rsidR="00102DDC">
        <w:rPr>
          <w:rFonts w:eastAsia="Times New Roman" w:cs="Times New Roman"/>
          <w:color w:val="222222"/>
          <w:szCs w:val="24"/>
          <w:lang w:eastAsia="pt-BR"/>
        </w:rPr>
        <w:t xml:space="preserve"> Como por exemplo</w:t>
      </w:r>
      <w:r w:rsidR="003342F6">
        <w:rPr>
          <w:rFonts w:eastAsia="Times New Roman" w:cs="Times New Roman"/>
          <w:color w:val="222222"/>
          <w:szCs w:val="24"/>
          <w:lang w:eastAsia="pt-BR"/>
        </w:rPr>
        <w:t>,</w:t>
      </w:r>
      <w:r w:rsidR="00102DDC">
        <w:rPr>
          <w:rFonts w:eastAsia="Times New Roman" w:cs="Times New Roman"/>
          <w:color w:val="222222"/>
          <w:szCs w:val="24"/>
          <w:lang w:eastAsia="pt-BR"/>
        </w:rPr>
        <w:t xml:space="preserve"> se a primeira ou ultima questão referente a um dos elementos tem maior ou menor valor para a avaliação final</w:t>
      </w:r>
      <w:r w:rsidR="002A5EEA">
        <w:rPr>
          <w:rFonts w:eastAsia="Times New Roman" w:cs="Times New Roman"/>
          <w:color w:val="222222"/>
          <w:szCs w:val="24"/>
          <w:lang w:eastAsia="pt-BR"/>
        </w:rPr>
        <w:t xml:space="preserve">. </w:t>
      </w:r>
    </w:p>
    <w:p w14:paraId="10D812CA" w14:textId="77777777" w:rsidR="002A5EEA" w:rsidRDefault="00BC5F51"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 xml:space="preserve">omo no estudo realizado por Tiago </w:t>
      </w:r>
      <w:r w:rsidR="002A5EEA" w:rsidRPr="004A3E9C">
        <w:rPr>
          <w:rFonts w:eastAsia="Times New Roman" w:cs="Times New Roman"/>
          <w:i/>
          <w:color w:val="222222"/>
          <w:szCs w:val="24"/>
          <w:lang w:eastAsia="pt-BR"/>
        </w:rPr>
        <w:t>et al.</w:t>
      </w:r>
      <w:r w:rsidR="004A3E9C">
        <w:rPr>
          <w:rFonts w:eastAsia="Times New Roman" w:cs="Times New Roman"/>
          <w:color w:val="222222"/>
          <w:szCs w:val="24"/>
          <w:lang w:eastAsia="pt-BR"/>
        </w:rPr>
        <w:t xml:space="preserve"> (2014)</w:t>
      </w:r>
      <w:r w:rsidR="002A5EEA">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2A5EEA">
        <w:rPr>
          <w:rFonts w:eastAsia="Times New Roman" w:cs="Times New Roman"/>
          <w:color w:val="222222"/>
          <w:szCs w:val="24"/>
          <w:lang w:eastAsia="pt-BR"/>
        </w:rPr>
        <w:t xml:space="preserve"> onde cada elemento utilizou-se de pelo menos </w:t>
      </w:r>
      <w:proofErr w:type="gramStart"/>
      <w:r w:rsidR="002A5EEA">
        <w:rPr>
          <w:rFonts w:eastAsia="Times New Roman" w:cs="Times New Roman"/>
          <w:color w:val="222222"/>
          <w:szCs w:val="24"/>
          <w:lang w:eastAsia="pt-BR"/>
        </w:rPr>
        <w:t>quatro</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w:t>
      </w:r>
      <w:proofErr w:type="gramEnd"/>
      <w:r w:rsidR="002A5EEA">
        <w:rPr>
          <w:rFonts w:eastAsia="Times New Roman" w:cs="Times New Roman"/>
          <w:color w:val="222222"/>
          <w:szCs w:val="24"/>
          <w:lang w:eastAsia="pt-BR"/>
        </w:rPr>
        <w:t xml:space="preserve"> </w:t>
      </w:r>
      <w:r w:rsidR="004A3E9C">
        <w:rPr>
          <w:rFonts w:eastAsia="Times New Roman" w:cs="Times New Roman"/>
          <w:color w:val="222222"/>
          <w:szCs w:val="24"/>
          <w:lang w:eastAsia="pt-BR"/>
        </w:rPr>
        <w:t xml:space="preserve">pelas questões </w:t>
      </w:r>
      <w:r w:rsidR="00245D74">
        <w:rPr>
          <w:rFonts w:eastAsia="Times New Roman" w:cs="Times New Roman"/>
          <w:color w:val="222222"/>
          <w:szCs w:val="24"/>
          <w:lang w:eastAsia="pt-BR"/>
        </w:rPr>
        <w:t>presentes no</w:t>
      </w:r>
      <w:r w:rsidR="002A5EEA">
        <w:rPr>
          <w:rFonts w:eastAsia="Times New Roman" w:cs="Times New Roman"/>
          <w:color w:val="222222"/>
          <w:szCs w:val="24"/>
          <w:lang w:eastAsia="pt-BR"/>
        </w:rPr>
        <w:t xml:space="preserve"> questionário.</w:t>
      </w:r>
    </w:p>
    <w:p w14:paraId="4C557E36" w14:textId="77777777" w:rsidR="00FD764A" w:rsidRDefault="00FD764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proofErr w:type="spellStart"/>
      <w:r w:rsidRPr="00230604">
        <w:rPr>
          <w:rFonts w:eastAsia="Times New Roman" w:cs="Times New Roman"/>
          <w:i/>
          <w:color w:val="222222"/>
          <w:szCs w:val="24"/>
          <w:lang w:eastAsia="pt-BR"/>
        </w:rPr>
        <w:t>fuzzy</w:t>
      </w:r>
      <w:proofErr w:type="spellEnd"/>
      <w:r w:rsidRPr="00230604">
        <w:rPr>
          <w:rFonts w:eastAsia="Times New Roman" w:cs="Times New Roman"/>
          <w:i/>
          <w:color w:val="222222"/>
          <w:szCs w:val="24"/>
          <w:lang w:eastAsia="pt-BR"/>
        </w:rPr>
        <w:t xml:space="preserve"> </w:t>
      </w:r>
      <w:r>
        <w:rPr>
          <w:rFonts w:eastAsia="Times New Roman" w:cs="Times New Roman"/>
          <w:color w:val="222222"/>
          <w:szCs w:val="24"/>
          <w:lang w:eastAsia="pt-BR"/>
        </w:rPr>
        <w:t>obter-se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w:t>
      </w:r>
      <w:proofErr w:type="spellStart"/>
      <w:r w:rsidR="009E39AF">
        <w:rPr>
          <w:rFonts w:eastAsia="Times New Roman" w:cs="Times New Roman"/>
          <w:color w:val="222222"/>
          <w:szCs w:val="24"/>
          <w:lang w:eastAsia="pt-BR"/>
        </w:rPr>
        <w:t>Conceza</w:t>
      </w:r>
      <w:proofErr w:type="spellEnd"/>
      <w:r w:rsidR="009E39AF">
        <w:rPr>
          <w:rFonts w:eastAsia="Times New Roman" w:cs="Times New Roman"/>
          <w:color w:val="222222"/>
          <w:szCs w:val="24"/>
          <w:lang w:eastAsia="pt-BR"/>
        </w:rPr>
        <w:t xml:space="preserve"> </w:t>
      </w:r>
      <w:r w:rsidR="009E39AF" w:rsidRPr="005D7EA6">
        <w:rPr>
          <w:rFonts w:eastAsia="Times New Roman" w:cs="Times New Roman"/>
          <w:szCs w:val="24"/>
          <w:lang w:eastAsia="pt-BR"/>
        </w:rPr>
        <w:t>(2004, p. 1</w:t>
      </w:r>
      <w:proofErr w:type="gramStart"/>
      <w:r w:rsidR="009E39AF" w:rsidRPr="005D7EA6">
        <w:rPr>
          <w:rFonts w:eastAsia="Times New Roman" w:cs="Times New Roman"/>
          <w:szCs w:val="24"/>
          <w:lang w:eastAsia="pt-BR"/>
        </w:rPr>
        <w:t>)</w:t>
      </w:r>
      <w:r w:rsidR="009E39AF">
        <w:rPr>
          <w:rFonts w:eastAsia="Times New Roman" w:cs="Times New Roman"/>
          <w:szCs w:val="24"/>
          <w:lang w:eastAsia="pt-BR"/>
        </w:rPr>
        <w:t>,</w:t>
      </w:r>
      <w:r w:rsidR="009E39AF" w:rsidRPr="005D7EA6">
        <w:rPr>
          <w:rFonts w:eastAsia="Times New Roman" w:cs="Times New Roman"/>
          <w:szCs w:val="24"/>
          <w:lang w:eastAsia="pt-BR"/>
        </w:rPr>
        <w:t xml:space="preserve"> </w:t>
      </w:r>
      <w:r w:rsidR="00957D80">
        <w:rPr>
          <w:rFonts w:eastAsia="Times New Roman" w:cs="Times New Roman"/>
          <w:color w:val="222222"/>
          <w:szCs w:val="24"/>
          <w:lang w:eastAsia="pt-BR"/>
        </w:rPr>
        <w:t xml:space="preserve"> a</w:t>
      </w:r>
      <w:proofErr w:type="gramEnd"/>
      <w:r w:rsidR="00957D80">
        <w:rPr>
          <w:rFonts w:eastAsia="Times New Roman" w:cs="Times New Roman"/>
          <w:color w:val="222222"/>
          <w:szCs w:val="24"/>
          <w:lang w:eastAsia="pt-BR"/>
        </w:rPr>
        <w:t xml:space="preserve"> lógica </w:t>
      </w:r>
      <w:proofErr w:type="spellStart"/>
      <w:r w:rsidR="00957D80" w:rsidRPr="00230604">
        <w:rPr>
          <w:rFonts w:eastAsia="Times New Roman" w:cs="Times New Roman"/>
          <w:i/>
          <w:color w:val="222222"/>
          <w:szCs w:val="24"/>
          <w:lang w:eastAsia="pt-BR"/>
        </w:rPr>
        <w:t>fuzzy</w:t>
      </w:r>
      <w:proofErr w:type="spellEnd"/>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14:paraId="06D7CB9E" w14:textId="77777777" w:rsidR="00A77D89" w:rsidRDefault="00A77D89" w:rsidP="00A77D89">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Pô</w:t>
      </w:r>
      <w:r w:rsidRPr="00A77D89">
        <w:rPr>
          <w:rFonts w:eastAsia="Times New Roman" w:cs="Times New Roman"/>
          <w:color w:val="222222"/>
          <w:szCs w:val="24"/>
          <w:lang w:eastAsia="pt-BR"/>
        </w:rPr>
        <w:t>de</w:t>
      </w:r>
      <w:r>
        <w:rPr>
          <w:rFonts w:eastAsia="Times New Roman" w:cs="Times New Roman"/>
          <w:color w:val="222222"/>
          <w:szCs w:val="24"/>
          <w:lang w:eastAsia="pt-BR"/>
        </w:rPr>
        <w:t>-se</w:t>
      </w:r>
      <w:r w:rsidR="00102DDC">
        <w:rPr>
          <w:rFonts w:eastAsia="Times New Roman" w:cs="Times New Roman"/>
          <w:color w:val="222222"/>
          <w:szCs w:val="24"/>
          <w:lang w:eastAsia="pt-BR"/>
        </w:rPr>
        <w:t xml:space="preserve"> assim</w:t>
      </w:r>
      <w:r w:rsidRPr="00A77D89">
        <w:rPr>
          <w:rFonts w:eastAsia="Times New Roman" w:cs="Times New Roman"/>
          <w:color w:val="222222"/>
          <w:szCs w:val="24"/>
          <w:lang w:eastAsia="pt-BR"/>
        </w:rPr>
        <w:t xml:space="preserve"> gerar uma avaliação mais precisa em relação ao contexto subjetivo da avaliação docente, </w:t>
      </w:r>
      <w:r>
        <w:rPr>
          <w:rFonts w:eastAsia="Times New Roman" w:cs="Times New Roman"/>
          <w:color w:val="222222"/>
          <w:szCs w:val="24"/>
          <w:lang w:eastAsia="pt-BR"/>
        </w:rPr>
        <w:t>abrangendo</w:t>
      </w:r>
      <w:r w:rsidRPr="00A77D89">
        <w:rPr>
          <w:rFonts w:eastAsia="Times New Roman" w:cs="Times New Roman"/>
          <w:color w:val="222222"/>
          <w:szCs w:val="24"/>
          <w:lang w:eastAsia="pt-BR"/>
        </w:rPr>
        <w:t xml:space="preserve"> pontos que</w:t>
      </w:r>
      <w:r>
        <w:rPr>
          <w:rFonts w:eastAsia="Times New Roman" w:cs="Times New Roman"/>
          <w:color w:val="222222"/>
          <w:szCs w:val="24"/>
          <w:lang w:eastAsia="pt-BR"/>
        </w:rPr>
        <w:t xml:space="preserve"> não estão inclusos</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n</w:t>
      </w:r>
      <w:r w:rsidRPr="00A77D89">
        <w:rPr>
          <w:rFonts w:eastAsia="Times New Roman" w:cs="Times New Roman"/>
          <w:color w:val="222222"/>
          <w:szCs w:val="24"/>
          <w:lang w:eastAsia="pt-BR"/>
        </w:rPr>
        <w:t>a média aritmética por si só</w:t>
      </w:r>
      <w:r>
        <w:rPr>
          <w:rFonts w:eastAsia="Times New Roman" w:cs="Times New Roman"/>
          <w:color w:val="222222"/>
          <w:szCs w:val="24"/>
          <w:lang w:eastAsia="pt-BR"/>
        </w:rPr>
        <w:t>.</w:t>
      </w:r>
    </w:p>
    <w:p w14:paraId="1FAB1264" w14:textId="77777777" w:rsidR="00A77D89" w:rsidRDefault="00A77D89" w:rsidP="00A77D89">
      <w:pPr>
        <w:shd w:val="clear" w:color="auto" w:fill="FFFFFF"/>
        <w:spacing w:after="160"/>
        <w:ind w:firstLine="0"/>
        <w:jc w:val="left"/>
        <w:outlineLvl w:val="9"/>
        <w:rPr>
          <w:rFonts w:eastAsia="Times New Roman" w:cs="Times New Roman"/>
          <w:color w:val="222222"/>
          <w:szCs w:val="24"/>
          <w:lang w:eastAsia="pt-BR"/>
        </w:rPr>
      </w:pPr>
      <w:r w:rsidRPr="00A77D89">
        <w:rPr>
          <w:rFonts w:eastAsia="Times New Roman" w:cs="Times New Roman"/>
          <w:color w:val="222222"/>
          <w:szCs w:val="24"/>
          <w:lang w:eastAsia="pt-BR"/>
        </w:rPr>
        <w:t> </w:t>
      </w:r>
    </w:p>
    <w:p w14:paraId="00ED3D54" w14:textId="77777777" w:rsidR="00A77D89" w:rsidRDefault="00A77D89">
      <w:pPr>
        <w:spacing w:after="160" w:line="259" w:lineRule="auto"/>
        <w:ind w:firstLine="0"/>
        <w:jc w:val="left"/>
        <w:outlineLvl w:val="9"/>
        <w:rPr>
          <w:rFonts w:eastAsia="Times New Roman" w:cs="Times New Roman"/>
          <w:color w:val="222222"/>
          <w:szCs w:val="24"/>
          <w:lang w:eastAsia="pt-BR"/>
        </w:rPr>
      </w:pPr>
      <w:r>
        <w:rPr>
          <w:rFonts w:eastAsia="Times New Roman" w:cs="Times New Roman"/>
          <w:color w:val="222222"/>
          <w:szCs w:val="24"/>
          <w:lang w:eastAsia="pt-BR"/>
        </w:rPr>
        <w:br w:type="page"/>
      </w:r>
    </w:p>
    <w:p w14:paraId="28567F6E" w14:textId="77777777" w:rsidR="00A16214" w:rsidRDefault="00A16214" w:rsidP="00FA68B7">
      <w:pPr>
        <w:pStyle w:val="Ttulo1"/>
        <w:rPr>
          <w:lang w:eastAsia="pt-BR"/>
        </w:rPr>
      </w:pPr>
      <w:r>
        <w:rPr>
          <w:lang w:eastAsia="pt-BR"/>
        </w:rPr>
        <w:lastRenderedPageBreak/>
        <w:t>CONSIDERAÇÕES FINAIS</w:t>
      </w:r>
    </w:p>
    <w:p w14:paraId="1963767B" w14:textId="77777777" w:rsidR="00FA68B7" w:rsidRPr="00FA68B7" w:rsidRDefault="00FA68B7" w:rsidP="00FA68B7">
      <w:pPr>
        <w:rPr>
          <w:lang w:eastAsia="pt-BR"/>
        </w:rPr>
      </w:pPr>
    </w:p>
    <w:p w14:paraId="17C511A8" w14:textId="77777777"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 xml:space="preserve"> 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14:paraId="7E43285E" w14:textId="77777777" w:rsidR="00E54391" w:rsidRDefault="00E54391" w:rsidP="00230604">
      <w:pPr>
        <w:outlineLvl w:val="9"/>
        <w:rPr>
          <w:rFonts w:cs="Times New Roman"/>
          <w:szCs w:val="24"/>
          <w:lang w:eastAsia="pt-BR"/>
        </w:rPr>
      </w:pPr>
      <w:r>
        <w:rPr>
          <w:rFonts w:cs="Times New Roman"/>
          <w:szCs w:val="24"/>
          <w:lang w:eastAsia="pt-BR"/>
        </w:rPr>
        <w:t xml:space="preserve">A lógica </w:t>
      </w:r>
      <w:proofErr w:type="spellStart"/>
      <w:r w:rsidRPr="00230604">
        <w:rPr>
          <w:rFonts w:cs="Times New Roman"/>
          <w:i/>
          <w:szCs w:val="24"/>
          <w:lang w:eastAsia="pt-BR"/>
        </w:rPr>
        <w:t>fuzzy</w:t>
      </w:r>
      <w:proofErr w:type="spellEnd"/>
      <w:r>
        <w:rPr>
          <w:rFonts w:cs="Times New Roman"/>
          <w:szCs w:val="24"/>
          <w:lang w:eastAsia="pt-BR"/>
        </w:rPr>
        <w:t xml:space="preserve"> por fazer uso de termos </w:t>
      </w:r>
      <w:proofErr w:type="spellStart"/>
      <w:r>
        <w:rPr>
          <w:rFonts w:cs="Times New Roman"/>
          <w:szCs w:val="24"/>
          <w:lang w:eastAsia="pt-BR"/>
        </w:rPr>
        <w:t>linguisticos</w:t>
      </w:r>
      <w:proofErr w:type="spellEnd"/>
      <w:r>
        <w:rPr>
          <w:rFonts w:cs="Times New Roman"/>
          <w:szCs w:val="24"/>
          <w:lang w:eastAsia="pt-BR"/>
        </w:rPr>
        <w:t xml:space="preserve">,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14:paraId="71708788" w14:textId="77777777"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proofErr w:type="spellStart"/>
      <w:proofErr w:type="gramStart"/>
      <w:r w:rsidR="005841C5" w:rsidRPr="00230604">
        <w:rPr>
          <w:rFonts w:cs="Times New Roman"/>
          <w:i/>
          <w:szCs w:val="24"/>
          <w:lang w:eastAsia="pt-BR"/>
        </w:rPr>
        <w:t>fuzzy</w:t>
      </w:r>
      <w:proofErr w:type="spellEnd"/>
      <w:r w:rsidR="005841C5">
        <w:rPr>
          <w:rFonts w:cs="Times New Roman"/>
          <w:szCs w:val="24"/>
          <w:lang w:eastAsia="pt-BR"/>
        </w:rPr>
        <w:t>,  incorporando</w:t>
      </w:r>
      <w:proofErr w:type="gramEnd"/>
      <w:r w:rsidR="005841C5">
        <w:rPr>
          <w:rFonts w:cs="Times New Roman"/>
          <w:szCs w:val="24"/>
          <w:lang w:eastAsia="pt-BR"/>
        </w:rPr>
        <w:t xml:space="preserve">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14:paraId="050C6BDD" w14:textId="77777777"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proofErr w:type="spellStart"/>
      <w:r w:rsidR="005F3B03" w:rsidRPr="00230604">
        <w:rPr>
          <w:rFonts w:cs="Times New Roman"/>
          <w:i/>
          <w:szCs w:val="24"/>
          <w:lang w:eastAsia="pt-BR"/>
        </w:rPr>
        <w:t>fuzzy</w:t>
      </w:r>
      <w:proofErr w:type="spellEnd"/>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14:paraId="4892AFB6" w14:textId="77777777"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proofErr w:type="spellStart"/>
      <w:r w:rsidRPr="00230604">
        <w:rPr>
          <w:rFonts w:cs="Times New Roman"/>
          <w:i/>
          <w:szCs w:val="24"/>
          <w:lang w:eastAsia="pt-BR"/>
        </w:rPr>
        <w:t>fuzzy</w:t>
      </w:r>
      <w:proofErr w:type="spellEnd"/>
      <w:r>
        <w:rPr>
          <w:rFonts w:cs="Times New Roman"/>
          <w:szCs w:val="24"/>
          <w:lang w:eastAsia="pt-BR"/>
        </w:rPr>
        <w:t>.</w:t>
      </w:r>
      <w:r w:rsidR="00AD6CBC">
        <w:rPr>
          <w:rFonts w:cs="Times New Roman"/>
          <w:szCs w:val="24"/>
          <w:lang w:eastAsia="pt-BR"/>
        </w:rPr>
        <w:t xml:space="preserve"> Para cada elemento foi implementado um sistema </w:t>
      </w:r>
      <w:proofErr w:type="spellStart"/>
      <w:r w:rsidR="00AD6CBC" w:rsidRPr="00230604">
        <w:rPr>
          <w:rFonts w:cs="Times New Roman"/>
          <w:i/>
          <w:szCs w:val="24"/>
          <w:lang w:eastAsia="pt-BR"/>
        </w:rPr>
        <w:t>fuzzy</w:t>
      </w:r>
      <w:proofErr w:type="spellEnd"/>
      <w:r w:rsidR="00AD6CBC">
        <w:rPr>
          <w:rFonts w:cs="Times New Roman"/>
          <w:szCs w:val="24"/>
          <w:lang w:eastAsia="pt-BR"/>
        </w:rPr>
        <w:t xml:space="preserve"> </w:t>
      </w:r>
      <w:proofErr w:type="spellStart"/>
      <w:r w:rsidR="00AD6CBC">
        <w:rPr>
          <w:rFonts w:cs="Times New Roman"/>
          <w:szCs w:val="24"/>
          <w:lang w:eastAsia="pt-BR"/>
        </w:rPr>
        <w:t>independendente</w:t>
      </w:r>
      <w:proofErr w:type="spellEnd"/>
      <w:r w:rsidR="00AD6CBC">
        <w:rPr>
          <w:rFonts w:cs="Times New Roman"/>
          <w:szCs w:val="24"/>
          <w:lang w:eastAsia="pt-BR"/>
        </w:rPr>
        <w:t>.</w:t>
      </w:r>
    </w:p>
    <w:p w14:paraId="3E6BBC53" w14:textId="77777777" w:rsidR="005F3B03" w:rsidRDefault="005F3B03" w:rsidP="00230604">
      <w:pPr>
        <w:outlineLvl w:val="9"/>
        <w:rPr>
          <w:rFonts w:cs="Times New Roman"/>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proofErr w:type="spellStart"/>
      <w:r w:rsidR="00F878BD" w:rsidRPr="00230604">
        <w:rPr>
          <w:rFonts w:cs="Times New Roman"/>
          <w:i/>
          <w:szCs w:val="24"/>
          <w:lang w:eastAsia="pt-BR"/>
        </w:rPr>
        <w:t>fuzzy</w:t>
      </w:r>
      <w:proofErr w:type="spellEnd"/>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855518">
        <w:rPr>
          <w:rFonts w:cs="Times New Roman"/>
          <w:szCs w:val="24"/>
          <w:lang w:eastAsia="pt-BR"/>
        </w:rPr>
        <w:t>. Onde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as que faziam </w:t>
      </w:r>
      <w:r w:rsidR="005841C5">
        <w:rPr>
          <w:rFonts w:cs="Times New Roman"/>
          <w:szCs w:val="24"/>
          <w:lang w:eastAsia="pt-BR"/>
        </w:rPr>
        <w:t xml:space="preserve">uso da lógica </w:t>
      </w:r>
      <w:proofErr w:type="spellStart"/>
      <w:r w:rsidR="005841C5" w:rsidRPr="00230604">
        <w:rPr>
          <w:rFonts w:cs="Times New Roman"/>
          <w:i/>
          <w:szCs w:val="24"/>
          <w:lang w:eastAsia="pt-BR"/>
        </w:rPr>
        <w:t>fuzzy</w:t>
      </w:r>
      <w:proofErr w:type="spellEnd"/>
      <w:r w:rsidR="00855518">
        <w:rPr>
          <w:rFonts w:cs="Times New Roman"/>
          <w:szCs w:val="24"/>
          <w:lang w:eastAsia="pt-BR"/>
        </w:rPr>
        <w:t xml:space="preserve">. </w:t>
      </w:r>
      <w:r w:rsidR="00C07B21">
        <w:rPr>
          <w:rFonts w:cs="Times New Roman"/>
          <w:szCs w:val="24"/>
          <w:lang w:eastAsia="pt-BR"/>
        </w:rPr>
        <w:t xml:space="preserve">Sendo observado uma discrepância de até </w:t>
      </w:r>
      <w:r w:rsidR="00C07B21" w:rsidRPr="00A77D89">
        <w:rPr>
          <w:rFonts w:eastAsia="Times New Roman" w:cs="Times New Roman"/>
          <w:color w:val="222222"/>
          <w:szCs w:val="24"/>
          <w:lang w:eastAsia="pt-BR"/>
        </w:rPr>
        <w:t>0.184</w:t>
      </w:r>
      <w:r w:rsidR="00C07B21">
        <w:rPr>
          <w:rFonts w:eastAsia="Times New Roman" w:cs="Times New Roman"/>
          <w:color w:val="222222"/>
          <w:szCs w:val="24"/>
          <w:lang w:eastAsia="pt-BR"/>
        </w:rPr>
        <w:t xml:space="preserve">, observada nas avaliações referentes ao elemento salas virtuais e de pelo menos </w:t>
      </w:r>
      <w:r w:rsidR="00C07B21" w:rsidRPr="00A77D89">
        <w:rPr>
          <w:rFonts w:eastAsia="Times New Roman" w:cs="Times New Roman"/>
          <w:color w:val="222222"/>
          <w:szCs w:val="24"/>
          <w:lang w:eastAsia="pt-BR"/>
        </w:rPr>
        <w:t>0.051</w:t>
      </w:r>
      <w:r w:rsidR="00C07B21">
        <w:rPr>
          <w:rFonts w:eastAsia="Times New Roman" w:cs="Times New Roman"/>
          <w:color w:val="222222"/>
          <w:szCs w:val="24"/>
          <w:lang w:eastAsia="pt-BR"/>
        </w:rPr>
        <w:t xml:space="preserve"> observada no elemento </w:t>
      </w:r>
      <w:proofErr w:type="spellStart"/>
      <w:r w:rsidR="00C07B21" w:rsidRPr="00230604">
        <w:rPr>
          <w:rFonts w:eastAsia="Times New Roman" w:cs="Times New Roman"/>
          <w:i/>
          <w:color w:val="222222"/>
          <w:szCs w:val="24"/>
          <w:lang w:eastAsia="pt-BR"/>
        </w:rPr>
        <w:t>webinars</w:t>
      </w:r>
      <w:proofErr w:type="spellEnd"/>
      <w:r w:rsidR="00C07B21">
        <w:rPr>
          <w:rFonts w:eastAsia="Times New Roman" w:cs="Times New Roman"/>
          <w:color w:val="222222"/>
          <w:szCs w:val="24"/>
          <w:lang w:eastAsia="pt-BR"/>
        </w:rPr>
        <w:t>.</w:t>
      </w:r>
    </w:p>
    <w:p w14:paraId="46248283" w14:textId="77777777" w:rsidR="00916DBE" w:rsidRDefault="00D450D4" w:rsidP="00230604">
      <w:pPr>
        <w:outlineLvl w:val="9"/>
        <w:rPr>
          <w:rFonts w:cs="Times New Roman"/>
          <w:szCs w:val="24"/>
          <w:lang w:eastAsia="pt-BR"/>
        </w:rPr>
      </w:pPr>
      <w:r>
        <w:rPr>
          <w:rFonts w:cs="Times New Roman"/>
          <w:szCs w:val="24"/>
          <w:lang w:eastAsia="pt-BR"/>
        </w:rPr>
        <w:tab/>
      </w:r>
      <w:r w:rsidR="00F878BD">
        <w:rPr>
          <w:rFonts w:cs="Times New Roman"/>
          <w:szCs w:val="24"/>
          <w:lang w:eastAsia="pt-BR"/>
        </w:rPr>
        <w:t>Tendo como objetivo</w:t>
      </w:r>
      <w:r w:rsidR="00855518">
        <w:rPr>
          <w:rFonts w:cs="Times New Roman"/>
          <w:szCs w:val="24"/>
          <w:lang w:eastAsia="pt-BR"/>
        </w:rPr>
        <w:t>,</w:t>
      </w:r>
      <w:r w:rsidR="00916DBE">
        <w:rPr>
          <w:rFonts w:cs="Times New Roman"/>
          <w:szCs w:val="24"/>
          <w:lang w:eastAsia="pt-BR"/>
        </w:rPr>
        <w:t xml:space="preserve"> propor como desenvolver </w:t>
      </w:r>
      <w:r w:rsidR="00F878BD">
        <w:rPr>
          <w:rFonts w:cs="Times New Roman"/>
          <w:szCs w:val="24"/>
          <w:lang w:eastAsia="pt-BR"/>
        </w:rPr>
        <w:t xml:space="preserve">um modelo de avaliação docente na perspectiva de seus discentes baseado na lógica </w:t>
      </w:r>
      <w:proofErr w:type="spellStart"/>
      <w:r w:rsidR="00F878BD" w:rsidRPr="00C73247">
        <w:rPr>
          <w:rFonts w:cs="Times New Roman"/>
          <w:i/>
          <w:szCs w:val="24"/>
          <w:lang w:eastAsia="pt-BR"/>
        </w:rPr>
        <w:t>fuzzy</w:t>
      </w:r>
      <w:proofErr w:type="spellEnd"/>
      <w:r w:rsidR="00855518">
        <w:rPr>
          <w:rFonts w:cs="Times New Roman"/>
          <w:szCs w:val="24"/>
          <w:lang w:eastAsia="pt-BR"/>
        </w:rPr>
        <w:t xml:space="preserve"> que incorpore os elementos que compõem o modelo de oferta do CEAD/Unimontes. Tem-se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14:paraId="01AFA493" w14:textId="77777777" w:rsidR="00A16214" w:rsidRDefault="00916DBE" w:rsidP="00230604">
      <w:pPr>
        <w:outlineLvl w:val="9"/>
        <w:rPr>
          <w:rFonts w:cs="Times New Roman"/>
          <w:szCs w:val="24"/>
          <w:lang w:eastAsia="pt-BR"/>
        </w:rPr>
      </w:pPr>
      <w:r>
        <w:rPr>
          <w:rFonts w:cs="Times New Roman"/>
          <w:szCs w:val="24"/>
          <w:lang w:eastAsia="pt-BR"/>
        </w:rPr>
        <w:lastRenderedPageBreak/>
        <w:tab/>
        <w:t>Igualmente os objetivos específicos foram atendidos</w:t>
      </w:r>
      <w:r w:rsidR="00621A35">
        <w:rPr>
          <w:rFonts w:cs="Times New Roman"/>
          <w:szCs w:val="24"/>
          <w:lang w:eastAsia="pt-BR"/>
        </w:rPr>
        <w:t xml:space="preserve">, pois foram desenvolvidos um instrumento de coleta de dados para a avaliação docente, sistemas </w:t>
      </w:r>
      <w:proofErr w:type="spellStart"/>
      <w:r w:rsidR="00621A35" w:rsidRPr="00C73247">
        <w:rPr>
          <w:rFonts w:cs="Times New Roman"/>
          <w:i/>
          <w:szCs w:val="24"/>
          <w:lang w:eastAsia="pt-BR"/>
        </w:rPr>
        <w:t>fuzzy</w:t>
      </w:r>
      <w:proofErr w:type="spellEnd"/>
      <w:r w:rsidR="00621A35">
        <w:rPr>
          <w:rFonts w:cs="Times New Roman"/>
          <w:szCs w:val="24"/>
          <w:lang w:eastAsia="pt-BR"/>
        </w:rPr>
        <w:t xml:space="preserve"> para a avaliação d</w:t>
      </w:r>
      <w:r w:rsidR="00A042F4">
        <w:rPr>
          <w:rFonts w:cs="Times New Roman"/>
          <w:szCs w:val="24"/>
          <w:lang w:eastAsia="pt-BR"/>
        </w:rPr>
        <w:t xml:space="preserve">e cada um dos sete </w:t>
      </w:r>
      <w:r w:rsidR="00621A35">
        <w:rPr>
          <w:rFonts w:cs="Times New Roman"/>
          <w:szCs w:val="24"/>
          <w:lang w:eastAsia="pt-BR"/>
        </w:rPr>
        <w:t>elementos que compõem o modelo de oferta de cursos a distância do CEAD/Unimontes e as avaliações obtidas puderam ser disponibilizadas a gestão do CEAD/Unimontes.</w:t>
      </w:r>
    </w:p>
    <w:p w14:paraId="4A494BBB" w14:textId="77777777" w:rsidR="00EF4A53" w:rsidRDefault="00AD0E24" w:rsidP="00E8354D">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observa-se o estudo da</w:t>
      </w:r>
      <w:r>
        <w:rPr>
          <w:rFonts w:cs="Times New Roman"/>
          <w:szCs w:val="24"/>
          <w:lang w:eastAsia="pt-BR"/>
        </w:rPr>
        <w:t xml:space="preserve"> utilização de outras técnicas para o desenvolvimento da base de regras utilizada pelos sistemas </w:t>
      </w:r>
      <w:proofErr w:type="spellStart"/>
      <w:r w:rsidRPr="00C73247">
        <w:rPr>
          <w:rFonts w:cs="Times New Roman"/>
          <w:i/>
          <w:szCs w:val="24"/>
          <w:lang w:eastAsia="pt-BR"/>
        </w:rPr>
        <w:t>fuzzy</w:t>
      </w:r>
      <w:proofErr w:type="spellEnd"/>
      <w:r>
        <w:rPr>
          <w:rFonts w:cs="Times New Roman"/>
          <w:szCs w:val="24"/>
          <w:lang w:eastAsia="pt-BR"/>
        </w:rPr>
        <w:t xml:space="preserve">. Também se faz pertinente o estudo de abordagens com outros métodos de </w:t>
      </w:r>
      <w:proofErr w:type="spellStart"/>
      <w:r>
        <w:rPr>
          <w:rFonts w:cs="Times New Roman"/>
          <w:szCs w:val="24"/>
          <w:lang w:eastAsia="pt-BR"/>
        </w:rPr>
        <w:t>defuzzificação</w:t>
      </w:r>
      <w:proofErr w:type="spellEnd"/>
      <w:r>
        <w:rPr>
          <w:rFonts w:cs="Times New Roman"/>
          <w:szCs w:val="24"/>
          <w:lang w:eastAsia="pt-BR"/>
        </w:rPr>
        <w:t xml:space="preserve"> e com outras funções de pertinência.</w:t>
      </w:r>
      <w:r w:rsidR="009B47FE">
        <w:rPr>
          <w:rFonts w:cs="Times New Roman"/>
          <w:szCs w:val="24"/>
          <w:lang w:eastAsia="pt-BR"/>
        </w:rPr>
        <w:t xml:space="preserve"> Testando assim </w:t>
      </w:r>
      <w:r w:rsidR="00DF636E">
        <w:rPr>
          <w:rFonts w:cs="Times New Roman"/>
          <w:szCs w:val="24"/>
          <w:lang w:eastAsia="pt-BR"/>
        </w:rPr>
        <w:t>o comportamento dos sistemas com diferentes</w:t>
      </w:r>
      <w:r w:rsidR="00EF4A53">
        <w:rPr>
          <w:rFonts w:cs="Times New Roman"/>
          <w:szCs w:val="24"/>
          <w:lang w:eastAsia="pt-BR"/>
        </w:rPr>
        <w:t xml:space="preserve"> </w:t>
      </w:r>
      <w:r w:rsidR="009B47FE">
        <w:rPr>
          <w:rFonts w:cs="Times New Roman"/>
          <w:szCs w:val="24"/>
          <w:lang w:eastAsia="pt-BR"/>
        </w:rPr>
        <w:t xml:space="preserve">métodos e </w:t>
      </w:r>
      <w:proofErr w:type="gramStart"/>
      <w:r w:rsidR="009B47FE">
        <w:rPr>
          <w:rFonts w:cs="Times New Roman"/>
          <w:szCs w:val="24"/>
          <w:lang w:eastAsia="pt-BR"/>
        </w:rPr>
        <w:t>técnicas</w:t>
      </w:r>
      <w:r w:rsidR="00DF636E">
        <w:rPr>
          <w:rFonts w:cs="Times New Roman"/>
          <w:szCs w:val="24"/>
          <w:lang w:eastAsia="pt-BR"/>
        </w:rPr>
        <w:t xml:space="preserve">  no</w:t>
      </w:r>
      <w:proofErr w:type="gramEnd"/>
      <w:r w:rsidR="00DF636E">
        <w:rPr>
          <w:rFonts w:cs="Times New Roman"/>
          <w:szCs w:val="24"/>
          <w:lang w:eastAsia="pt-BR"/>
        </w:rPr>
        <w:t xml:space="preserve"> </w:t>
      </w:r>
      <w:r w:rsidR="009B47FE">
        <w:rPr>
          <w:rFonts w:cs="Times New Roman"/>
          <w:szCs w:val="24"/>
          <w:lang w:eastAsia="pt-BR"/>
        </w:rPr>
        <w:t>contexto estudado.</w:t>
      </w:r>
      <w:r w:rsidR="00DF636E">
        <w:rPr>
          <w:rFonts w:cs="Times New Roman"/>
          <w:szCs w:val="24"/>
          <w:lang w:eastAsia="pt-BR"/>
        </w:rPr>
        <w:t xml:space="preserve"> Como trabalho futuro tem-se também a implementação do sistema desenvolvido de maneira integrada ao sistema de pesquisas do CEAD/Unimontes.</w:t>
      </w:r>
    </w:p>
    <w:p w14:paraId="78EB24D7" w14:textId="77777777" w:rsidR="00E8354D" w:rsidRDefault="00E8354D">
      <w:pPr>
        <w:spacing w:after="160" w:line="259" w:lineRule="auto"/>
        <w:ind w:firstLine="0"/>
        <w:jc w:val="left"/>
        <w:outlineLvl w:val="9"/>
        <w:rPr>
          <w:rFonts w:cs="Times New Roman"/>
          <w:szCs w:val="24"/>
          <w:lang w:eastAsia="pt-BR"/>
        </w:rPr>
      </w:pPr>
      <w:r>
        <w:rPr>
          <w:rFonts w:cs="Times New Roman"/>
          <w:szCs w:val="24"/>
          <w:lang w:eastAsia="pt-BR"/>
        </w:rPr>
        <w:br w:type="page"/>
      </w:r>
    </w:p>
    <w:p w14:paraId="6FF15020" w14:textId="77777777" w:rsidR="00EF4A53" w:rsidRPr="00D450D4" w:rsidRDefault="00EF4A53" w:rsidP="00230604">
      <w:pPr>
        <w:spacing w:after="160" w:line="259" w:lineRule="auto"/>
        <w:ind w:firstLine="0"/>
        <w:jc w:val="left"/>
        <w:outlineLvl w:val="9"/>
        <w:rPr>
          <w:rFonts w:cs="Times New Roman"/>
          <w:szCs w:val="24"/>
          <w:lang w:eastAsia="pt-BR"/>
        </w:rPr>
      </w:pP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14:paraId="179BDDEE" w14:textId="77777777" w:rsidR="00D61CB9" w:rsidRDefault="00CC10E5" w:rsidP="00EF0113">
          <w:pPr>
            <w:pStyle w:val="Ttulo1"/>
            <w:numPr>
              <w:ilvl w:val="0"/>
              <w:numId w:val="0"/>
            </w:numPr>
          </w:pPr>
          <w:r w:rsidRPr="005D7EA6">
            <w:t>BIBLIOGRAFIA</w:t>
          </w:r>
        </w:p>
        <w:p w14:paraId="519DA224" w14:textId="77777777" w:rsidR="005C26B6" w:rsidRPr="005C26B6" w:rsidRDefault="005C26B6">
          <w:pPr>
            <w:jc w:val="left"/>
            <w:pPrChange w:id="2068" w:author="revisor" w:date="2019-10-28T20:58:00Z">
              <w:pPr/>
            </w:pPrChange>
          </w:pPr>
        </w:p>
        <w:p w14:paraId="27621F23" w14:textId="77777777" w:rsidR="00443862" w:rsidRDefault="00443862">
          <w:pPr>
            <w:spacing w:line="240" w:lineRule="auto"/>
            <w:ind w:firstLine="0"/>
            <w:jc w:val="left"/>
            <w:rPr>
              <w:ins w:id="2069" w:author="revisor" w:date="2019-10-28T20:58:00Z"/>
              <w:rFonts w:cs="Times New Roman"/>
              <w:sz w:val="20"/>
              <w:szCs w:val="20"/>
              <w:lang w:val="en-US"/>
            </w:rPr>
            <w:pPrChange w:id="2070" w:author="revisor" w:date="2019-10-28T20:58:00Z">
              <w:pPr>
                <w:ind w:firstLine="0"/>
              </w:pPr>
            </w:pPrChange>
          </w:pPr>
          <w:r w:rsidRPr="00443862">
            <w:rPr>
              <w:rFonts w:cs="Times New Roman"/>
              <w:sz w:val="20"/>
              <w:szCs w:val="20"/>
            </w:rPr>
            <w:t xml:space="preserve">ARRUDA, Dayse et al. </w:t>
          </w:r>
          <w:r w:rsidRPr="00CA3756">
            <w:rPr>
              <w:rFonts w:cs="Times New Roman"/>
              <w:b/>
              <w:sz w:val="20"/>
              <w:szCs w:val="20"/>
            </w:rPr>
            <w:t xml:space="preserve">Análise comparativa de ferramentas computacionais para modelagem de lógica </w:t>
          </w:r>
          <w:proofErr w:type="spellStart"/>
          <w:r w:rsidRPr="00CA3756">
            <w:rPr>
              <w:rFonts w:cs="Times New Roman"/>
              <w:b/>
              <w:sz w:val="20"/>
              <w:szCs w:val="20"/>
            </w:rPr>
            <w:t>fuzzy</w:t>
          </w:r>
          <w:proofErr w:type="spellEnd"/>
          <w:r w:rsidR="00CA3756">
            <w:rPr>
              <w:rFonts w:cs="Times New Roman"/>
              <w:sz w:val="20"/>
              <w:szCs w:val="20"/>
            </w:rPr>
            <w:t>,</w:t>
          </w:r>
          <w:r w:rsidRPr="00443862">
            <w:rPr>
              <w:rFonts w:cs="Times New Roman"/>
              <w:sz w:val="20"/>
              <w:szCs w:val="20"/>
            </w:rPr>
            <w:t xml:space="preserve"> 2013. Disponível em: https://www.aedb.br/seget/</w:t>
          </w:r>
          <w:r w:rsidR="00B06511">
            <w:rPr>
              <w:rFonts w:cs="Times New Roman"/>
              <w:sz w:val="20"/>
              <w:szCs w:val="20"/>
            </w:rPr>
            <w:t>arquivos/artigos13/39418400.pdf</w:t>
          </w:r>
          <w:r w:rsidRPr="00443862">
            <w:rPr>
              <w:rFonts w:cs="Times New Roman"/>
              <w:sz w:val="20"/>
              <w:szCs w:val="20"/>
            </w:rPr>
            <w:t xml:space="preserve"> Acesso em: 13 out.  </w:t>
          </w:r>
          <w:r w:rsidRPr="007C13CE">
            <w:rPr>
              <w:rFonts w:cs="Times New Roman"/>
              <w:sz w:val="20"/>
              <w:szCs w:val="20"/>
              <w:lang w:val="en-US"/>
            </w:rPr>
            <w:t>2019.</w:t>
          </w:r>
        </w:p>
        <w:p w14:paraId="196DC063" w14:textId="77777777" w:rsidR="00EF0113" w:rsidRPr="007C13CE" w:rsidRDefault="00EF0113">
          <w:pPr>
            <w:spacing w:line="240" w:lineRule="auto"/>
            <w:ind w:firstLine="0"/>
            <w:jc w:val="left"/>
            <w:rPr>
              <w:rFonts w:cs="Times New Roman"/>
              <w:sz w:val="20"/>
              <w:szCs w:val="20"/>
              <w:lang w:val="en-US"/>
            </w:rPr>
            <w:pPrChange w:id="2071" w:author="revisor" w:date="2019-10-28T20:58:00Z">
              <w:pPr>
                <w:ind w:firstLine="0"/>
              </w:pPr>
            </w:pPrChange>
          </w:pPr>
        </w:p>
        <w:p w14:paraId="7A51564E" w14:textId="77777777" w:rsidR="00DB6A9F" w:rsidRDefault="00DB6A9F">
          <w:pPr>
            <w:spacing w:line="240" w:lineRule="auto"/>
            <w:ind w:firstLine="0"/>
            <w:jc w:val="left"/>
            <w:rPr>
              <w:ins w:id="2072" w:author="revisor" w:date="2019-10-28T20:58:00Z"/>
              <w:rFonts w:cs="Times New Roman"/>
              <w:sz w:val="20"/>
              <w:szCs w:val="20"/>
              <w:lang w:val="en-US"/>
            </w:rPr>
            <w:pPrChange w:id="2073" w:author="revisor" w:date="2019-10-28T20:58:00Z">
              <w:pPr>
                <w:ind w:firstLine="0"/>
              </w:pPr>
            </w:pPrChange>
          </w:pPr>
          <w:r w:rsidRPr="007C13CE">
            <w:rPr>
              <w:rFonts w:cs="Times New Roman"/>
              <w:sz w:val="20"/>
              <w:szCs w:val="20"/>
              <w:lang w:val="en-US"/>
            </w:rPr>
            <w:t xml:space="preserve">BARRET, Paul et al. </w:t>
          </w:r>
          <w:proofErr w:type="spellStart"/>
          <w:r w:rsidRPr="00CA3756">
            <w:rPr>
              <w:rFonts w:cs="Times New Roman"/>
              <w:b/>
              <w:sz w:val="20"/>
              <w:szCs w:val="20"/>
              <w:lang w:val="en-US"/>
            </w:rPr>
            <w:t>matplotlib</w:t>
          </w:r>
          <w:proofErr w:type="spellEnd"/>
          <w:r w:rsidRPr="00CA3756">
            <w:rPr>
              <w:rFonts w:cs="Times New Roman"/>
              <w:b/>
              <w:sz w:val="20"/>
              <w:szCs w:val="20"/>
              <w:lang w:val="en-US"/>
            </w:rPr>
            <w:t>--A Portable Python Plotting Package</w:t>
          </w:r>
          <w:r w:rsidRPr="007C13CE">
            <w:rPr>
              <w:rFonts w:cs="Times New Roman"/>
              <w:sz w:val="20"/>
              <w:szCs w:val="20"/>
              <w:lang w:val="en-US"/>
            </w:rPr>
            <w:t xml:space="preserve">. </w:t>
          </w:r>
          <w:r w:rsidRPr="001C090A">
            <w:rPr>
              <w:rFonts w:cs="Times New Roman"/>
              <w:sz w:val="20"/>
              <w:szCs w:val="20"/>
              <w:lang w:val="en-US"/>
            </w:rPr>
            <w:t>In: Astronomical data an</w:t>
          </w:r>
          <w:r w:rsidR="00CA3756" w:rsidRPr="001C090A">
            <w:rPr>
              <w:rFonts w:cs="Times New Roman"/>
              <w:sz w:val="20"/>
              <w:szCs w:val="20"/>
              <w:lang w:val="en-US"/>
            </w:rPr>
            <w:t>alysis software and systems XIV,</w:t>
          </w:r>
          <w:r w:rsidRPr="001C090A">
            <w:rPr>
              <w:rFonts w:cs="Times New Roman"/>
              <w:sz w:val="20"/>
              <w:szCs w:val="20"/>
              <w:lang w:val="en-US"/>
            </w:rPr>
            <w:t xml:space="preserve"> 2005. p. 91. </w:t>
          </w:r>
          <w:proofErr w:type="spellStart"/>
          <w:r w:rsidRPr="001C090A">
            <w:rPr>
              <w:rFonts w:cs="Times New Roman"/>
              <w:sz w:val="20"/>
              <w:szCs w:val="20"/>
              <w:lang w:val="en-US"/>
            </w:rPr>
            <w:t>Disponível</w:t>
          </w:r>
          <w:proofErr w:type="spellEnd"/>
          <w:r w:rsidRPr="001C090A">
            <w:rPr>
              <w:rFonts w:cs="Times New Roman"/>
              <w:sz w:val="20"/>
              <w:szCs w:val="20"/>
              <w:lang w:val="en-US"/>
            </w:rPr>
            <w:t xml:space="preserve"> </w:t>
          </w:r>
          <w:proofErr w:type="spellStart"/>
          <w:r w:rsidRPr="001C090A">
            <w:rPr>
              <w:rFonts w:cs="Times New Roman"/>
              <w:sz w:val="20"/>
              <w:szCs w:val="20"/>
              <w:lang w:val="en-US"/>
            </w:rPr>
            <w:t>em</w:t>
          </w:r>
          <w:proofErr w:type="spellEnd"/>
          <w:r w:rsidRPr="001C090A">
            <w:rPr>
              <w:rFonts w:cs="Times New Roman"/>
              <w:sz w:val="20"/>
              <w:szCs w:val="20"/>
              <w:lang w:val="en-US"/>
            </w:rPr>
            <w:t>:  http://articles.adsabs.harvard.edu/full/seri/ASPC./0347//0000095.000</w:t>
          </w:r>
          <w:r w:rsidR="00B06511" w:rsidRPr="001C090A">
            <w:rPr>
              <w:rFonts w:cs="Times New Roman"/>
              <w:sz w:val="20"/>
              <w:szCs w:val="20"/>
              <w:lang w:val="en-US"/>
            </w:rPr>
            <w:t>.html</w:t>
          </w:r>
          <w:r w:rsidRPr="001C090A">
            <w:rPr>
              <w:rFonts w:cs="Times New Roman"/>
              <w:sz w:val="20"/>
              <w:szCs w:val="20"/>
              <w:lang w:val="en-US"/>
            </w:rPr>
            <w:t xml:space="preserve"> </w:t>
          </w:r>
          <w:proofErr w:type="spellStart"/>
          <w:r w:rsidRPr="001C090A">
            <w:rPr>
              <w:rFonts w:cs="Times New Roman"/>
              <w:sz w:val="20"/>
              <w:szCs w:val="20"/>
              <w:lang w:val="en-US"/>
            </w:rPr>
            <w:t>Acesso</w:t>
          </w:r>
          <w:proofErr w:type="spellEnd"/>
          <w:r w:rsidRPr="001C090A">
            <w:rPr>
              <w:rFonts w:cs="Times New Roman"/>
              <w:sz w:val="20"/>
              <w:szCs w:val="20"/>
              <w:lang w:val="en-US"/>
            </w:rPr>
            <w:t xml:space="preserve"> </w:t>
          </w:r>
          <w:proofErr w:type="spellStart"/>
          <w:r w:rsidRPr="001C090A">
            <w:rPr>
              <w:rFonts w:cs="Times New Roman"/>
              <w:sz w:val="20"/>
              <w:szCs w:val="20"/>
              <w:lang w:val="en-US"/>
            </w:rPr>
            <w:t>em</w:t>
          </w:r>
          <w:proofErr w:type="spellEnd"/>
          <w:r w:rsidRPr="001C090A">
            <w:rPr>
              <w:rFonts w:cs="Times New Roman"/>
              <w:sz w:val="20"/>
              <w:szCs w:val="20"/>
              <w:lang w:val="en-US"/>
            </w:rPr>
            <w:t>: 14 out. 2019.</w:t>
          </w:r>
        </w:p>
        <w:p w14:paraId="7A494ABE" w14:textId="77777777" w:rsidR="00EF0113" w:rsidRPr="001C090A" w:rsidRDefault="00EF0113">
          <w:pPr>
            <w:spacing w:line="240" w:lineRule="auto"/>
            <w:ind w:firstLine="0"/>
            <w:jc w:val="left"/>
            <w:rPr>
              <w:rFonts w:cs="Times New Roman"/>
              <w:sz w:val="20"/>
              <w:szCs w:val="20"/>
              <w:lang w:val="en-US"/>
            </w:rPr>
            <w:pPrChange w:id="2074" w:author="revisor" w:date="2019-10-28T20:58:00Z">
              <w:pPr>
                <w:ind w:firstLine="0"/>
              </w:pPr>
            </w:pPrChange>
          </w:pPr>
        </w:p>
        <w:p w14:paraId="1D68F150" w14:textId="77777777" w:rsidR="00E07B12" w:rsidRDefault="00E07B12">
          <w:pPr>
            <w:spacing w:line="240" w:lineRule="auto"/>
            <w:ind w:firstLine="0"/>
            <w:jc w:val="left"/>
            <w:rPr>
              <w:ins w:id="2075" w:author="revisor" w:date="2019-10-28T20:58:00Z"/>
              <w:rFonts w:cs="Times New Roman"/>
              <w:sz w:val="20"/>
              <w:szCs w:val="20"/>
            </w:rPr>
            <w:pPrChange w:id="2076" w:author="revisor" w:date="2019-10-28T20:58:00Z">
              <w:pPr>
                <w:ind w:firstLine="0"/>
              </w:pPr>
            </w:pPrChange>
          </w:pPr>
          <w:r w:rsidRPr="00B06511">
            <w:rPr>
              <w:rFonts w:cs="Times New Roman"/>
              <w:sz w:val="20"/>
              <w:szCs w:val="20"/>
            </w:rPr>
            <w:t xml:space="preserve">BRASIL. </w:t>
          </w:r>
          <w:r w:rsidRPr="00B06511">
            <w:rPr>
              <w:rFonts w:cs="Times New Roman"/>
              <w:b/>
              <w:sz w:val="20"/>
              <w:szCs w:val="20"/>
            </w:rPr>
            <w:t>Lei 9394/1996 (Lei de Diretrizes e Bases da Educação Nacional)</w:t>
          </w:r>
          <w:r w:rsidR="00240133" w:rsidRPr="00B06511">
            <w:rPr>
              <w:rFonts w:cs="Times New Roman"/>
              <w:sz w:val="20"/>
              <w:szCs w:val="20"/>
            </w:rPr>
            <w:t>, 2017</w:t>
          </w:r>
          <w:r w:rsidRPr="00B06511">
            <w:rPr>
              <w:rFonts w:cs="Times New Roman"/>
              <w:sz w:val="20"/>
              <w:szCs w:val="20"/>
            </w:rPr>
            <w:t xml:space="preserve"> Disponível em: </w:t>
          </w:r>
          <w:r w:rsidR="007F25B9">
            <w:fldChar w:fldCharType="begin"/>
          </w:r>
          <w:r w:rsidR="007F25B9">
            <w:instrText xml:space="preserve"> HYPERLINK "http://portal.mec.gov.br/arquivos/pdf/ldb.pdf" </w:instrText>
          </w:r>
          <w:r w:rsidR="007F25B9">
            <w:fldChar w:fldCharType="separate"/>
          </w:r>
          <w:r w:rsidR="00B06511" w:rsidRPr="00B06511">
            <w:rPr>
              <w:rStyle w:val="Hiperlink"/>
              <w:rFonts w:cs="Times New Roman"/>
              <w:color w:val="auto"/>
              <w:sz w:val="20"/>
              <w:szCs w:val="20"/>
              <w:u w:val="none"/>
            </w:rPr>
            <w:t>http://portal.mec.gov.br/arquivos/pdf/ldb.pdf</w:t>
          </w:r>
          <w:r w:rsidR="007F25B9">
            <w:rPr>
              <w:rStyle w:val="Hiperlink"/>
              <w:rFonts w:cs="Times New Roman"/>
              <w:color w:val="auto"/>
              <w:sz w:val="20"/>
              <w:szCs w:val="20"/>
              <w:u w:val="none"/>
            </w:rPr>
            <w:fldChar w:fldCharType="end"/>
          </w:r>
          <w:r w:rsidR="00B06511" w:rsidRPr="00B06511">
            <w:rPr>
              <w:rFonts w:cs="Times New Roman"/>
              <w:sz w:val="20"/>
              <w:szCs w:val="20"/>
            </w:rPr>
            <w:t xml:space="preserve"> </w:t>
          </w:r>
          <w:r w:rsidRPr="00B06511">
            <w:rPr>
              <w:rFonts w:cs="Times New Roman"/>
              <w:sz w:val="20"/>
              <w:szCs w:val="20"/>
            </w:rPr>
            <w:t>Acesso em: 17 out. 2018.</w:t>
          </w:r>
        </w:p>
        <w:p w14:paraId="3FBBC36A" w14:textId="77777777" w:rsidR="00EF0113" w:rsidRPr="00B06511" w:rsidRDefault="00EF0113">
          <w:pPr>
            <w:spacing w:line="240" w:lineRule="auto"/>
            <w:ind w:firstLine="0"/>
            <w:jc w:val="left"/>
            <w:rPr>
              <w:rFonts w:cs="Times New Roman"/>
              <w:sz w:val="20"/>
              <w:szCs w:val="20"/>
            </w:rPr>
            <w:pPrChange w:id="2077" w:author="revisor" w:date="2019-10-28T20:58:00Z">
              <w:pPr>
                <w:ind w:firstLine="0"/>
              </w:pPr>
            </w:pPrChange>
          </w:pPr>
        </w:p>
        <w:p w14:paraId="5DFE5105" w14:textId="77777777" w:rsidR="00D348AD" w:rsidRDefault="00D348AD">
          <w:pPr>
            <w:spacing w:line="240" w:lineRule="auto"/>
            <w:ind w:firstLine="0"/>
            <w:jc w:val="left"/>
            <w:rPr>
              <w:ins w:id="2078" w:author="revisor" w:date="2019-10-28T20:58:00Z"/>
              <w:rFonts w:cs="Times New Roman"/>
              <w:sz w:val="20"/>
              <w:szCs w:val="20"/>
            </w:rPr>
            <w:pPrChange w:id="2079" w:author="revisor" w:date="2019-10-28T20:58:00Z">
              <w:pPr>
                <w:ind w:firstLine="0"/>
              </w:pPr>
            </w:pPrChange>
          </w:pPr>
          <w:r w:rsidRPr="00D348AD">
            <w:rPr>
              <w:rFonts w:cs="Times New Roman"/>
              <w:sz w:val="20"/>
              <w:szCs w:val="20"/>
            </w:rPr>
            <w:t xml:space="preserve">BRASIL. Ministério da Educação, Secretaria de Educação a Distância. </w:t>
          </w:r>
          <w:r w:rsidRPr="00CA3756">
            <w:rPr>
              <w:rFonts w:cs="Times New Roman"/>
              <w:b/>
              <w:sz w:val="20"/>
              <w:szCs w:val="20"/>
            </w:rPr>
            <w:t>Referenciais de qualidade para educação superior a distância</w:t>
          </w:r>
          <w:r w:rsidRPr="00D348AD">
            <w:rPr>
              <w:rFonts w:cs="Times New Roman"/>
              <w:sz w:val="20"/>
              <w:szCs w:val="20"/>
            </w:rPr>
            <w:t>. Brasília: MEC-SEED, 2007.</w:t>
          </w:r>
        </w:p>
        <w:p w14:paraId="6AC0A966" w14:textId="77777777" w:rsidR="00EF0113" w:rsidRDefault="00EF0113">
          <w:pPr>
            <w:spacing w:line="240" w:lineRule="auto"/>
            <w:ind w:firstLine="0"/>
            <w:jc w:val="left"/>
            <w:rPr>
              <w:rFonts w:cs="Times New Roman"/>
              <w:sz w:val="20"/>
              <w:szCs w:val="20"/>
            </w:rPr>
            <w:pPrChange w:id="2080" w:author="revisor" w:date="2019-10-28T20:58:00Z">
              <w:pPr>
                <w:ind w:firstLine="0"/>
              </w:pPr>
            </w:pPrChange>
          </w:pPr>
        </w:p>
        <w:p w14:paraId="0077072F" w14:textId="77777777" w:rsidR="007C14D3" w:rsidRDefault="007C14D3">
          <w:pPr>
            <w:spacing w:line="240" w:lineRule="auto"/>
            <w:ind w:firstLine="0"/>
            <w:jc w:val="left"/>
            <w:rPr>
              <w:ins w:id="2081" w:author="revisor" w:date="2019-10-28T20:59:00Z"/>
              <w:rFonts w:cs="Times New Roman"/>
              <w:sz w:val="20"/>
              <w:szCs w:val="20"/>
            </w:rPr>
            <w:pPrChange w:id="2082" w:author="revisor" w:date="2019-10-28T20:58:00Z">
              <w:pPr>
                <w:ind w:firstLine="0"/>
              </w:pPr>
            </w:pPrChange>
          </w:pPr>
          <w:r w:rsidRPr="007C14D3">
            <w:rPr>
              <w:rFonts w:cs="Times New Roman"/>
              <w:sz w:val="20"/>
              <w:szCs w:val="20"/>
            </w:rPr>
            <w:t xml:space="preserve">COSTA, </w:t>
          </w:r>
          <w:proofErr w:type="spellStart"/>
          <w:r w:rsidRPr="007C14D3">
            <w:rPr>
              <w:rFonts w:cs="Times New Roman"/>
              <w:sz w:val="20"/>
              <w:szCs w:val="20"/>
            </w:rPr>
            <w:t>Kelle</w:t>
          </w:r>
          <w:proofErr w:type="spellEnd"/>
          <w:r w:rsidRPr="007C14D3">
            <w:rPr>
              <w:rFonts w:cs="Times New Roman"/>
              <w:sz w:val="20"/>
              <w:szCs w:val="20"/>
            </w:rPr>
            <w:t xml:space="preserve"> C.F </w:t>
          </w:r>
          <w:proofErr w:type="gramStart"/>
          <w:r w:rsidRPr="007C14D3">
            <w:rPr>
              <w:rFonts w:cs="Times New Roman"/>
              <w:sz w:val="20"/>
              <w:szCs w:val="20"/>
            </w:rPr>
            <w:t>da .</w:t>
          </w:r>
          <w:proofErr w:type="gramEnd"/>
          <w:r w:rsidRPr="007C14D3">
            <w:rPr>
              <w:rFonts w:cs="Times New Roman"/>
              <w:sz w:val="20"/>
              <w:szCs w:val="20"/>
            </w:rPr>
            <w:t xml:space="preserve"> </w:t>
          </w:r>
          <w:r w:rsidRPr="00240133">
            <w:rPr>
              <w:rFonts w:cs="Times New Roman"/>
              <w:i/>
              <w:sz w:val="20"/>
              <w:szCs w:val="20"/>
            </w:rPr>
            <w:t>et al</w:t>
          </w:r>
          <w:r w:rsidRPr="007C14D3">
            <w:rPr>
              <w:rFonts w:cs="Times New Roman"/>
              <w:sz w:val="20"/>
              <w:szCs w:val="20"/>
            </w:rPr>
            <w:t>.</w:t>
          </w:r>
          <w:r w:rsidR="00CA3756">
            <w:rPr>
              <w:rFonts w:cs="Times New Roman"/>
              <w:sz w:val="20"/>
              <w:szCs w:val="20"/>
            </w:rPr>
            <w:t xml:space="preserve"> </w:t>
          </w:r>
          <w:r w:rsidRPr="00CA3756">
            <w:rPr>
              <w:rFonts w:cs="Times New Roman"/>
              <w:b/>
              <w:sz w:val="20"/>
              <w:szCs w:val="20"/>
            </w:rPr>
            <w:t xml:space="preserve">Acompanhamento do estudante em ambientes de aprendizagem utilizando Lógica </w:t>
          </w:r>
          <w:proofErr w:type="spellStart"/>
          <w:r w:rsidRPr="00CA3756">
            <w:rPr>
              <w:rFonts w:cs="Times New Roman"/>
              <w:b/>
              <w:sz w:val="20"/>
              <w:szCs w:val="20"/>
            </w:rPr>
            <w:t>Fuzzy</w:t>
          </w:r>
          <w:proofErr w:type="spellEnd"/>
          <w:r w:rsidR="00EF6AC9">
            <w:rPr>
              <w:rFonts w:cs="Times New Roman"/>
              <w:sz w:val="20"/>
              <w:szCs w:val="20"/>
            </w:rPr>
            <w:t>, 2006</w:t>
          </w:r>
          <w:r w:rsidRPr="007C14D3">
            <w:rPr>
              <w:rFonts w:cs="Times New Roman"/>
              <w:sz w:val="20"/>
              <w:szCs w:val="20"/>
            </w:rPr>
            <w:t xml:space="preserve"> Disponível em: </w:t>
          </w:r>
          <w:r w:rsidR="007F25B9">
            <w:fldChar w:fldCharType="begin"/>
          </w:r>
          <w:r w:rsidR="007F25B9">
            <w:instrText xml:space="preserve"> HYPERLINK "http://www.br-ie.org/pub/index.php/wie/article/view/911/897" </w:instrText>
          </w:r>
          <w:r w:rsidR="007F25B9">
            <w:fldChar w:fldCharType="separate"/>
          </w:r>
          <w:r w:rsidRPr="007C14D3">
            <w:rPr>
              <w:rStyle w:val="Hiperlink"/>
              <w:rFonts w:cs="Times New Roman"/>
              <w:color w:val="auto"/>
              <w:sz w:val="20"/>
              <w:szCs w:val="20"/>
              <w:u w:val="none"/>
            </w:rPr>
            <w:t>http://www.br-ie.org/pub/index.php/wie/article/view/911/897</w:t>
          </w:r>
          <w:r w:rsidR="007F25B9">
            <w:rPr>
              <w:rStyle w:val="Hiperlink"/>
              <w:rFonts w:cs="Times New Roman"/>
              <w:color w:val="auto"/>
              <w:sz w:val="20"/>
              <w:szCs w:val="20"/>
              <w:u w:val="none"/>
            </w:rPr>
            <w:fldChar w:fldCharType="end"/>
          </w:r>
          <w:r w:rsidRPr="007C14D3">
            <w:rPr>
              <w:rFonts w:cs="Times New Roman"/>
              <w:sz w:val="20"/>
              <w:szCs w:val="20"/>
            </w:rPr>
            <w:t xml:space="preserve"> Acesso em: 28 nov. 2018.</w:t>
          </w:r>
        </w:p>
        <w:p w14:paraId="26051334" w14:textId="77777777" w:rsidR="00EF0113" w:rsidRPr="007C14D3" w:rsidRDefault="00EF0113">
          <w:pPr>
            <w:spacing w:line="240" w:lineRule="auto"/>
            <w:ind w:firstLine="0"/>
            <w:jc w:val="left"/>
            <w:rPr>
              <w:rFonts w:cs="Times New Roman"/>
              <w:sz w:val="20"/>
              <w:szCs w:val="20"/>
            </w:rPr>
            <w:pPrChange w:id="2083" w:author="revisor" w:date="2019-10-28T20:58:00Z">
              <w:pPr>
                <w:ind w:firstLine="0"/>
              </w:pPr>
            </w:pPrChange>
          </w:pPr>
        </w:p>
        <w:p w14:paraId="715B4BCC" w14:textId="77777777" w:rsidR="009D49F7" w:rsidRDefault="009D49F7">
          <w:pPr>
            <w:spacing w:line="240" w:lineRule="auto"/>
            <w:ind w:firstLine="0"/>
            <w:jc w:val="left"/>
            <w:rPr>
              <w:ins w:id="2084" w:author="revisor" w:date="2019-10-28T20:59:00Z"/>
              <w:sz w:val="20"/>
              <w:szCs w:val="20"/>
            </w:rPr>
            <w:pPrChange w:id="2085" w:author="revisor" w:date="2019-10-28T20:58:00Z">
              <w:pPr>
                <w:ind w:firstLine="0"/>
              </w:pPr>
            </w:pPrChange>
          </w:pPr>
          <w:r w:rsidRPr="001C090A">
            <w:rPr>
              <w:rFonts w:cs="Times New Roman"/>
              <w:sz w:val="20"/>
              <w:szCs w:val="20"/>
              <w:lang w:val="en-US"/>
            </w:rPr>
            <w:t xml:space="preserve">Eli, </w:t>
          </w:r>
          <w:proofErr w:type="spellStart"/>
          <w:r w:rsidRPr="001C090A">
            <w:rPr>
              <w:rFonts w:cs="Times New Roman"/>
              <w:sz w:val="20"/>
              <w:szCs w:val="20"/>
              <w:lang w:val="en-US"/>
            </w:rPr>
            <w:t>Bressert</w:t>
          </w:r>
          <w:proofErr w:type="spellEnd"/>
          <w:r w:rsidRPr="001C090A">
            <w:rPr>
              <w:rFonts w:cs="Times New Roman"/>
              <w:sz w:val="20"/>
              <w:szCs w:val="20"/>
              <w:lang w:val="en-US"/>
            </w:rPr>
            <w:t xml:space="preserve">. </w:t>
          </w:r>
          <w:proofErr w:type="spellStart"/>
          <w:r w:rsidRPr="001C090A">
            <w:rPr>
              <w:rFonts w:cs="Times New Roman"/>
              <w:b/>
              <w:sz w:val="20"/>
              <w:szCs w:val="20"/>
              <w:lang w:val="en-US"/>
            </w:rPr>
            <w:t>Scipy</w:t>
          </w:r>
          <w:proofErr w:type="spellEnd"/>
          <w:r w:rsidRPr="001C090A">
            <w:rPr>
              <w:rFonts w:cs="Times New Roman"/>
              <w:b/>
              <w:sz w:val="20"/>
              <w:szCs w:val="20"/>
              <w:lang w:val="en-US"/>
            </w:rPr>
            <w:t xml:space="preserve"> and </w:t>
          </w:r>
          <w:proofErr w:type="spellStart"/>
          <w:r w:rsidRPr="001C090A">
            <w:rPr>
              <w:rFonts w:cs="Times New Roman"/>
              <w:b/>
              <w:sz w:val="20"/>
              <w:szCs w:val="20"/>
              <w:lang w:val="en-US"/>
            </w:rPr>
            <w:t>NumPy</w:t>
          </w:r>
          <w:proofErr w:type="spellEnd"/>
          <w:r w:rsidR="00240133" w:rsidRPr="001C090A">
            <w:rPr>
              <w:rFonts w:cs="Times New Roman"/>
              <w:sz w:val="20"/>
              <w:szCs w:val="20"/>
              <w:lang w:val="en-US"/>
            </w:rPr>
            <w:t>,</w:t>
          </w:r>
          <w:r w:rsidRPr="001C090A">
            <w:rPr>
              <w:rFonts w:cs="Times New Roman"/>
              <w:sz w:val="20"/>
              <w:szCs w:val="20"/>
              <w:lang w:val="en-US"/>
            </w:rPr>
            <w:t xml:space="preserve"> 2012. </w:t>
          </w:r>
          <w:r w:rsidRPr="009D49F7">
            <w:rPr>
              <w:rFonts w:cs="Times New Roman"/>
              <w:sz w:val="20"/>
              <w:szCs w:val="20"/>
            </w:rPr>
            <w:t xml:space="preserve">Disponível em: </w:t>
          </w:r>
          <w:r w:rsidR="007F25B9">
            <w:fldChar w:fldCharType="begin"/>
          </w:r>
          <w:r w:rsidR="007F25B9">
            <w:instrText xml:space="preserve"> HYPERLINK "http://astronomi.erciyes.edu.tr/wp-content/uploads/astronom/pdf/SciPy%20and%20NumPy%20-%20Eli%20Bressert.pdf" </w:instrText>
          </w:r>
          <w:r w:rsidR="007F25B9">
            <w:fldChar w:fldCharType="separate"/>
          </w:r>
          <w:r w:rsidRPr="009D49F7">
            <w:rPr>
              <w:rStyle w:val="Hiperlink"/>
              <w:color w:val="auto"/>
              <w:sz w:val="20"/>
              <w:szCs w:val="20"/>
              <w:u w:val="none"/>
            </w:rPr>
            <w:t>http://astronomi.erciyes.edu.tr/wp-content/uploads/astronom/pdf/SciPy%20and%20NumPy%20-%20Eli%20Bressert.pdf</w:t>
          </w:r>
          <w:r w:rsidR="007F25B9">
            <w:rPr>
              <w:rStyle w:val="Hiperlink"/>
              <w:color w:val="auto"/>
              <w:sz w:val="20"/>
              <w:szCs w:val="20"/>
              <w:u w:val="none"/>
            </w:rPr>
            <w:fldChar w:fldCharType="end"/>
          </w:r>
          <w:r w:rsidRPr="009D49F7">
            <w:rPr>
              <w:sz w:val="20"/>
              <w:szCs w:val="20"/>
            </w:rPr>
            <w:t>. Acesso em: 28 out. 2019.</w:t>
          </w:r>
        </w:p>
        <w:p w14:paraId="0170D86B" w14:textId="77777777" w:rsidR="00EF0113" w:rsidRPr="009D49F7" w:rsidRDefault="00EF0113">
          <w:pPr>
            <w:spacing w:line="240" w:lineRule="auto"/>
            <w:ind w:firstLine="0"/>
            <w:jc w:val="left"/>
            <w:rPr>
              <w:rFonts w:cs="Times New Roman"/>
              <w:sz w:val="20"/>
              <w:szCs w:val="20"/>
            </w:rPr>
            <w:pPrChange w:id="2086" w:author="revisor" w:date="2019-10-28T20:58:00Z">
              <w:pPr>
                <w:ind w:firstLine="0"/>
              </w:pPr>
            </w:pPrChange>
          </w:pPr>
        </w:p>
        <w:p w14:paraId="5677B404" w14:textId="77777777" w:rsidR="005812B8" w:rsidRDefault="005812B8">
          <w:pPr>
            <w:spacing w:line="240" w:lineRule="auto"/>
            <w:ind w:firstLine="0"/>
            <w:jc w:val="left"/>
            <w:rPr>
              <w:ins w:id="2087" w:author="revisor" w:date="2019-10-28T20:59:00Z"/>
              <w:rFonts w:cs="Times New Roman"/>
              <w:sz w:val="20"/>
              <w:szCs w:val="20"/>
            </w:rPr>
            <w:pPrChange w:id="2088" w:author="revisor" w:date="2019-10-28T20:58:00Z">
              <w:pPr>
                <w:ind w:firstLine="0"/>
              </w:pPr>
            </w:pPrChange>
          </w:pPr>
          <w:r w:rsidRPr="00B06511">
            <w:rPr>
              <w:rFonts w:cs="Times New Roman"/>
              <w:sz w:val="20"/>
              <w:szCs w:val="20"/>
            </w:rPr>
            <w:t xml:space="preserve">FABRI, José Augusto; FABRI, Marília GS. </w:t>
          </w:r>
          <w:r w:rsidRPr="00B06511">
            <w:rPr>
              <w:rFonts w:cs="Times New Roman"/>
              <w:b/>
              <w:sz w:val="20"/>
              <w:szCs w:val="20"/>
            </w:rPr>
            <w:t xml:space="preserve">Ferramenta </w:t>
          </w:r>
          <w:proofErr w:type="spellStart"/>
          <w:r w:rsidRPr="00B06511">
            <w:rPr>
              <w:rFonts w:cs="Times New Roman"/>
              <w:b/>
              <w:sz w:val="20"/>
              <w:szCs w:val="20"/>
            </w:rPr>
            <w:t>Fuzzy</w:t>
          </w:r>
          <w:proofErr w:type="spellEnd"/>
          <w:r w:rsidRPr="00B06511">
            <w:rPr>
              <w:rFonts w:cs="Times New Roman"/>
              <w:b/>
              <w:sz w:val="20"/>
              <w:szCs w:val="20"/>
            </w:rPr>
            <w:t xml:space="preserve"> para Acompanhamento do Desempenho dos alunos nos Cursos a Distância</w:t>
          </w:r>
          <w:r w:rsidR="00240133" w:rsidRPr="00B06511">
            <w:rPr>
              <w:rFonts w:cs="Times New Roman"/>
              <w:sz w:val="20"/>
              <w:szCs w:val="20"/>
            </w:rPr>
            <w:t>, 2012  Disponí</w:t>
          </w:r>
          <w:r w:rsidRPr="00B06511">
            <w:rPr>
              <w:rFonts w:cs="Times New Roman"/>
              <w:sz w:val="20"/>
              <w:szCs w:val="20"/>
            </w:rPr>
            <w:t xml:space="preserve">vel em:  </w:t>
          </w:r>
          <w:r w:rsidR="007F25B9">
            <w:fldChar w:fldCharType="begin"/>
          </w:r>
          <w:r w:rsidR="007F25B9">
            <w:instrText xml:space="preserve"> HYPERLINK "https://www.researchgate.net/profile/Ja_Fabri/publication/228558570_Ferramenta_Fuzzy_para_Acompanhamento_do_Desempenho_dos_alunos_nos_Cursos_a_Distancia/links/574da8b408aec988526b9a06/Ferramenta-Fuzzy-para-Acompanhamento-do-Desempenho-dos-alunos-nos-Cursos-a-Distancia.pdf" </w:instrText>
          </w:r>
          <w:r w:rsidR="007F25B9">
            <w:fldChar w:fldCharType="separate"/>
          </w:r>
          <w:r w:rsidR="00B06511" w:rsidRPr="00B06511">
            <w:rPr>
              <w:rStyle w:val="Hiperlink"/>
              <w:rFonts w:cs="Times New Roman"/>
              <w:color w:val="auto"/>
              <w:sz w:val="20"/>
              <w:szCs w:val="20"/>
              <w:u w:val="none"/>
            </w:rPr>
            <w:t>https://www.researchgate.net/profile/Ja_Fabri/publication/228558570_Ferramenta_Fuzzy_para_Acompanhamento_do_Desempenho_dos_alunos_nos_Cursos_a_Distancia/links/574da8b408aec988526b9a06/Ferramenta-Fuzzy-para-Acompanhamento-do-Desempenho-dos-alunos-nos-Cursos-a-Distancia.pdf</w:t>
          </w:r>
          <w:r w:rsidR="007F25B9">
            <w:rPr>
              <w:rStyle w:val="Hiperlink"/>
              <w:rFonts w:cs="Times New Roman"/>
              <w:color w:val="auto"/>
              <w:sz w:val="20"/>
              <w:szCs w:val="20"/>
              <w:u w:val="none"/>
            </w:rPr>
            <w:fldChar w:fldCharType="end"/>
          </w:r>
          <w:r w:rsidR="00B06511" w:rsidRPr="00B06511">
            <w:rPr>
              <w:rFonts w:cs="Times New Roman"/>
              <w:sz w:val="20"/>
              <w:szCs w:val="20"/>
            </w:rPr>
            <w:t xml:space="preserve"> </w:t>
          </w:r>
          <w:r w:rsidRPr="00B06511">
            <w:rPr>
              <w:rFonts w:cs="Times New Roman"/>
              <w:sz w:val="20"/>
              <w:szCs w:val="20"/>
            </w:rPr>
            <w:t>Acesso em: 28 nov. 2018.</w:t>
          </w:r>
        </w:p>
        <w:p w14:paraId="34A64D59" w14:textId="77777777" w:rsidR="00EF0113" w:rsidRPr="00B06511" w:rsidRDefault="00EF0113">
          <w:pPr>
            <w:spacing w:line="240" w:lineRule="auto"/>
            <w:ind w:firstLine="0"/>
            <w:jc w:val="left"/>
            <w:rPr>
              <w:rFonts w:cs="Times New Roman"/>
              <w:sz w:val="20"/>
              <w:szCs w:val="20"/>
            </w:rPr>
            <w:pPrChange w:id="2089" w:author="revisor" w:date="2019-10-28T20:58:00Z">
              <w:pPr>
                <w:ind w:firstLine="0"/>
              </w:pPr>
            </w:pPrChange>
          </w:pPr>
        </w:p>
        <w:p w14:paraId="4941D9D7" w14:textId="77777777" w:rsidR="00880205" w:rsidRDefault="00557DEC">
          <w:pPr>
            <w:spacing w:line="240" w:lineRule="auto"/>
            <w:ind w:firstLine="0"/>
            <w:jc w:val="left"/>
            <w:rPr>
              <w:ins w:id="2090" w:author="revisor" w:date="2019-10-28T20:59:00Z"/>
              <w:rFonts w:cs="Times New Roman"/>
              <w:sz w:val="20"/>
              <w:szCs w:val="20"/>
            </w:rPr>
            <w:pPrChange w:id="2091" w:author="revisor" w:date="2019-10-28T20:58:00Z">
              <w:pPr>
                <w:ind w:firstLine="0"/>
              </w:pPr>
            </w:pPrChange>
          </w:pPr>
          <w:r w:rsidRPr="00557DEC">
            <w:rPr>
              <w:rFonts w:cs="Times New Roman"/>
              <w:sz w:val="20"/>
              <w:szCs w:val="20"/>
            </w:rPr>
            <w:t xml:space="preserve">FERNANDES, Domingos. </w:t>
          </w:r>
          <w:r w:rsidRPr="00CA3756">
            <w:rPr>
              <w:rFonts w:cs="Times New Roman"/>
              <w:b/>
              <w:sz w:val="20"/>
              <w:szCs w:val="20"/>
            </w:rPr>
            <w:t>Avaliação do desempenho docente: desafios, problemas e oportunidades</w:t>
          </w:r>
          <w:r w:rsidR="00B06511">
            <w:rPr>
              <w:rFonts w:cs="Times New Roman"/>
              <w:sz w:val="20"/>
              <w:szCs w:val="20"/>
            </w:rPr>
            <w:t>,</w:t>
          </w:r>
          <w:r>
            <w:rPr>
              <w:rFonts w:cs="Times New Roman"/>
              <w:sz w:val="20"/>
              <w:szCs w:val="20"/>
            </w:rPr>
            <w:t xml:space="preserve"> 2008. </w:t>
          </w:r>
          <w:proofErr w:type="spellStart"/>
          <w:r>
            <w:rPr>
              <w:rFonts w:cs="Times New Roman"/>
              <w:sz w:val="20"/>
              <w:szCs w:val="20"/>
            </w:rPr>
            <w:t>Disponivel</w:t>
          </w:r>
          <w:proofErr w:type="spellEnd"/>
          <w:r>
            <w:rPr>
              <w:rFonts w:cs="Times New Roman"/>
              <w:sz w:val="20"/>
              <w:szCs w:val="20"/>
            </w:rPr>
            <w:t xml:space="preserve">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xml:space="preserve"> Acesso em: 28 nov. 2018.</w:t>
          </w:r>
        </w:p>
        <w:p w14:paraId="71E6601F" w14:textId="77777777" w:rsidR="00EF0113" w:rsidRDefault="00EF0113">
          <w:pPr>
            <w:spacing w:line="240" w:lineRule="auto"/>
            <w:ind w:firstLine="0"/>
            <w:jc w:val="left"/>
            <w:rPr>
              <w:rFonts w:cs="Times New Roman"/>
              <w:sz w:val="20"/>
              <w:szCs w:val="20"/>
            </w:rPr>
            <w:pPrChange w:id="2092" w:author="revisor" w:date="2019-10-28T20:58:00Z">
              <w:pPr>
                <w:ind w:firstLine="0"/>
              </w:pPr>
            </w:pPrChange>
          </w:pPr>
        </w:p>
        <w:p w14:paraId="7E4EE584" w14:textId="77777777" w:rsidR="009371D5" w:rsidRDefault="009371D5">
          <w:pPr>
            <w:spacing w:line="240" w:lineRule="auto"/>
            <w:ind w:firstLine="0"/>
            <w:jc w:val="left"/>
            <w:rPr>
              <w:ins w:id="2093" w:author="revisor" w:date="2019-10-28T20:59:00Z"/>
              <w:rFonts w:cs="Times New Roman"/>
              <w:sz w:val="20"/>
              <w:szCs w:val="20"/>
            </w:rPr>
            <w:pPrChange w:id="2094" w:author="revisor" w:date="2019-10-28T20:58:00Z">
              <w:pPr>
                <w:ind w:firstLine="0"/>
              </w:pPr>
            </w:pPrChange>
          </w:pPr>
          <w:r w:rsidRPr="009371D5">
            <w:rPr>
              <w:rFonts w:cs="Times New Roman"/>
              <w:sz w:val="20"/>
              <w:szCs w:val="20"/>
            </w:rPr>
            <w:t xml:space="preserve">FRANCO, Cristiano Roberto. </w:t>
          </w:r>
          <w:r w:rsidRPr="00CA3756">
            <w:rPr>
              <w:rFonts w:cs="Times New Roman"/>
              <w:b/>
              <w:sz w:val="20"/>
              <w:szCs w:val="20"/>
            </w:rPr>
            <w:t>Inteligência artificial</w:t>
          </w:r>
          <w:r w:rsidRPr="009371D5">
            <w:rPr>
              <w:rFonts w:cs="Times New Roman"/>
              <w:sz w:val="20"/>
              <w:szCs w:val="20"/>
            </w:rPr>
            <w:t>. Londrina: Editora e Distribuidora Educacional S.A, 2014.</w:t>
          </w:r>
        </w:p>
        <w:p w14:paraId="5892634F" w14:textId="77777777" w:rsidR="00EF0113" w:rsidRDefault="00EF0113">
          <w:pPr>
            <w:spacing w:line="240" w:lineRule="auto"/>
            <w:ind w:firstLine="0"/>
            <w:jc w:val="left"/>
            <w:rPr>
              <w:rFonts w:cs="Times New Roman"/>
              <w:sz w:val="20"/>
              <w:szCs w:val="20"/>
            </w:rPr>
            <w:pPrChange w:id="2095" w:author="revisor" w:date="2019-10-28T20:58:00Z">
              <w:pPr>
                <w:ind w:firstLine="0"/>
              </w:pPr>
            </w:pPrChange>
          </w:pPr>
        </w:p>
        <w:p w14:paraId="33C8060B" w14:textId="77777777" w:rsidR="00EF4A31" w:rsidRDefault="00EF4A31">
          <w:pPr>
            <w:spacing w:line="240" w:lineRule="auto"/>
            <w:ind w:firstLine="0"/>
            <w:jc w:val="left"/>
            <w:rPr>
              <w:ins w:id="2096" w:author="revisor" w:date="2019-10-28T20:59:00Z"/>
              <w:rFonts w:cs="Times New Roman"/>
              <w:sz w:val="20"/>
              <w:szCs w:val="20"/>
            </w:rPr>
            <w:pPrChange w:id="2097" w:author="revisor" w:date="2019-10-28T20:58:00Z">
              <w:pPr>
                <w:ind w:firstLine="0"/>
              </w:pPr>
            </w:pPrChange>
          </w:pPr>
          <w:r w:rsidRPr="00EF4A31">
            <w:rPr>
              <w:rFonts w:cs="Times New Roman"/>
              <w:sz w:val="20"/>
              <w:szCs w:val="20"/>
            </w:rPr>
            <w:t xml:space="preserve">GABRIEL, Camila Pires </w:t>
          </w:r>
          <w:proofErr w:type="spellStart"/>
          <w:r w:rsidRPr="00EF4A31">
            <w:rPr>
              <w:rFonts w:cs="Times New Roman"/>
              <w:sz w:val="20"/>
              <w:szCs w:val="20"/>
            </w:rPr>
            <w:t>Cremasco</w:t>
          </w:r>
          <w:proofErr w:type="spellEnd"/>
          <w:r w:rsidRPr="00EF4A31">
            <w:rPr>
              <w:rFonts w:cs="Times New Roman"/>
              <w:sz w:val="20"/>
              <w:szCs w:val="20"/>
            </w:rPr>
            <w:t xml:space="preserve"> </w:t>
          </w:r>
          <w:r w:rsidRPr="00B06511">
            <w:rPr>
              <w:rFonts w:cs="Times New Roman"/>
              <w:i/>
              <w:sz w:val="20"/>
              <w:szCs w:val="20"/>
            </w:rPr>
            <w:t>et al</w:t>
          </w:r>
          <w:r w:rsidRPr="00EF4A31">
            <w:rPr>
              <w:rFonts w:cs="Times New Roman"/>
              <w:sz w:val="20"/>
              <w:szCs w:val="20"/>
            </w:rPr>
            <w:t xml:space="preserve">. </w:t>
          </w:r>
          <w:r w:rsidRPr="00CA3756">
            <w:rPr>
              <w:rFonts w:cs="Times New Roman"/>
              <w:b/>
              <w:sz w:val="20"/>
              <w:szCs w:val="20"/>
            </w:rPr>
            <w:t xml:space="preserve">Plataforma computacional estruturada com sistemas baseados em regra </w:t>
          </w:r>
          <w:proofErr w:type="spellStart"/>
          <w:r w:rsidRPr="00CA3756">
            <w:rPr>
              <w:rFonts w:cs="Times New Roman"/>
              <w:b/>
              <w:sz w:val="20"/>
              <w:szCs w:val="20"/>
            </w:rPr>
            <w:t>fuzzy</w:t>
          </w:r>
          <w:proofErr w:type="spellEnd"/>
          <w:r w:rsidRPr="00CA3756">
            <w:rPr>
              <w:rFonts w:cs="Times New Roman"/>
              <w:b/>
              <w:sz w:val="20"/>
              <w:szCs w:val="20"/>
            </w:rPr>
            <w:t xml:space="preserve"> para análise da racionalidade e eficiência da utilização de energia elétrica em empresas de avicultura de postura</w:t>
          </w:r>
          <w:r w:rsidR="00B06511">
            <w:rPr>
              <w:rFonts w:cs="Times New Roman"/>
              <w:sz w:val="20"/>
              <w:szCs w:val="20"/>
            </w:rPr>
            <w:t>,</w:t>
          </w:r>
          <w:r w:rsidRPr="00EF4A31">
            <w:rPr>
              <w:rFonts w:cs="Times New Roman"/>
              <w:sz w:val="20"/>
              <w:szCs w:val="20"/>
            </w:rPr>
            <w:t xml:space="preserve"> 2012. Disponível em: https://www.researchgate.net/publication/273128252_Plataforma_computacional_estruturada_com_sistemas_baseados_em_regra_fuzzy_para_analise_da_racionalidade_e_eficiencia_da_utilizacao_de_energia_eletrica_em_empresas_de_avi</w:t>
          </w:r>
          <w:r w:rsidR="00B06511">
            <w:rPr>
              <w:rFonts w:cs="Times New Roman"/>
              <w:sz w:val="20"/>
              <w:szCs w:val="20"/>
            </w:rPr>
            <w:t>cultura_de_postura_Computing_pl</w:t>
          </w:r>
          <w:r w:rsidRPr="00EF4A31">
            <w:rPr>
              <w:rFonts w:cs="Times New Roman"/>
              <w:sz w:val="20"/>
              <w:szCs w:val="20"/>
            </w:rPr>
            <w:t xml:space="preserve"> Acesso em: 20 out. 2019.</w:t>
          </w:r>
        </w:p>
        <w:p w14:paraId="4E333839" w14:textId="77777777" w:rsidR="00EF0113" w:rsidRDefault="00EF0113">
          <w:pPr>
            <w:spacing w:line="240" w:lineRule="auto"/>
            <w:ind w:firstLine="0"/>
            <w:jc w:val="left"/>
            <w:rPr>
              <w:rFonts w:cs="Times New Roman"/>
              <w:sz w:val="20"/>
              <w:szCs w:val="20"/>
            </w:rPr>
            <w:pPrChange w:id="2098" w:author="revisor" w:date="2019-10-28T20:58:00Z">
              <w:pPr>
                <w:ind w:firstLine="0"/>
              </w:pPr>
            </w:pPrChange>
          </w:pPr>
        </w:p>
        <w:p w14:paraId="1B9CAF09" w14:textId="77777777" w:rsidR="004C7990" w:rsidRDefault="004C7990">
          <w:pPr>
            <w:spacing w:line="240" w:lineRule="auto"/>
            <w:ind w:firstLine="0"/>
            <w:jc w:val="left"/>
            <w:rPr>
              <w:ins w:id="2099" w:author="revisor" w:date="2019-10-28T20:59:00Z"/>
              <w:rFonts w:cs="Times New Roman"/>
              <w:sz w:val="20"/>
              <w:szCs w:val="20"/>
            </w:rPr>
            <w:pPrChange w:id="2100" w:author="revisor" w:date="2019-10-28T20:58:00Z">
              <w:pPr>
                <w:ind w:firstLine="0"/>
              </w:pPr>
            </w:pPrChange>
          </w:pPr>
          <w:r w:rsidRPr="004C7990">
            <w:rPr>
              <w:rFonts w:cs="Times New Roman"/>
              <w:sz w:val="20"/>
              <w:szCs w:val="20"/>
            </w:rPr>
            <w:t xml:space="preserve">GIL, A. C. </w:t>
          </w:r>
          <w:r w:rsidRPr="00CA3756">
            <w:rPr>
              <w:rFonts w:cs="Times New Roman"/>
              <w:b/>
              <w:sz w:val="20"/>
              <w:szCs w:val="20"/>
            </w:rPr>
            <w:t>Como elaborar projetos de pesquisa</w:t>
          </w:r>
          <w:r w:rsidRPr="004C7990">
            <w:rPr>
              <w:rFonts w:cs="Times New Roman"/>
              <w:sz w:val="20"/>
              <w:szCs w:val="20"/>
            </w:rPr>
            <w:t>. 4. ed. São Paulo: Atlas, 2007.</w:t>
          </w:r>
        </w:p>
        <w:p w14:paraId="7314180A" w14:textId="77777777" w:rsidR="00EF0113" w:rsidRDefault="00EF0113">
          <w:pPr>
            <w:spacing w:line="240" w:lineRule="auto"/>
            <w:ind w:firstLine="0"/>
            <w:jc w:val="left"/>
            <w:rPr>
              <w:rFonts w:cs="Times New Roman"/>
              <w:sz w:val="20"/>
              <w:szCs w:val="20"/>
            </w:rPr>
            <w:pPrChange w:id="2101" w:author="revisor" w:date="2019-10-28T20:58:00Z">
              <w:pPr>
                <w:ind w:firstLine="0"/>
              </w:pPr>
            </w:pPrChange>
          </w:pPr>
        </w:p>
        <w:p w14:paraId="64F3BA58" w14:textId="77777777" w:rsidR="00A71A70" w:rsidRDefault="00A71A70">
          <w:pPr>
            <w:spacing w:line="240" w:lineRule="auto"/>
            <w:ind w:firstLine="0"/>
            <w:jc w:val="left"/>
            <w:rPr>
              <w:ins w:id="2102" w:author="revisor" w:date="2019-10-28T20:59:00Z"/>
              <w:rFonts w:cs="Times New Roman"/>
              <w:sz w:val="20"/>
              <w:szCs w:val="20"/>
            </w:rPr>
            <w:pPrChange w:id="2103" w:author="revisor" w:date="2019-10-28T20:58:00Z">
              <w:pPr>
                <w:ind w:firstLine="0"/>
              </w:pPr>
            </w:pPrChange>
          </w:pPr>
          <w:r w:rsidRPr="00A71A70">
            <w:rPr>
              <w:rFonts w:cs="Times New Roman"/>
              <w:sz w:val="20"/>
              <w:szCs w:val="20"/>
            </w:rPr>
            <w:t xml:space="preserve">GOMIDE, Fernando </w:t>
          </w:r>
          <w:proofErr w:type="spellStart"/>
          <w:r w:rsidRPr="00A71A70">
            <w:rPr>
              <w:rFonts w:cs="Times New Roman"/>
              <w:sz w:val="20"/>
              <w:szCs w:val="20"/>
            </w:rPr>
            <w:t>Antonio</w:t>
          </w:r>
          <w:proofErr w:type="spellEnd"/>
          <w:r w:rsidRPr="00A71A70">
            <w:rPr>
              <w:rFonts w:cs="Times New Roman"/>
              <w:sz w:val="20"/>
              <w:szCs w:val="20"/>
            </w:rPr>
            <w:t xml:space="preserve"> Campos; GUDWIN, Ricardo Ribeiro. </w:t>
          </w:r>
          <w:r w:rsidRPr="00B06511">
            <w:rPr>
              <w:rFonts w:cs="Times New Roman"/>
              <w:b/>
              <w:sz w:val="20"/>
              <w:szCs w:val="20"/>
            </w:rPr>
            <w:t xml:space="preserve">Modelagem, controle, sistemas e lógica </w:t>
          </w:r>
          <w:proofErr w:type="spellStart"/>
          <w:r w:rsidRPr="00B06511">
            <w:rPr>
              <w:rFonts w:cs="Times New Roman"/>
              <w:b/>
              <w:sz w:val="20"/>
              <w:szCs w:val="20"/>
            </w:rPr>
            <w:t>fuzzy</w:t>
          </w:r>
          <w:proofErr w:type="spellEnd"/>
          <w:r w:rsidR="000B706B">
            <w:rPr>
              <w:rFonts w:cs="Times New Roman"/>
              <w:sz w:val="20"/>
              <w:szCs w:val="20"/>
            </w:rPr>
            <w:t>, 1994.</w:t>
          </w:r>
          <w:r w:rsidRPr="00A71A70">
            <w:rPr>
              <w:rFonts w:cs="Times New Roman"/>
              <w:sz w:val="20"/>
              <w:szCs w:val="20"/>
            </w:rPr>
            <w:t xml:space="preserve">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14:paraId="6A8D0070" w14:textId="77777777" w:rsidR="00EF0113" w:rsidRDefault="00EF0113">
          <w:pPr>
            <w:spacing w:line="240" w:lineRule="auto"/>
            <w:ind w:firstLine="0"/>
            <w:jc w:val="left"/>
            <w:rPr>
              <w:rFonts w:cs="Times New Roman"/>
              <w:sz w:val="20"/>
              <w:szCs w:val="20"/>
            </w:rPr>
            <w:pPrChange w:id="2104" w:author="revisor" w:date="2019-10-28T20:58:00Z">
              <w:pPr>
                <w:ind w:firstLine="0"/>
              </w:pPr>
            </w:pPrChange>
          </w:pPr>
        </w:p>
        <w:p w14:paraId="7540A625" w14:textId="77777777" w:rsidR="00A33EBA" w:rsidRDefault="0088564F">
          <w:pPr>
            <w:spacing w:line="240" w:lineRule="auto"/>
            <w:ind w:firstLine="0"/>
            <w:jc w:val="left"/>
            <w:rPr>
              <w:ins w:id="2105" w:author="revisor" w:date="2019-10-28T20:59:00Z"/>
              <w:rFonts w:cs="Times New Roman"/>
              <w:sz w:val="20"/>
              <w:szCs w:val="20"/>
            </w:rPr>
            <w:pPrChange w:id="2106" w:author="revisor" w:date="2019-10-28T20:58:00Z">
              <w:pPr>
                <w:ind w:firstLine="0"/>
              </w:pPr>
            </w:pPrChange>
          </w:pPr>
          <w:r>
            <w:rPr>
              <w:rFonts w:cs="Times New Roman"/>
              <w:sz w:val="20"/>
              <w:szCs w:val="20"/>
              <w:lang w:val="en-US"/>
            </w:rPr>
            <w:t xml:space="preserve">HUNTER, John; DALE, </w:t>
          </w:r>
          <w:r w:rsidR="00A33EBA" w:rsidRPr="007C13CE">
            <w:rPr>
              <w:rFonts w:cs="Times New Roman"/>
              <w:sz w:val="20"/>
              <w:szCs w:val="20"/>
              <w:lang w:val="en-US"/>
            </w:rPr>
            <w:t>Darre</w:t>
          </w:r>
          <w:r>
            <w:rPr>
              <w:rFonts w:cs="Times New Roman"/>
              <w:sz w:val="20"/>
              <w:szCs w:val="20"/>
              <w:lang w:val="en-US"/>
            </w:rPr>
            <w:t xml:space="preserve">n. </w:t>
          </w:r>
          <w:r w:rsidRPr="0088564F">
            <w:rPr>
              <w:rFonts w:cs="Times New Roman"/>
              <w:b/>
              <w:sz w:val="20"/>
              <w:szCs w:val="20"/>
              <w:lang w:val="en-US"/>
            </w:rPr>
            <w:t xml:space="preserve">The </w:t>
          </w:r>
          <w:proofErr w:type="spellStart"/>
          <w:r w:rsidRPr="0088564F">
            <w:rPr>
              <w:rFonts w:cs="Times New Roman"/>
              <w:b/>
              <w:sz w:val="20"/>
              <w:szCs w:val="20"/>
              <w:lang w:val="en-US"/>
            </w:rPr>
            <w:t>Matplotlib</w:t>
          </w:r>
          <w:proofErr w:type="spellEnd"/>
          <w:r w:rsidRPr="0088564F">
            <w:rPr>
              <w:rFonts w:cs="Times New Roman"/>
              <w:b/>
              <w:sz w:val="20"/>
              <w:szCs w:val="20"/>
              <w:lang w:val="en-US"/>
            </w:rPr>
            <w:t xml:space="preserve"> User’s Guide</w:t>
          </w:r>
          <w:r>
            <w:rPr>
              <w:rFonts w:cs="Times New Roman"/>
              <w:sz w:val="20"/>
              <w:szCs w:val="20"/>
              <w:lang w:val="en-US"/>
            </w:rPr>
            <w:t xml:space="preserve">, </w:t>
          </w:r>
          <w:r w:rsidR="00A33EBA" w:rsidRPr="001C090A">
            <w:rPr>
              <w:rFonts w:cs="Times New Roman"/>
              <w:sz w:val="20"/>
              <w:szCs w:val="20"/>
              <w:lang w:val="en-US"/>
            </w:rPr>
            <w:t xml:space="preserve">2007. </w:t>
          </w:r>
          <w:r w:rsidR="00A33EBA" w:rsidRPr="00A33EBA">
            <w:rPr>
              <w:rFonts w:cs="Times New Roman"/>
              <w:sz w:val="20"/>
              <w:szCs w:val="20"/>
            </w:rPr>
            <w:t>Disponível em: &lt;https://social.stoa.usp.br/articles/0015/3893/matplotlib.pdf&gt; Acesso em: 14 out. 2019.</w:t>
          </w:r>
        </w:p>
        <w:p w14:paraId="785A71A3" w14:textId="77777777" w:rsidR="00EF0113" w:rsidRDefault="00EF0113">
          <w:pPr>
            <w:spacing w:line="240" w:lineRule="auto"/>
            <w:ind w:firstLine="0"/>
            <w:jc w:val="left"/>
            <w:rPr>
              <w:rFonts w:cs="Times New Roman"/>
              <w:sz w:val="20"/>
              <w:szCs w:val="20"/>
            </w:rPr>
            <w:pPrChange w:id="2107" w:author="revisor" w:date="2019-10-28T20:58:00Z">
              <w:pPr>
                <w:ind w:firstLine="0"/>
              </w:pPr>
            </w:pPrChange>
          </w:pPr>
        </w:p>
        <w:p w14:paraId="4C32D406" w14:textId="77777777" w:rsidR="00570201" w:rsidRDefault="00570201">
          <w:pPr>
            <w:spacing w:line="240" w:lineRule="auto"/>
            <w:ind w:firstLine="0"/>
            <w:jc w:val="left"/>
            <w:rPr>
              <w:ins w:id="2108" w:author="revisor" w:date="2019-10-28T20:59:00Z"/>
              <w:rFonts w:cs="Times New Roman"/>
              <w:sz w:val="20"/>
              <w:szCs w:val="20"/>
            </w:rPr>
            <w:pPrChange w:id="2109" w:author="revisor" w:date="2019-10-28T20:58:00Z">
              <w:pPr>
                <w:ind w:firstLine="0"/>
              </w:pPr>
            </w:pPrChange>
          </w:pPr>
          <w:r w:rsidRPr="007C13CE">
            <w:rPr>
              <w:rFonts w:cs="Times New Roman"/>
              <w:sz w:val="20"/>
              <w:szCs w:val="20"/>
              <w:lang w:val="en-US"/>
            </w:rPr>
            <w:t xml:space="preserve">IEEE, </w:t>
          </w:r>
          <w:r w:rsidRPr="00F02317">
            <w:rPr>
              <w:rFonts w:cs="Times New Roman"/>
              <w:b/>
              <w:sz w:val="20"/>
              <w:szCs w:val="20"/>
              <w:lang w:val="en-US"/>
            </w:rPr>
            <w:t xml:space="preserve">What is Computational </w:t>
          </w:r>
          <w:proofErr w:type="gramStart"/>
          <w:r w:rsidRPr="00F02317">
            <w:rPr>
              <w:rFonts w:cs="Times New Roman"/>
              <w:b/>
              <w:sz w:val="20"/>
              <w:szCs w:val="20"/>
              <w:lang w:val="en-US"/>
            </w:rPr>
            <w:t>Intelligence?</w:t>
          </w:r>
          <w:r w:rsidRPr="007C13CE">
            <w:rPr>
              <w:rFonts w:cs="Times New Roman"/>
              <w:sz w:val="20"/>
              <w:szCs w:val="20"/>
              <w:lang w:val="en-US"/>
            </w:rPr>
            <w:t>.</w:t>
          </w:r>
          <w:proofErr w:type="gramEnd"/>
          <w:r w:rsidRPr="007C13CE">
            <w:rPr>
              <w:rFonts w:cs="Times New Roman"/>
              <w:sz w:val="20"/>
              <w:szCs w:val="20"/>
              <w:lang w:val="en-US"/>
            </w:rPr>
            <w:t xml:space="preserve"> </w:t>
          </w:r>
          <w:proofErr w:type="spellStart"/>
          <w:r w:rsidRPr="00880205">
            <w:rPr>
              <w:rFonts w:cs="Times New Roman"/>
              <w:sz w:val="20"/>
              <w:szCs w:val="20"/>
            </w:rPr>
            <w:t>Computational</w:t>
          </w:r>
          <w:proofErr w:type="spellEnd"/>
          <w:r w:rsidRPr="00880205">
            <w:rPr>
              <w:rFonts w:cs="Times New Roman"/>
              <w:sz w:val="20"/>
              <w:szCs w:val="20"/>
            </w:rPr>
            <w:t xml:space="preserve"> </w:t>
          </w:r>
          <w:proofErr w:type="spellStart"/>
          <w:r w:rsidRPr="00880205">
            <w:rPr>
              <w:rFonts w:cs="Times New Roman"/>
              <w:sz w:val="20"/>
              <w:szCs w:val="20"/>
            </w:rPr>
            <w:t>Intell</w:t>
          </w:r>
          <w:r w:rsidR="00F02317">
            <w:rPr>
              <w:rFonts w:cs="Times New Roman"/>
              <w:sz w:val="20"/>
              <w:szCs w:val="20"/>
            </w:rPr>
            <w:t>igence</w:t>
          </w:r>
          <w:proofErr w:type="spellEnd"/>
          <w:r w:rsidR="00F02317">
            <w:rPr>
              <w:rFonts w:cs="Times New Roman"/>
              <w:sz w:val="20"/>
              <w:szCs w:val="20"/>
            </w:rPr>
            <w:t xml:space="preserve"> </w:t>
          </w:r>
          <w:proofErr w:type="spellStart"/>
          <w:r w:rsidR="00F02317">
            <w:rPr>
              <w:rFonts w:cs="Times New Roman"/>
              <w:sz w:val="20"/>
              <w:szCs w:val="20"/>
            </w:rPr>
            <w:t>Society</w:t>
          </w:r>
          <w:proofErr w:type="spellEnd"/>
          <w:r w:rsidR="00F02317">
            <w:rPr>
              <w:rFonts w:cs="Times New Roman"/>
              <w:sz w:val="20"/>
              <w:szCs w:val="20"/>
            </w:rPr>
            <w:t>, 2019</w:t>
          </w:r>
          <w:r>
            <w:rPr>
              <w:rFonts w:cs="Times New Roman"/>
              <w:sz w:val="20"/>
              <w:szCs w:val="20"/>
            </w:rPr>
            <w:t xml:space="preserve"> Disponível em: </w:t>
          </w:r>
          <w:r w:rsidRPr="00880205">
            <w:rPr>
              <w:rFonts w:cs="Times New Roman"/>
              <w:sz w:val="20"/>
              <w:szCs w:val="20"/>
            </w:rPr>
            <w:t xml:space="preserve"> </w:t>
          </w:r>
          <w:r w:rsidR="007F25B9">
            <w:fldChar w:fldCharType="begin"/>
          </w:r>
          <w:r w:rsidR="007F25B9">
            <w:instrText xml:space="preserve"> HYPERLINK "https://cis.ieee.org/about/what-is-ci" </w:instrText>
          </w:r>
          <w:r w:rsidR="007F25B9">
            <w:fldChar w:fldCharType="separate"/>
          </w:r>
          <w:r w:rsidR="00F02317" w:rsidRPr="00F02317">
            <w:rPr>
              <w:rStyle w:val="Hiperlink"/>
              <w:rFonts w:cs="Times New Roman"/>
              <w:color w:val="auto"/>
              <w:sz w:val="20"/>
              <w:szCs w:val="20"/>
              <w:u w:val="none"/>
            </w:rPr>
            <w:t>https://cis.ieee.org/about/what-is-ci</w:t>
          </w:r>
          <w:r w:rsidR="007F25B9">
            <w:rPr>
              <w:rStyle w:val="Hiperlink"/>
              <w:rFonts w:cs="Times New Roman"/>
              <w:color w:val="auto"/>
              <w:sz w:val="20"/>
              <w:szCs w:val="20"/>
              <w:u w:val="none"/>
            </w:rPr>
            <w:fldChar w:fldCharType="end"/>
          </w:r>
          <w:r w:rsidR="00F02317">
            <w:rPr>
              <w:rFonts w:cs="Times New Roman"/>
              <w:sz w:val="20"/>
              <w:szCs w:val="20"/>
            </w:rPr>
            <w:t xml:space="preserve"> </w:t>
          </w:r>
          <w:r w:rsidRPr="00880205">
            <w:rPr>
              <w:rFonts w:cs="Times New Roman"/>
              <w:sz w:val="20"/>
              <w:szCs w:val="20"/>
            </w:rPr>
            <w:t xml:space="preserve">Acesso em: </w:t>
          </w:r>
          <w:proofErr w:type="gramStart"/>
          <w:r w:rsidRPr="00880205">
            <w:rPr>
              <w:rFonts w:cs="Times New Roman"/>
              <w:sz w:val="20"/>
              <w:szCs w:val="20"/>
            </w:rPr>
            <w:t>03 maio 2019</w:t>
          </w:r>
          <w:proofErr w:type="gramEnd"/>
          <w:r w:rsidRPr="00880205">
            <w:rPr>
              <w:rFonts w:cs="Times New Roman"/>
              <w:sz w:val="20"/>
              <w:szCs w:val="20"/>
            </w:rPr>
            <w:t>.</w:t>
          </w:r>
        </w:p>
        <w:p w14:paraId="04AEAFF6" w14:textId="77777777" w:rsidR="00EF0113" w:rsidRDefault="00EF0113">
          <w:pPr>
            <w:spacing w:line="240" w:lineRule="auto"/>
            <w:ind w:firstLine="0"/>
            <w:jc w:val="left"/>
            <w:rPr>
              <w:rFonts w:cs="Times New Roman"/>
              <w:sz w:val="20"/>
              <w:szCs w:val="20"/>
            </w:rPr>
            <w:pPrChange w:id="2110" w:author="revisor" w:date="2019-10-28T20:58:00Z">
              <w:pPr>
                <w:ind w:firstLine="0"/>
              </w:pPr>
            </w:pPrChange>
          </w:pPr>
        </w:p>
        <w:p w14:paraId="54FCCA50" w14:textId="77777777" w:rsidR="00A71A70" w:rsidRDefault="00A71A70">
          <w:pPr>
            <w:spacing w:line="240" w:lineRule="auto"/>
            <w:ind w:firstLine="0"/>
            <w:jc w:val="left"/>
            <w:rPr>
              <w:rFonts w:cs="Times New Roman"/>
              <w:sz w:val="20"/>
              <w:szCs w:val="20"/>
            </w:rPr>
            <w:pPrChange w:id="2111" w:author="revisor" w:date="2019-10-28T20:58:00Z">
              <w:pPr>
                <w:ind w:firstLine="0"/>
              </w:pPr>
            </w:pPrChange>
          </w:pPr>
          <w:r w:rsidRPr="001C090A">
            <w:rPr>
              <w:rFonts w:cs="Times New Roman"/>
              <w:sz w:val="20"/>
              <w:szCs w:val="20"/>
              <w:lang w:val="en-US"/>
            </w:rPr>
            <w:t xml:space="preserve">JANG, </w:t>
          </w:r>
          <w:proofErr w:type="spellStart"/>
          <w:r w:rsidRPr="001C090A">
            <w:rPr>
              <w:rFonts w:cs="Times New Roman"/>
              <w:sz w:val="20"/>
              <w:szCs w:val="20"/>
              <w:lang w:val="en-US"/>
            </w:rPr>
            <w:t>Jyh-Shing</w:t>
          </w:r>
          <w:proofErr w:type="spellEnd"/>
          <w:r w:rsidRPr="001C090A">
            <w:rPr>
              <w:rFonts w:cs="Times New Roman"/>
              <w:sz w:val="20"/>
              <w:szCs w:val="20"/>
              <w:lang w:val="en-US"/>
            </w:rPr>
            <w:t xml:space="preserve"> Roger; SUN, </w:t>
          </w:r>
          <w:proofErr w:type="spellStart"/>
          <w:r w:rsidRPr="001C090A">
            <w:rPr>
              <w:rFonts w:cs="Times New Roman"/>
              <w:sz w:val="20"/>
              <w:szCs w:val="20"/>
              <w:lang w:val="en-US"/>
            </w:rPr>
            <w:t>Chuen</w:t>
          </w:r>
          <w:proofErr w:type="spellEnd"/>
          <w:r w:rsidRPr="001C090A">
            <w:rPr>
              <w:rFonts w:cs="Times New Roman"/>
              <w:sz w:val="20"/>
              <w:szCs w:val="20"/>
              <w:lang w:val="en-US"/>
            </w:rPr>
            <w:t xml:space="preserve">-Tsai; EIJI, </w:t>
          </w:r>
          <w:proofErr w:type="spellStart"/>
          <w:r w:rsidRPr="001C090A">
            <w:rPr>
              <w:rFonts w:cs="Times New Roman"/>
              <w:sz w:val="20"/>
              <w:szCs w:val="20"/>
              <w:lang w:val="en-US"/>
            </w:rPr>
            <w:t>Mizutani</w:t>
          </w:r>
          <w:proofErr w:type="spellEnd"/>
          <w:r w:rsidRPr="001C090A">
            <w:rPr>
              <w:rFonts w:cs="Times New Roman"/>
              <w:sz w:val="20"/>
              <w:szCs w:val="20"/>
              <w:lang w:val="en-US"/>
            </w:rPr>
            <w:t xml:space="preserve">. </w:t>
          </w:r>
          <w:r w:rsidRPr="00331BAA">
            <w:rPr>
              <w:rFonts w:cs="Times New Roman"/>
              <w:b/>
              <w:sz w:val="20"/>
              <w:szCs w:val="20"/>
              <w:lang w:val="en-US"/>
            </w:rPr>
            <w:t>Neuro-Fuzzy and Soft Computing:</w:t>
          </w:r>
          <w:r w:rsidRPr="007C13CE">
            <w:rPr>
              <w:rFonts w:cs="Times New Roman"/>
              <w:sz w:val="20"/>
              <w:szCs w:val="20"/>
              <w:lang w:val="en-US"/>
            </w:rPr>
            <w:t xml:space="preserve"> A computational </w:t>
          </w:r>
          <w:proofErr w:type="spellStart"/>
          <w:r w:rsidRPr="007C13CE">
            <w:rPr>
              <w:rFonts w:cs="Times New Roman"/>
              <w:sz w:val="20"/>
              <w:szCs w:val="20"/>
              <w:lang w:val="en-US"/>
            </w:rPr>
            <w:t>Aprproach</w:t>
          </w:r>
          <w:proofErr w:type="spellEnd"/>
          <w:r w:rsidRPr="007C13CE">
            <w:rPr>
              <w:rFonts w:cs="Times New Roman"/>
              <w:sz w:val="20"/>
              <w:szCs w:val="20"/>
              <w:lang w:val="en-US"/>
            </w:rPr>
            <w:t xml:space="preserve"> to Learning and Machine Intelligence. </w:t>
          </w:r>
          <w:r w:rsidRPr="00A71A70">
            <w:rPr>
              <w:rFonts w:cs="Times New Roman"/>
              <w:sz w:val="20"/>
              <w:szCs w:val="20"/>
            </w:rPr>
            <w:t>Rio de Janeiro: Prentice-Hall do Brasil,1997.</w:t>
          </w:r>
        </w:p>
        <w:p w14:paraId="528D43DC" w14:textId="77777777" w:rsidR="00EF0113" w:rsidRDefault="00EF0113">
          <w:pPr>
            <w:spacing w:line="240" w:lineRule="auto"/>
            <w:ind w:firstLine="0"/>
            <w:jc w:val="left"/>
            <w:rPr>
              <w:ins w:id="2112" w:author="revisor" w:date="2019-10-28T20:59:00Z"/>
              <w:rFonts w:cs="Times New Roman"/>
              <w:sz w:val="20"/>
              <w:szCs w:val="20"/>
            </w:rPr>
            <w:pPrChange w:id="2113" w:author="revisor" w:date="2019-10-28T20:58:00Z">
              <w:pPr>
                <w:ind w:firstLine="0"/>
              </w:pPr>
            </w:pPrChange>
          </w:pPr>
        </w:p>
        <w:p w14:paraId="00EA3AA1" w14:textId="77777777" w:rsidR="00E07B12" w:rsidRDefault="00E07B12">
          <w:pPr>
            <w:spacing w:line="240" w:lineRule="auto"/>
            <w:ind w:firstLine="0"/>
            <w:jc w:val="left"/>
            <w:rPr>
              <w:ins w:id="2114" w:author="revisor" w:date="2019-10-28T20:59:00Z"/>
              <w:rFonts w:cs="Times New Roman"/>
              <w:sz w:val="20"/>
              <w:szCs w:val="20"/>
              <w:lang w:val="en-US"/>
            </w:rPr>
            <w:pPrChange w:id="2115" w:author="revisor" w:date="2019-10-28T20:58:00Z">
              <w:pPr>
                <w:ind w:firstLine="0"/>
              </w:pPr>
            </w:pPrChange>
          </w:pPr>
          <w:r w:rsidRPr="00264725">
            <w:rPr>
              <w:rFonts w:cs="Times New Roman"/>
              <w:sz w:val="20"/>
              <w:szCs w:val="20"/>
            </w:rPr>
            <w:t xml:space="preserve">KRUSE, Rudolf. </w:t>
          </w:r>
          <w:proofErr w:type="gramStart"/>
          <w:r w:rsidRPr="00264725">
            <w:rPr>
              <w:rFonts w:cs="Times New Roman"/>
              <w:i/>
              <w:sz w:val="20"/>
              <w:szCs w:val="20"/>
            </w:rPr>
            <w:t>et</w:t>
          </w:r>
          <w:proofErr w:type="gramEnd"/>
          <w:r w:rsidRPr="00264725">
            <w:rPr>
              <w:rFonts w:cs="Times New Roman"/>
              <w:i/>
              <w:sz w:val="20"/>
              <w:szCs w:val="20"/>
            </w:rPr>
            <w:t>. al.</w:t>
          </w:r>
          <w:r w:rsidRPr="00A86D2D">
            <w:rPr>
              <w:rFonts w:cs="Times New Roman"/>
              <w:sz w:val="20"/>
              <w:szCs w:val="20"/>
            </w:rPr>
            <w:t xml:space="preserve"> </w:t>
          </w:r>
          <w:r w:rsidRPr="00331BAA">
            <w:rPr>
              <w:rFonts w:cs="Times New Roman"/>
              <w:b/>
              <w:sz w:val="20"/>
              <w:szCs w:val="20"/>
              <w:lang w:val="en-US"/>
            </w:rPr>
            <w:t>Computational Intelligence:</w:t>
          </w:r>
          <w:r w:rsidRPr="007C13CE">
            <w:rPr>
              <w:rFonts w:cs="Times New Roman"/>
              <w:sz w:val="20"/>
              <w:szCs w:val="20"/>
              <w:lang w:val="en-US"/>
            </w:rPr>
            <w:t xml:space="preserve"> A Methodological Introduction. 1 ed. </w:t>
          </w:r>
          <w:r w:rsidRPr="00EF0113">
            <w:rPr>
              <w:rFonts w:cs="Times New Roman"/>
              <w:sz w:val="20"/>
              <w:szCs w:val="20"/>
              <w:lang w:val="en-US"/>
              <w:rPrChange w:id="2116" w:author="revisor" w:date="2019-10-28T20:59:00Z">
                <w:rPr>
                  <w:rFonts w:cs="Times New Roman"/>
                  <w:sz w:val="20"/>
                  <w:szCs w:val="20"/>
                </w:rPr>
              </w:rPrChange>
            </w:rPr>
            <w:t>London, Springer, 2013.</w:t>
          </w:r>
        </w:p>
        <w:p w14:paraId="10712F5C" w14:textId="77777777" w:rsidR="00EF0113" w:rsidRPr="00EF0113" w:rsidRDefault="00EF0113">
          <w:pPr>
            <w:spacing w:line="240" w:lineRule="auto"/>
            <w:ind w:firstLine="0"/>
            <w:jc w:val="left"/>
            <w:rPr>
              <w:rFonts w:cs="Times New Roman"/>
              <w:sz w:val="20"/>
              <w:szCs w:val="20"/>
              <w:lang w:val="en-US"/>
              <w:rPrChange w:id="2117" w:author="revisor" w:date="2019-10-28T20:59:00Z">
                <w:rPr>
                  <w:rFonts w:cs="Times New Roman"/>
                  <w:sz w:val="20"/>
                  <w:szCs w:val="20"/>
                </w:rPr>
              </w:rPrChange>
            </w:rPr>
            <w:pPrChange w:id="2118" w:author="revisor" w:date="2019-10-28T20:58:00Z">
              <w:pPr>
                <w:ind w:firstLine="0"/>
              </w:pPr>
            </w:pPrChange>
          </w:pPr>
        </w:p>
        <w:p w14:paraId="34D7E49E" w14:textId="77777777" w:rsidR="00684F40" w:rsidRDefault="00684F40">
          <w:pPr>
            <w:spacing w:line="240" w:lineRule="auto"/>
            <w:ind w:firstLine="0"/>
            <w:jc w:val="left"/>
            <w:rPr>
              <w:ins w:id="2119" w:author="revisor" w:date="2019-10-28T20:59:00Z"/>
              <w:rFonts w:cs="Times New Roman"/>
              <w:sz w:val="20"/>
              <w:szCs w:val="20"/>
            </w:rPr>
            <w:pPrChange w:id="2120" w:author="revisor" w:date="2019-10-28T20:58:00Z">
              <w:pPr>
                <w:ind w:firstLine="0"/>
              </w:pPr>
            </w:pPrChange>
          </w:pPr>
          <w:r w:rsidRPr="007C13CE">
            <w:rPr>
              <w:rFonts w:cs="Times New Roman"/>
              <w:sz w:val="20"/>
              <w:szCs w:val="20"/>
              <w:lang w:val="en-US"/>
            </w:rPr>
            <w:t xml:space="preserve">KONAR, Amit. </w:t>
          </w:r>
          <w:r w:rsidRPr="00331BAA">
            <w:rPr>
              <w:rFonts w:cs="Times New Roman"/>
              <w:b/>
              <w:sz w:val="20"/>
              <w:szCs w:val="20"/>
              <w:lang w:val="en-US"/>
            </w:rPr>
            <w:t>Computational Intelligence:</w:t>
          </w:r>
          <w:r w:rsidRPr="007C13CE">
            <w:rPr>
              <w:rFonts w:cs="Times New Roman"/>
              <w:sz w:val="20"/>
              <w:szCs w:val="20"/>
              <w:lang w:val="en-US"/>
            </w:rPr>
            <w:t xml:space="preserve"> Principles, Techniques and Applications. </w:t>
          </w:r>
          <w:proofErr w:type="spellStart"/>
          <w:proofErr w:type="gramStart"/>
          <w:r w:rsidRPr="00684F40">
            <w:rPr>
              <w:rFonts w:cs="Times New Roman"/>
              <w:sz w:val="20"/>
              <w:szCs w:val="20"/>
            </w:rPr>
            <w:t>India:Springer</w:t>
          </w:r>
          <w:proofErr w:type="spellEnd"/>
          <w:proofErr w:type="gramEnd"/>
          <w:r w:rsidRPr="00684F40">
            <w:rPr>
              <w:rFonts w:cs="Times New Roman"/>
              <w:sz w:val="20"/>
              <w:szCs w:val="20"/>
            </w:rPr>
            <w:t xml:space="preserve"> Science &amp; Business Media, 2005.</w:t>
          </w:r>
        </w:p>
        <w:p w14:paraId="76F68D86" w14:textId="77777777" w:rsidR="00EF0113" w:rsidRDefault="00EF0113">
          <w:pPr>
            <w:spacing w:line="240" w:lineRule="auto"/>
            <w:ind w:firstLine="0"/>
            <w:jc w:val="left"/>
            <w:rPr>
              <w:rFonts w:cs="Times New Roman"/>
              <w:sz w:val="20"/>
              <w:szCs w:val="20"/>
            </w:rPr>
            <w:pPrChange w:id="2121" w:author="revisor" w:date="2019-10-28T20:58:00Z">
              <w:pPr>
                <w:ind w:firstLine="0"/>
              </w:pPr>
            </w:pPrChange>
          </w:pPr>
        </w:p>
        <w:p w14:paraId="596A48BB" w14:textId="77777777" w:rsidR="00CD4AB6" w:rsidRDefault="00CD4AB6">
          <w:pPr>
            <w:spacing w:line="240" w:lineRule="auto"/>
            <w:ind w:firstLine="0"/>
            <w:jc w:val="left"/>
            <w:rPr>
              <w:ins w:id="2122" w:author="revisor" w:date="2019-10-28T20:59:00Z"/>
              <w:sz w:val="20"/>
              <w:szCs w:val="20"/>
            </w:rPr>
            <w:pPrChange w:id="2123" w:author="revisor" w:date="2019-10-28T20:58:00Z">
              <w:pPr>
                <w:ind w:firstLine="0"/>
              </w:pPr>
            </w:pPrChange>
          </w:pPr>
          <w:r w:rsidRPr="00CD4AB6">
            <w:rPr>
              <w:rFonts w:cs="Times New Roman"/>
              <w:sz w:val="20"/>
              <w:szCs w:val="20"/>
            </w:rPr>
            <w:t xml:space="preserve">L’ERARIO, Alexandre; FABRI, José Augusto. </w:t>
          </w:r>
          <w:r w:rsidRPr="00331BAA">
            <w:rPr>
              <w:rFonts w:cs="Times New Roman"/>
              <w:b/>
              <w:sz w:val="20"/>
              <w:szCs w:val="20"/>
            </w:rPr>
            <w:t xml:space="preserve">Um método de avaliação docente utilizando lógica </w:t>
          </w:r>
          <w:proofErr w:type="spellStart"/>
          <w:r w:rsidRPr="00331BAA">
            <w:rPr>
              <w:rFonts w:cs="Times New Roman"/>
              <w:b/>
              <w:sz w:val="20"/>
              <w:szCs w:val="20"/>
            </w:rPr>
            <w:t>fuzzy</w:t>
          </w:r>
          <w:proofErr w:type="spellEnd"/>
          <w:r w:rsidRPr="00CD4AB6">
            <w:rPr>
              <w:rFonts w:cs="Times New Roman"/>
              <w:sz w:val="20"/>
              <w:szCs w:val="20"/>
            </w:rPr>
            <w:t xml:space="preserve">. In X Congresso Argentino de </w:t>
          </w:r>
          <w:proofErr w:type="spellStart"/>
          <w:r w:rsidRPr="00CD4AB6">
            <w:rPr>
              <w:rFonts w:cs="Times New Roman"/>
              <w:sz w:val="20"/>
              <w:szCs w:val="20"/>
            </w:rPr>
            <w:t>Ciencias</w:t>
          </w:r>
          <w:proofErr w:type="spellEnd"/>
          <w:r w:rsidRPr="00CD4AB6">
            <w:rPr>
              <w:rFonts w:cs="Times New Roman"/>
              <w:sz w:val="20"/>
              <w:szCs w:val="20"/>
            </w:rPr>
            <w:t xml:space="preserve"> de </w:t>
          </w:r>
          <w:proofErr w:type="spellStart"/>
          <w:r w:rsidRPr="00CD4AB6">
            <w:rPr>
              <w:rFonts w:cs="Times New Roman"/>
              <w:sz w:val="20"/>
              <w:szCs w:val="20"/>
            </w:rPr>
            <w:t>la</w:t>
          </w:r>
          <w:proofErr w:type="spellEnd"/>
          <w:r w:rsidRPr="00CD4AB6">
            <w:rPr>
              <w:rFonts w:cs="Times New Roman"/>
              <w:sz w:val="20"/>
              <w:szCs w:val="20"/>
            </w:rPr>
            <w:t xml:space="preserve"> </w:t>
          </w:r>
          <w:proofErr w:type="spellStart"/>
          <w:r w:rsidRPr="00CD4AB6">
            <w:rPr>
              <w:rFonts w:cs="Times New Roman"/>
              <w:sz w:val="20"/>
              <w:szCs w:val="20"/>
            </w:rPr>
            <w:t>Computación</w:t>
          </w:r>
          <w:proofErr w:type="spellEnd"/>
          <w:r w:rsidRPr="00CD4AB6">
            <w:rPr>
              <w:rFonts w:cs="Times New Roman"/>
              <w:sz w:val="20"/>
              <w:szCs w:val="20"/>
            </w:rPr>
            <w:t>, 2004.</w:t>
          </w:r>
          <w:r w:rsidR="00331BAA">
            <w:rPr>
              <w:rFonts w:cs="Times New Roman"/>
              <w:sz w:val="20"/>
              <w:szCs w:val="20"/>
            </w:rPr>
            <w:t xml:space="preserve"> Disponível em: </w:t>
          </w:r>
          <w:r w:rsidR="007F25B9">
            <w:fldChar w:fldCharType="begin"/>
          </w:r>
          <w:r w:rsidR="007F25B9">
            <w:instrText xml:space="preserve"> HYPERLINK "http://sedici.unlp.edu.ar/bitstream/handle/10915/22428/Documento_completo.pdf?sequence=1&amp;isAllowed=y" </w:instrText>
          </w:r>
          <w:r w:rsidR="007F25B9">
            <w:fldChar w:fldCharType="separate"/>
          </w:r>
          <w:r w:rsidR="00331BAA" w:rsidRPr="00331BAA">
            <w:rPr>
              <w:rStyle w:val="Hiperlink"/>
              <w:color w:val="auto"/>
              <w:sz w:val="20"/>
              <w:szCs w:val="20"/>
              <w:u w:val="none"/>
            </w:rPr>
            <w:t>http://sedici.unlp.edu.ar/bitstream/handle/10915/22428/Documento_completo.pdf?sequence=1&amp;isAllowed=y</w:t>
          </w:r>
          <w:r w:rsidR="007F25B9">
            <w:rPr>
              <w:rStyle w:val="Hiperlink"/>
              <w:color w:val="auto"/>
              <w:sz w:val="20"/>
              <w:szCs w:val="20"/>
              <w:u w:val="none"/>
            </w:rPr>
            <w:fldChar w:fldCharType="end"/>
          </w:r>
          <w:r w:rsidR="00331BAA" w:rsidRPr="00331BAA">
            <w:rPr>
              <w:sz w:val="20"/>
              <w:szCs w:val="20"/>
            </w:rPr>
            <w:t xml:space="preserve"> </w:t>
          </w:r>
          <w:r w:rsidR="00331BAA">
            <w:rPr>
              <w:sz w:val="20"/>
              <w:szCs w:val="20"/>
            </w:rPr>
            <w:t>Acesso em: 10 out. 2019.</w:t>
          </w:r>
        </w:p>
        <w:p w14:paraId="3B590910" w14:textId="77777777" w:rsidR="00EF0113" w:rsidRDefault="00EF0113">
          <w:pPr>
            <w:spacing w:line="240" w:lineRule="auto"/>
            <w:ind w:firstLine="0"/>
            <w:jc w:val="left"/>
            <w:rPr>
              <w:sz w:val="20"/>
              <w:szCs w:val="20"/>
            </w:rPr>
            <w:pPrChange w:id="2124" w:author="revisor" w:date="2019-10-28T20:58:00Z">
              <w:pPr>
                <w:ind w:firstLine="0"/>
              </w:pPr>
            </w:pPrChange>
          </w:pPr>
        </w:p>
        <w:p w14:paraId="5D751047" w14:textId="651AE1B0" w:rsidR="002C1F71" w:rsidRDefault="002C1F71">
          <w:pPr>
            <w:spacing w:line="240" w:lineRule="auto"/>
            <w:ind w:firstLine="0"/>
            <w:jc w:val="left"/>
            <w:rPr>
              <w:ins w:id="2125" w:author="revisor" w:date="2019-10-28T20:59:00Z"/>
              <w:sz w:val="20"/>
              <w:szCs w:val="20"/>
            </w:rPr>
            <w:pPrChange w:id="2126" w:author="revisor" w:date="2019-10-28T20:58:00Z">
              <w:pPr>
                <w:ind w:firstLine="0"/>
              </w:pPr>
            </w:pPrChange>
          </w:pPr>
          <w:proofErr w:type="gramStart"/>
          <w:r>
            <w:rPr>
              <w:sz w:val="20"/>
              <w:szCs w:val="20"/>
            </w:rPr>
            <w:t xml:space="preserve">LITTO,  </w:t>
          </w:r>
          <w:proofErr w:type="spellStart"/>
          <w:r>
            <w:rPr>
              <w:sz w:val="20"/>
              <w:szCs w:val="20"/>
            </w:rPr>
            <w:t>Frederic</w:t>
          </w:r>
          <w:proofErr w:type="spellEnd"/>
          <w:proofErr w:type="gramEnd"/>
          <w:r>
            <w:rPr>
              <w:sz w:val="20"/>
              <w:szCs w:val="20"/>
            </w:rPr>
            <w:t xml:space="preserve"> M.; FORMIGA,  Marcos. </w:t>
          </w:r>
          <w:r w:rsidRPr="002C1F71">
            <w:rPr>
              <w:b/>
              <w:sz w:val="20"/>
              <w:szCs w:val="20"/>
            </w:rPr>
            <w:t>EDUCAÇÃO A DISTÂNCIA:</w:t>
          </w:r>
          <w:r>
            <w:rPr>
              <w:sz w:val="20"/>
              <w:szCs w:val="20"/>
            </w:rPr>
            <w:t xml:space="preserve"> o estado da arte. São Paulo: Pearson, 2012</w:t>
          </w:r>
          <w:ins w:id="2127" w:author="revisor" w:date="2019-10-28T20:59:00Z">
            <w:r w:rsidR="00EF0113">
              <w:rPr>
                <w:sz w:val="20"/>
                <w:szCs w:val="20"/>
              </w:rPr>
              <w:t>.</w:t>
            </w:r>
          </w:ins>
        </w:p>
        <w:p w14:paraId="277F98EF" w14:textId="77777777" w:rsidR="00EF0113" w:rsidRDefault="00EF0113">
          <w:pPr>
            <w:spacing w:line="240" w:lineRule="auto"/>
            <w:ind w:firstLine="0"/>
            <w:jc w:val="left"/>
            <w:rPr>
              <w:rFonts w:cs="Times New Roman"/>
              <w:sz w:val="20"/>
              <w:szCs w:val="20"/>
            </w:rPr>
            <w:pPrChange w:id="2128" w:author="revisor" w:date="2019-10-28T20:58:00Z">
              <w:pPr>
                <w:ind w:firstLine="0"/>
              </w:pPr>
            </w:pPrChange>
          </w:pPr>
        </w:p>
        <w:p w14:paraId="6EFE49F5" w14:textId="77777777" w:rsidR="005812B8" w:rsidRDefault="005812B8">
          <w:pPr>
            <w:spacing w:line="240" w:lineRule="auto"/>
            <w:ind w:firstLine="0"/>
            <w:jc w:val="left"/>
            <w:rPr>
              <w:ins w:id="2129" w:author="revisor" w:date="2019-10-28T20:59:00Z"/>
              <w:sz w:val="20"/>
              <w:szCs w:val="20"/>
            </w:rPr>
            <w:pPrChange w:id="2130" w:author="revisor" w:date="2019-10-28T20:58:00Z">
              <w:pPr>
                <w:ind w:firstLine="0"/>
              </w:pPr>
            </w:pPrChange>
          </w:pPr>
          <w:r w:rsidRPr="00264725">
            <w:rPr>
              <w:rFonts w:cs="Times New Roman"/>
              <w:sz w:val="20"/>
              <w:szCs w:val="20"/>
              <w:lang w:val="en-US"/>
              <w:rPrChange w:id="2131" w:author="revisor" w:date="2019-10-28T21:18:00Z">
                <w:rPr>
                  <w:rFonts w:cs="Times New Roman"/>
                  <w:sz w:val="20"/>
                  <w:szCs w:val="20"/>
                </w:rPr>
              </w:rPrChange>
            </w:rPr>
            <w:t xml:space="preserve">LOPES, Robson S. </w:t>
          </w:r>
          <w:proofErr w:type="gramStart"/>
          <w:r w:rsidRPr="00264725">
            <w:rPr>
              <w:rFonts w:cs="Times New Roman"/>
              <w:i/>
              <w:sz w:val="20"/>
              <w:szCs w:val="20"/>
              <w:lang w:val="en-US"/>
              <w:rPrChange w:id="2132" w:author="revisor" w:date="2019-10-28T21:18:00Z">
                <w:rPr>
                  <w:rFonts w:cs="Times New Roman"/>
                  <w:i/>
                  <w:sz w:val="20"/>
                  <w:szCs w:val="20"/>
                </w:rPr>
              </w:rPrChange>
            </w:rPr>
            <w:t>et al</w:t>
          </w:r>
          <w:r w:rsidRPr="00264725">
            <w:rPr>
              <w:rFonts w:cs="Times New Roman"/>
              <w:sz w:val="20"/>
              <w:szCs w:val="20"/>
              <w:lang w:val="en-US"/>
              <w:rPrChange w:id="2133" w:author="revisor" w:date="2019-10-28T21:18:00Z">
                <w:rPr>
                  <w:rFonts w:cs="Times New Roman"/>
                  <w:sz w:val="20"/>
                  <w:szCs w:val="20"/>
                </w:rPr>
              </w:rPrChange>
            </w:rPr>
            <w:t>.</w:t>
          </w:r>
          <w:proofErr w:type="gramEnd"/>
          <w:r w:rsidRPr="00264725">
            <w:rPr>
              <w:rFonts w:cs="Times New Roman"/>
              <w:sz w:val="20"/>
              <w:szCs w:val="20"/>
              <w:lang w:val="en-US"/>
              <w:rPrChange w:id="2134" w:author="revisor" w:date="2019-10-28T21:18:00Z">
                <w:rPr>
                  <w:rFonts w:cs="Times New Roman"/>
                  <w:sz w:val="20"/>
                  <w:szCs w:val="20"/>
                </w:rPr>
              </w:rPrChange>
            </w:rPr>
            <w:t xml:space="preserve"> </w:t>
          </w:r>
          <w:r w:rsidRPr="00331BAA">
            <w:rPr>
              <w:rFonts w:cs="Times New Roman"/>
              <w:b/>
              <w:sz w:val="20"/>
              <w:szCs w:val="20"/>
            </w:rPr>
            <w:t xml:space="preserve">Um Sistema de Avaliação em EAD Baseado em Lógica </w:t>
          </w:r>
          <w:proofErr w:type="spellStart"/>
          <w:r w:rsidRPr="00331BAA">
            <w:rPr>
              <w:rFonts w:cs="Times New Roman"/>
              <w:b/>
              <w:sz w:val="20"/>
              <w:szCs w:val="20"/>
            </w:rPr>
            <w:t>Fuzzy</w:t>
          </w:r>
          <w:proofErr w:type="spellEnd"/>
          <w:r w:rsidR="00331BAA">
            <w:rPr>
              <w:rFonts w:cs="Times New Roman"/>
              <w:sz w:val="20"/>
              <w:szCs w:val="20"/>
            </w:rPr>
            <w:t>,</w:t>
          </w:r>
          <w:r w:rsidRPr="005812B8">
            <w:rPr>
              <w:rFonts w:cs="Times New Roman"/>
              <w:sz w:val="20"/>
              <w:szCs w:val="20"/>
            </w:rPr>
            <w:t xml:space="preserve"> 2008.</w:t>
          </w:r>
          <w:r w:rsidR="00331BAA">
            <w:rPr>
              <w:rFonts w:cs="Times New Roman"/>
              <w:sz w:val="20"/>
              <w:szCs w:val="20"/>
            </w:rPr>
            <w:t xml:space="preserve"> Disponível em: </w:t>
          </w:r>
          <w:r w:rsidR="007F25B9">
            <w:fldChar w:fldCharType="begin"/>
          </w:r>
          <w:r w:rsidR="007F25B9">
            <w:instrText xml:space="preserve"> HYPERLINK "http://www.proativa.virtual.ufc.br/sbie/CD_ROM_COMPLETO/sbie_posters/Um%20Sistema%20de%20Avaliacao%20em%20EAD.pdf" </w:instrText>
          </w:r>
          <w:r w:rsidR="007F25B9">
            <w:fldChar w:fldCharType="separate"/>
          </w:r>
          <w:r w:rsidR="00331BAA" w:rsidRPr="00331BAA">
            <w:rPr>
              <w:rStyle w:val="Hiperlink"/>
              <w:color w:val="auto"/>
              <w:sz w:val="20"/>
              <w:szCs w:val="20"/>
              <w:u w:val="none"/>
            </w:rPr>
            <w:t>http://www.proativa.virtual.ufc.br/sbie/CD_ROM_COMPLETO/sbie_posters/Um%20Sistema%20de%20Avaliacao%20em%20EAD.pdf</w:t>
          </w:r>
          <w:r w:rsidR="007F25B9">
            <w:rPr>
              <w:rStyle w:val="Hiperlink"/>
              <w:color w:val="auto"/>
              <w:sz w:val="20"/>
              <w:szCs w:val="20"/>
              <w:u w:val="none"/>
            </w:rPr>
            <w:fldChar w:fldCharType="end"/>
          </w:r>
          <w:r w:rsidR="00331BAA">
            <w:rPr>
              <w:sz w:val="20"/>
              <w:szCs w:val="20"/>
            </w:rPr>
            <w:t xml:space="preserve"> Acesso em: 10 out. 2019.</w:t>
          </w:r>
        </w:p>
        <w:p w14:paraId="0CD84723" w14:textId="77777777" w:rsidR="00EF0113" w:rsidRPr="00331BAA" w:rsidRDefault="00EF0113">
          <w:pPr>
            <w:spacing w:line="240" w:lineRule="auto"/>
            <w:ind w:firstLine="0"/>
            <w:jc w:val="left"/>
            <w:rPr>
              <w:rFonts w:cs="Times New Roman"/>
              <w:sz w:val="20"/>
              <w:szCs w:val="20"/>
            </w:rPr>
            <w:pPrChange w:id="2135" w:author="revisor" w:date="2019-10-28T20:58:00Z">
              <w:pPr>
                <w:ind w:firstLine="0"/>
              </w:pPr>
            </w:pPrChange>
          </w:pPr>
        </w:p>
        <w:p w14:paraId="2C6837DD" w14:textId="77777777" w:rsidR="00E130BC" w:rsidRDefault="00331BAA">
          <w:pPr>
            <w:spacing w:line="240" w:lineRule="auto"/>
            <w:ind w:firstLine="0"/>
            <w:jc w:val="left"/>
            <w:rPr>
              <w:ins w:id="2136" w:author="revisor" w:date="2019-10-28T20:59:00Z"/>
              <w:rFonts w:cs="Times New Roman"/>
              <w:sz w:val="20"/>
              <w:szCs w:val="20"/>
            </w:rPr>
            <w:pPrChange w:id="2137" w:author="revisor" w:date="2019-10-28T20:58:00Z">
              <w:pPr>
                <w:ind w:firstLine="0"/>
              </w:pPr>
            </w:pPrChange>
          </w:pPr>
          <w:r>
            <w:rPr>
              <w:rFonts w:cs="Times New Roman"/>
              <w:sz w:val="20"/>
              <w:szCs w:val="20"/>
            </w:rPr>
            <w:t xml:space="preserve">MARRO, Alessandro </w:t>
          </w:r>
          <w:proofErr w:type="spellStart"/>
          <w:r>
            <w:rPr>
              <w:rFonts w:cs="Times New Roman"/>
              <w:sz w:val="20"/>
              <w:szCs w:val="20"/>
            </w:rPr>
            <w:t>Assi</w:t>
          </w:r>
          <w:proofErr w:type="spellEnd"/>
          <w:r>
            <w:rPr>
              <w:rFonts w:cs="Times New Roman"/>
              <w:sz w:val="20"/>
              <w:szCs w:val="20"/>
            </w:rPr>
            <w:t xml:space="preserve"> </w:t>
          </w:r>
          <w:r w:rsidRPr="00331BAA">
            <w:rPr>
              <w:rFonts w:cs="Times New Roman"/>
              <w:i/>
              <w:sz w:val="20"/>
              <w:szCs w:val="20"/>
            </w:rPr>
            <w:t xml:space="preserve">et </w:t>
          </w:r>
          <w:r w:rsidR="00E130BC" w:rsidRPr="00331BAA">
            <w:rPr>
              <w:rFonts w:cs="Times New Roman"/>
              <w:i/>
              <w:sz w:val="20"/>
              <w:szCs w:val="20"/>
            </w:rPr>
            <w:t>al.</w:t>
          </w:r>
          <w:r w:rsidR="00E130BC" w:rsidRPr="00E130BC">
            <w:rPr>
              <w:rFonts w:cs="Times New Roman"/>
              <w:sz w:val="20"/>
              <w:szCs w:val="20"/>
            </w:rPr>
            <w:t xml:space="preserve"> </w:t>
          </w:r>
          <w:r w:rsidR="00E130BC" w:rsidRPr="00331BAA">
            <w:rPr>
              <w:rFonts w:cs="Times New Roman"/>
              <w:b/>
              <w:sz w:val="20"/>
              <w:szCs w:val="20"/>
            </w:rPr>
            <w:t xml:space="preserve">Lógica </w:t>
          </w:r>
          <w:proofErr w:type="spellStart"/>
          <w:r w:rsidR="00E130BC" w:rsidRPr="00331BAA">
            <w:rPr>
              <w:rFonts w:cs="Times New Roman"/>
              <w:b/>
              <w:sz w:val="20"/>
              <w:szCs w:val="20"/>
            </w:rPr>
            <w:t>fuzzy</w:t>
          </w:r>
          <w:proofErr w:type="spellEnd"/>
          <w:r w:rsidR="00E130BC" w:rsidRPr="00E130BC">
            <w:rPr>
              <w:rFonts w:cs="Times New Roman"/>
              <w:sz w:val="20"/>
              <w:szCs w:val="20"/>
            </w:rPr>
            <w:t>: conceito</w:t>
          </w:r>
          <w:r w:rsidR="00E87743">
            <w:rPr>
              <w:rFonts w:cs="Times New Roman"/>
              <w:sz w:val="20"/>
              <w:szCs w:val="20"/>
            </w:rPr>
            <w:t xml:space="preserve">s e aplicações. Disponível em: </w:t>
          </w:r>
          <w:r w:rsidR="00E130BC" w:rsidRPr="00E130BC">
            <w:rPr>
              <w:rFonts w:cs="Times New Roman"/>
              <w:sz w:val="20"/>
              <w:szCs w:val="20"/>
            </w:rPr>
            <w:t xml:space="preserve"> </w:t>
          </w:r>
          <w:r w:rsidR="007F25B9">
            <w:fldChar w:fldCharType="begin"/>
          </w:r>
          <w:r w:rsidR="007F25B9">
            <w:instrText xml:space="preserve"> HYPERLINK "https://s3.amazonaws.com/academia.edu.documents/32652606/texto_fuzzy.pdf?AWSAccessKeyId=AKIAIWOWYYGZ2Y53UL3A&amp;Expires=1543574461&amp;Signature=u7AKxv%2FCkuamq6WG%2BlseJ9V2agY%3D&amp;response-content-disposition=inline%3B%20filename%3DTexto_fuzzy.pdf" </w:instrText>
          </w:r>
          <w:r w:rsidR="007F25B9">
            <w:fldChar w:fldCharType="separate"/>
          </w:r>
          <w:r w:rsidRPr="00331BAA">
            <w:rPr>
              <w:rStyle w:val="Hiperlink"/>
              <w:rFonts w:cs="Times New Roman"/>
              <w:color w:val="auto"/>
              <w:sz w:val="20"/>
              <w:szCs w:val="20"/>
              <w:u w:val="none"/>
            </w:rPr>
            <w:t>https://s3.amazonaws.com/academia.edu.documents/32652606/texto_fuzzy.pdf?AWSAccessKeyId=AKIAIWOWYYGZ2Y53UL3A&amp;Expires=1543574461&amp;Signature=u7AKxv%2FCkuamq6WG%2BlseJ9V2agY%3D&amp;response-content-disposition=inline%3B%20filename%3DTexto_fuzzy.pdf</w:t>
          </w:r>
          <w:r w:rsidR="007F25B9">
            <w:rPr>
              <w:rStyle w:val="Hiperlink"/>
              <w:rFonts w:cs="Times New Roman"/>
              <w:color w:val="auto"/>
              <w:sz w:val="20"/>
              <w:szCs w:val="20"/>
              <w:u w:val="none"/>
            </w:rPr>
            <w:fldChar w:fldCharType="end"/>
          </w:r>
          <w:r>
            <w:rPr>
              <w:rFonts w:cs="Times New Roman"/>
              <w:sz w:val="20"/>
              <w:szCs w:val="20"/>
            </w:rPr>
            <w:t xml:space="preserve"> </w:t>
          </w:r>
          <w:r w:rsidR="00E130BC" w:rsidRPr="00E130BC">
            <w:rPr>
              <w:rFonts w:cs="Times New Roman"/>
              <w:sz w:val="20"/>
              <w:szCs w:val="20"/>
            </w:rPr>
            <w:t>Acesso em: 28 nov. 2018.</w:t>
          </w:r>
        </w:p>
        <w:p w14:paraId="50171AF8" w14:textId="77777777" w:rsidR="00EF0113" w:rsidRDefault="00EF0113">
          <w:pPr>
            <w:spacing w:line="240" w:lineRule="auto"/>
            <w:ind w:firstLine="0"/>
            <w:jc w:val="left"/>
            <w:rPr>
              <w:rFonts w:cs="Times New Roman"/>
              <w:sz w:val="20"/>
              <w:szCs w:val="20"/>
            </w:rPr>
            <w:pPrChange w:id="2138" w:author="revisor" w:date="2019-10-28T20:58:00Z">
              <w:pPr>
                <w:ind w:firstLine="0"/>
              </w:pPr>
            </w:pPrChange>
          </w:pPr>
        </w:p>
        <w:p w14:paraId="3533D681" w14:textId="77777777" w:rsidR="00A70D49" w:rsidRDefault="00A70D49">
          <w:pPr>
            <w:spacing w:line="240" w:lineRule="auto"/>
            <w:ind w:firstLine="0"/>
            <w:jc w:val="left"/>
            <w:rPr>
              <w:ins w:id="2139" w:author="revisor" w:date="2019-10-28T21:00:00Z"/>
              <w:rFonts w:cs="Times New Roman"/>
              <w:sz w:val="20"/>
              <w:szCs w:val="20"/>
            </w:rPr>
            <w:pPrChange w:id="2140" w:author="revisor" w:date="2019-10-28T20:58:00Z">
              <w:pPr>
                <w:ind w:firstLine="0"/>
              </w:pPr>
            </w:pPrChange>
          </w:pPr>
          <w:r w:rsidRPr="007C13CE">
            <w:rPr>
              <w:rFonts w:cs="Times New Roman"/>
              <w:sz w:val="20"/>
              <w:szCs w:val="20"/>
              <w:lang w:val="en-US"/>
            </w:rPr>
            <w:t xml:space="preserve">MENDONÇA, </w:t>
          </w:r>
          <w:proofErr w:type="spellStart"/>
          <w:r w:rsidRPr="007C13CE">
            <w:rPr>
              <w:rFonts w:cs="Times New Roman"/>
              <w:sz w:val="20"/>
              <w:szCs w:val="20"/>
              <w:lang w:val="en-US"/>
            </w:rPr>
            <w:t>Marcio</w:t>
          </w:r>
          <w:proofErr w:type="spellEnd"/>
          <w:r w:rsidRPr="007C13CE">
            <w:rPr>
              <w:rFonts w:cs="Times New Roman"/>
              <w:sz w:val="20"/>
              <w:szCs w:val="20"/>
              <w:lang w:val="en-US"/>
            </w:rPr>
            <w:t xml:space="preserve"> </w:t>
          </w:r>
          <w:r w:rsidRPr="00331BAA">
            <w:rPr>
              <w:rFonts w:cs="Times New Roman"/>
              <w:i/>
              <w:sz w:val="20"/>
              <w:szCs w:val="20"/>
              <w:lang w:val="en-US"/>
            </w:rPr>
            <w:t>et al.</w:t>
          </w:r>
          <w:r w:rsidRPr="007C13CE">
            <w:rPr>
              <w:rFonts w:cs="Times New Roman"/>
              <w:sz w:val="20"/>
              <w:szCs w:val="20"/>
              <w:lang w:val="en-US"/>
            </w:rPr>
            <w:t xml:space="preserve"> </w:t>
          </w:r>
          <w:r w:rsidRPr="00331BAA">
            <w:rPr>
              <w:rFonts w:cs="Times New Roman"/>
              <w:b/>
              <w:sz w:val="20"/>
              <w:szCs w:val="20"/>
              <w:lang w:val="en-US"/>
            </w:rPr>
            <w:t xml:space="preserve">Fuzzy cognitive maps applied to student satisfaction level in </w:t>
          </w:r>
          <w:proofErr w:type="gramStart"/>
          <w:r w:rsidRPr="00331BAA">
            <w:rPr>
              <w:rFonts w:cs="Times New Roman"/>
              <w:b/>
              <w:sz w:val="20"/>
              <w:szCs w:val="20"/>
              <w:lang w:val="en-US"/>
            </w:rPr>
            <w:t>an</w:t>
          </w:r>
          <w:proofErr w:type="gramEnd"/>
          <w:r w:rsidRPr="00331BAA">
            <w:rPr>
              <w:rFonts w:cs="Times New Roman"/>
              <w:b/>
              <w:sz w:val="20"/>
              <w:szCs w:val="20"/>
              <w:lang w:val="en-US"/>
            </w:rPr>
            <w:t xml:space="preserve"> university</w:t>
          </w:r>
          <w:r w:rsidR="00331BAA" w:rsidRPr="00937C7F">
            <w:rPr>
              <w:rFonts w:cs="Times New Roman"/>
              <w:sz w:val="20"/>
              <w:szCs w:val="20"/>
              <w:lang w:val="en-US"/>
            </w:rPr>
            <w:t>,</w:t>
          </w:r>
          <w:r w:rsidR="00F215F7" w:rsidRPr="00937C7F">
            <w:rPr>
              <w:rFonts w:cs="Times New Roman"/>
              <w:sz w:val="20"/>
              <w:szCs w:val="20"/>
              <w:lang w:val="en-US"/>
            </w:rPr>
            <w:t xml:space="preserve"> 2015. </w:t>
          </w:r>
          <w:r w:rsidRPr="00A70D49">
            <w:rPr>
              <w:rFonts w:cs="Times New Roman"/>
              <w:sz w:val="20"/>
              <w:szCs w:val="20"/>
            </w:rPr>
            <w:t>Disponível em: http://paginapessoal.utfpr.edu.br/mafinocchio/publicacoes/13TLA12_33Mendonca.pdf. Acesso em: 28 nov. 2018.</w:t>
          </w:r>
        </w:p>
        <w:p w14:paraId="2605E604" w14:textId="77777777" w:rsidR="00EF0113" w:rsidRDefault="00EF0113">
          <w:pPr>
            <w:spacing w:line="240" w:lineRule="auto"/>
            <w:ind w:firstLine="0"/>
            <w:jc w:val="left"/>
            <w:rPr>
              <w:rFonts w:cs="Times New Roman"/>
              <w:sz w:val="20"/>
              <w:szCs w:val="20"/>
            </w:rPr>
            <w:pPrChange w:id="2141" w:author="revisor" w:date="2019-10-28T20:58:00Z">
              <w:pPr>
                <w:ind w:firstLine="0"/>
              </w:pPr>
            </w:pPrChange>
          </w:pPr>
        </w:p>
        <w:p w14:paraId="20B8D5B4" w14:textId="77777777" w:rsidR="004147AC" w:rsidRDefault="004147AC">
          <w:pPr>
            <w:spacing w:line="240" w:lineRule="auto"/>
            <w:ind w:firstLine="0"/>
            <w:jc w:val="left"/>
            <w:rPr>
              <w:ins w:id="2142" w:author="revisor" w:date="2019-10-28T21:00:00Z"/>
              <w:rFonts w:cs="Times New Roman"/>
              <w:sz w:val="20"/>
              <w:szCs w:val="20"/>
            </w:rPr>
            <w:pPrChange w:id="2143" w:author="revisor" w:date="2019-10-28T20:58:00Z">
              <w:pPr>
                <w:ind w:firstLine="0"/>
              </w:pPr>
            </w:pPrChange>
          </w:pPr>
          <w:r w:rsidRPr="007C13CE">
            <w:rPr>
              <w:rFonts w:cs="Times New Roman"/>
              <w:sz w:val="20"/>
              <w:szCs w:val="20"/>
              <w:lang w:val="en-US"/>
            </w:rPr>
            <w:t xml:space="preserve">MILLMAN, K. Jarrod; AIVAZIS, Michael. Python </w:t>
          </w:r>
          <w:r w:rsidRPr="00F215F7">
            <w:rPr>
              <w:rFonts w:cs="Times New Roman"/>
              <w:b/>
              <w:sz w:val="20"/>
              <w:szCs w:val="20"/>
              <w:lang w:val="en-US"/>
            </w:rPr>
            <w:t>for scientists and engineers</w:t>
          </w:r>
          <w:r w:rsidRPr="007C13CE">
            <w:rPr>
              <w:rFonts w:cs="Times New Roman"/>
              <w:sz w:val="20"/>
              <w:szCs w:val="20"/>
              <w:lang w:val="en-US"/>
            </w:rPr>
            <w:t xml:space="preserve">. </w:t>
          </w:r>
          <w:proofErr w:type="spellStart"/>
          <w:r w:rsidRPr="004147AC">
            <w:rPr>
              <w:rFonts w:cs="Times New Roman"/>
              <w:sz w:val="20"/>
              <w:szCs w:val="20"/>
            </w:rPr>
            <w:t>Computing</w:t>
          </w:r>
          <w:proofErr w:type="spellEnd"/>
          <w:r w:rsidRPr="004147AC">
            <w:rPr>
              <w:rFonts w:cs="Times New Roman"/>
              <w:sz w:val="20"/>
              <w:szCs w:val="20"/>
            </w:rPr>
            <w:t xml:space="preserve"> in Science &amp; </w:t>
          </w:r>
          <w:proofErr w:type="spellStart"/>
          <w:r w:rsidRPr="004147AC">
            <w:rPr>
              <w:rFonts w:cs="Times New Roman"/>
              <w:sz w:val="20"/>
              <w:szCs w:val="20"/>
            </w:rPr>
            <w:t>Engineering</w:t>
          </w:r>
          <w:proofErr w:type="spellEnd"/>
          <w:r w:rsidRPr="004147AC">
            <w:rPr>
              <w:rFonts w:cs="Times New Roman"/>
              <w:sz w:val="20"/>
              <w:szCs w:val="20"/>
            </w:rPr>
            <w:t>, v. 13, n. 2, p. 9-12, 2011.</w:t>
          </w:r>
        </w:p>
        <w:p w14:paraId="3E081D1B" w14:textId="77777777" w:rsidR="00EF0113" w:rsidRDefault="00EF0113">
          <w:pPr>
            <w:spacing w:line="240" w:lineRule="auto"/>
            <w:ind w:firstLine="0"/>
            <w:jc w:val="left"/>
            <w:rPr>
              <w:rFonts w:cs="Times New Roman"/>
              <w:sz w:val="20"/>
              <w:szCs w:val="20"/>
            </w:rPr>
            <w:pPrChange w:id="2144" w:author="revisor" w:date="2019-10-28T20:58:00Z">
              <w:pPr>
                <w:ind w:firstLine="0"/>
              </w:pPr>
            </w:pPrChange>
          </w:pPr>
        </w:p>
        <w:p w14:paraId="6DEB0EC3" w14:textId="77777777" w:rsidR="00070FAB" w:rsidRDefault="00070FAB">
          <w:pPr>
            <w:spacing w:line="240" w:lineRule="auto"/>
            <w:ind w:firstLine="0"/>
            <w:jc w:val="left"/>
            <w:rPr>
              <w:ins w:id="2145" w:author="revisor" w:date="2019-10-28T21:00:00Z"/>
              <w:rFonts w:cs="Times New Roman"/>
              <w:sz w:val="20"/>
              <w:szCs w:val="20"/>
            </w:rPr>
            <w:pPrChange w:id="2146" w:author="revisor" w:date="2019-10-28T20:58:00Z">
              <w:pPr>
                <w:ind w:firstLine="0"/>
              </w:pPr>
            </w:pPrChange>
          </w:pPr>
          <w:r w:rsidRPr="00070FAB">
            <w:rPr>
              <w:rFonts w:cs="Times New Roman"/>
              <w:sz w:val="20"/>
              <w:szCs w:val="20"/>
            </w:rPr>
            <w:t xml:space="preserve">MOREIRA, </w:t>
          </w:r>
          <w:proofErr w:type="spellStart"/>
          <w:r w:rsidRPr="00070FAB">
            <w:rPr>
              <w:rFonts w:cs="Times New Roman"/>
              <w:sz w:val="20"/>
              <w:szCs w:val="20"/>
            </w:rPr>
            <w:t>Ms</w:t>
          </w:r>
          <w:proofErr w:type="spellEnd"/>
          <w:r w:rsidRPr="00070FAB">
            <w:rPr>
              <w:rFonts w:cs="Times New Roman"/>
              <w:sz w:val="20"/>
              <w:szCs w:val="20"/>
            </w:rPr>
            <w:t xml:space="preserve"> Thiago Drummond Ribeiro Gonçalves; MACHADO, Maria Augusta Soares. </w:t>
          </w:r>
          <w:r w:rsidRPr="00F215F7">
            <w:rPr>
              <w:rFonts w:cs="Times New Roman"/>
              <w:b/>
              <w:sz w:val="20"/>
              <w:szCs w:val="20"/>
            </w:rPr>
            <w:t>UTILIZAÇÃO DA LÓGICA NEBULOSA NA EDUCAÇÃO VIRTUAL</w:t>
          </w:r>
          <w:r>
            <w:rPr>
              <w:rFonts w:cs="Times New Roman"/>
              <w:sz w:val="20"/>
              <w:szCs w:val="20"/>
            </w:rPr>
            <w:t xml:space="preserve">. Disponível em: </w:t>
          </w:r>
          <w:r w:rsidRPr="00070FAB">
            <w:rPr>
              <w:rFonts w:cs="Times New Roman"/>
              <w:sz w:val="20"/>
              <w:szCs w:val="20"/>
            </w:rPr>
            <w:t xml:space="preserve"> </w:t>
          </w:r>
          <w:r w:rsidR="007F25B9">
            <w:fldChar w:fldCharType="begin"/>
          </w:r>
          <w:r w:rsidR="007F25B9">
            <w:instrText xml:space="preserve"> HYPERLINK "http://www.din.uem.br/~ademir/sbpo/sbpo2005/pdf/arq0206.pdf" </w:instrText>
          </w:r>
          <w:r w:rsidR="007F25B9">
            <w:fldChar w:fldCharType="separate"/>
          </w:r>
          <w:r w:rsidR="00F215F7" w:rsidRPr="00F215F7">
            <w:rPr>
              <w:rStyle w:val="Hiperlink"/>
              <w:rFonts w:cs="Times New Roman"/>
              <w:color w:val="auto"/>
              <w:sz w:val="20"/>
              <w:szCs w:val="20"/>
              <w:u w:val="none"/>
            </w:rPr>
            <w:t>http://www.din.uem.br/~ademir/sbpo/sbpo2005/pdf/arq0206.pdf</w:t>
          </w:r>
          <w:r w:rsidR="007F25B9">
            <w:rPr>
              <w:rStyle w:val="Hiperlink"/>
              <w:rFonts w:cs="Times New Roman"/>
              <w:color w:val="auto"/>
              <w:sz w:val="20"/>
              <w:szCs w:val="20"/>
              <w:u w:val="none"/>
            </w:rPr>
            <w:fldChar w:fldCharType="end"/>
          </w:r>
          <w:r w:rsidR="00F215F7">
            <w:rPr>
              <w:rFonts w:cs="Times New Roman"/>
              <w:sz w:val="20"/>
              <w:szCs w:val="20"/>
            </w:rPr>
            <w:t xml:space="preserve"> </w:t>
          </w:r>
          <w:r w:rsidRPr="00070FAB">
            <w:rPr>
              <w:rFonts w:cs="Times New Roman"/>
              <w:sz w:val="20"/>
              <w:szCs w:val="20"/>
            </w:rPr>
            <w:t xml:space="preserve"> Acesso em: 28 nov. 2018.</w:t>
          </w:r>
        </w:p>
        <w:p w14:paraId="74169479" w14:textId="77777777" w:rsidR="00EF0113" w:rsidRDefault="00EF0113">
          <w:pPr>
            <w:spacing w:line="240" w:lineRule="auto"/>
            <w:ind w:firstLine="0"/>
            <w:jc w:val="left"/>
            <w:rPr>
              <w:rFonts w:cs="Times New Roman"/>
              <w:sz w:val="20"/>
              <w:szCs w:val="20"/>
            </w:rPr>
            <w:pPrChange w:id="2147" w:author="revisor" w:date="2019-10-28T20:58:00Z">
              <w:pPr>
                <w:ind w:firstLine="0"/>
              </w:pPr>
            </w:pPrChange>
          </w:pPr>
        </w:p>
        <w:p w14:paraId="6DA24DC4" w14:textId="77777777" w:rsidR="008F4B67" w:rsidRDefault="008F4B67">
          <w:pPr>
            <w:spacing w:line="240" w:lineRule="auto"/>
            <w:ind w:firstLine="0"/>
            <w:jc w:val="left"/>
            <w:rPr>
              <w:ins w:id="2148" w:author="revisor" w:date="2019-10-28T21:00:00Z"/>
              <w:rFonts w:cs="Times New Roman"/>
              <w:sz w:val="20"/>
              <w:szCs w:val="20"/>
            </w:rPr>
            <w:pPrChange w:id="2149" w:author="revisor" w:date="2019-10-28T20:58:00Z">
              <w:pPr>
                <w:ind w:firstLine="0"/>
              </w:pPr>
            </w:pPrChange>
          </w:pPr>
          <w:r w:rsidRPr="008F4B67">
            <w:rPr>
              <w:rFonts w:cs="Times New Roman"/>
              <w:sz w:val="20"/>
              <w:szCs w:val="20"/>
            </w:rPr>
            <w:t xml:space="preserve">ORTEGA, Neli Regina Siqueira. Aplicação </w:t>
          </w:r>
          <w:r w:rsidRPr="00F215F7">
            <w:rPr>
              <w:rFonts w:cs="Times New Roman"/>
              <w:b/>
              <w:sz w:val="20"/>
              <w:szCs w:val="20"/>
            </w:rPr>
            <w:t xml:space="preserve">da Teoria de Conjuntos </w:t>
          </w:r>
          <w:proofErr w:type="spellStart"/>
          <w:r w:rsidRPr="00F215F7">
            <w:rPr>
              <w:rFonts w:cs="Times New Roman"/>
              <w:b/>
              <w:sz w:val="20"/>
              <w:szCs w:val="20"/>
            </w:rPr>
            <w:t>Fuzzy</w:t>
          </w:r>
          <w:proofErr w:type="spellEnd"/>
          <w:r w:rsidRPr="00F215F7">
            <w:rPr>
              <w:rFonts w:cs="Times New Roman"/>
              <w:b/>
              <w:sz w:val="20"/>
              <w:szCs w:val="20"/>
            </w:rPr>
            <w:t xml:space="preserve"> a problemas da Biomedicina</w:t>
          </w:r>
          <w:r w:rsidR="00F215F7">
            <w:rPr>
              <w:rFonts w:cs="Times New Roman"/>
              <w:sz w:val="20"/>
              <w:szCs w:val="20"/>
            </w:rPr>
            <w:t xml:space="preserve">, 2001. </w:t>
          </w:r>
          <w:r w:rsidRPr="008F4B67">
            <w:rPr>
              <w:rFonts w:cs="Times New Roman"/>
              <w:sz w:val="20"/>
              <w:szCs w:val="20"/>
            </w:rPr>
            <w:t>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14:paraId="1EB78582" w14:textId="77777777" w:rsidR="00EF0113" w:rsidRDefault="00EF0113">
          <w:pPr>
            <w:spacing w:line="240" w:lineRule="auto"/>
            <w:ind w:firstLine="0"/>
            <w:jc w:val="left"/>
            <w:rPr>
              <w:rFonts w:cs="Times New Roman"/>
              <w:sz w:val="20"/>
              <w:szCs w:val="20"/>
            </w:rPr>
            <w:pPrChange w:id="2150" w:author="revisor" w:date="2019-10-28T20:58:00Z">
              <w:pPr>
                <w:ind w:firstLine="0"/>
              </w:pPr>
            </w:pPrChange>
          </w:pPr>
        </w:p>
        <w:p w14:paraId="068E4D05" w14:textId="77777777" w:rsidR="00D93A72" w:rsidRDefault="00D93A72">
          <w:pPr>
            <w:spacing w:line="240" w:lineRule="auto"/>
            <w:ind w:firstLine="0"/>
            <w:jc w:val="left"/>
            <w:rPr>
              <w:ins w:id="2151" w:author="revisor" w:date="2019-10-28T21:00:00Z"/>
              <w:rFonts w:cs="Times New Roman"/>
              <w:sz w:val="20"/>
              <w:szCs w:val="20"/>
            </w:rPr>
            <w:pPrChange w:id="2152" w:author="revisor" w:date="2019-10-28T20:58:00Z">
              <w:pPr>
                <w:ind w:firstLine="0"/>
              </w:pPr>
            </w:pPrChange>
          </w:pPr>
          <w:r w:rsidRPr="007C13CE">
            <w:rPr>
              <w:rFonts w:cs="Times New Roman"/>
              <w:sz w:val="20"/>
              <w:szCs w:val="20"/>
              <w:lang w:val="en-US"/>
            </w:rPr>
            <w:t xml:space="preserve">PEDREGOSA, Fabian </w:t>
          </w:r>
          <w:r w:rsidRPr="00F215F7">
            <w:rPr>
              <w:rFonts w:cs="Times New Roman"/>
              <w:i/>
              <w:sz w:val="20"/>
              <w:szCs w:val="20"/>
              <w:lang w:val="en-US"/>
            </w:rPr>
            <w:t>et al</w:t>
          </w:r>
          <w:r w:rsidRPr="007C13CE">
            <w:rPr>
              <w:rFonts w:cs="Times New Roman"/>
              <w:sz w:val="20"/>
              <w:szCs w:val="20"/>
              <w:lang w:val="en-US"/>
            </w:rPr>
            <w:t xml:space="preserve">. </w:t>
          </w:r>
          <w:proofErr w:type="spellStart"/>
          <w:r w:rsidRPr="00F215F7">
            <w:rPr>
              <w:rFonts w:cs="Times New Roman"/>
              <w:b/>
              <w:sz w:val="20"/>
              <w:szCs w:val="20"/>
              <w:lang w:val="en-US"/>
            </w:rPr>
            <w:t>Scikit</w:t>
          </w:r>
          <w:proofErr w:type="spellEnd"/>
          <w:r w:rsidRPr="00F215F7">
            <w:rPr>
              <w:rFonts w:cs="Times New Roman"/>
              <w:b/>
              <w:sz w:val="20"/>
              <w:szCs w:val="20"/>
              <w:lang w:val="en-US"/>
            </w:rPr>
            <w:t>-learn:</w:t>
          </w:r>
          <w:r w:rsidRPr="007C13CE">
            <w:rPr>
              <w:rFonts w:cs="Times New Roman"/>
              <w:sz w:val="20"/>
              <w:szCs w:val="20"/>
              <w:lang w:val="en-US"/>
            </w:rPr>
            <w:t xml:space="preserve"> Machine learning in Python. </w:t>
          </w:r>
          <w:r>
            <w:rPr>
              <w:rFonts w:cs="Times New Roman"/>
              <w:sz w:val="20"/>
              <w:szCs w:val="20"/>
            </w:rPr>
            <w:t xml:space="preserve">Disponível em: </w:t>
          </w:r>
          <w:r w:rsidRPr="00D93A72">
            <w:rPr>
              <w:rFonts w:cs="Times New Roman"/>
              <w:sz w:val="20"/>
              <w:szCs w:val="20"/>
            </w:rPr>
            <w:t xml:space="preserve"> </w:t>
          </w:r>
          <w:r w:rsidR="007F25B9">
            <w:fldChar w:fldCharType="begin"/>
          </w:r>
          <w:r w:rsidR="007F25B9">
            <w:instrText xml:space="preserve"> HYPERLINK "http://www.jmlr.org/papers/v12/pedregosa11a.html" </w:instrText>
          </w:r>
          <w:r w:rsidR="007F25B9">
            <w:fldChar w:fldCharType="separate"/>
          </w:r>
          <w:r w:rsidR="00F215F7" w:rsidRPr="00F215F7">
            <w:rPr>
              <w:rStyle w:val="Hiperlink"/>
              <w:rFonts w:cs="Times New Roman"/>
              <w:color w:val="auto"/>
              <w:sz w:val="20"/>
              <w:szCs w:val="20"/>
              <w:u w:val="none"/>
            </w:rPr>
            <w:t>http://www.jmlr.org/papers/v12/pedregosa11a.html</w:t>
          </w:r>
          <w:r w:rsidR="007F25B9">
            <w:rPr>
              <w:rStyle w:val="Hiperlink"/>
              <w:rFonts w:cs="Times New Roman"/>
              <w:color w:val="auto"/>
              <w:sz w:val="20"/>
              <w:szCs w:val="20"/>
              <w:u w:val="none"/>
            </w:rPr>
            <w:fldChar w:fldCharType="end"/>
          </w:r>
          <w:r w:rsidR="00F215F7">
            <w:rPr>
              <w:rFonts w:cs="Times New Roman"/>
              <w:sz w:val="20"/>
              <w:szCs w:val="20"/>
            </w:rPr>
            <w:t xml:space="preserve"> </w:t>
          </w:r>
          <w:r w:rsidRPr="00D93A72">
            <w:rPr>
              <w:rFonts w:cs="Times New Roman"/>
              <w:sz w:val="20"/>
              <w:szCs w:val="20"/>
            </w:rPr>
            <w:t>Acesso em:  28 nov. 2018.</w:t>
          </w:r>
        </w:p>
        <w:p w14:paraId="54F3C1C0" w14:textId="77777777" w:rsidR="00EF0113" w:rsidRDefault="00EF0113">
          <w:pPr>
            <w:spacing w:line="240" w:lineRule="auto"/>
            <w:ind w:firstLine="0"/>
            <w:jc w:val="left"/>
            <w:rPr>
              <w:rFonts w:cs="Times New Roman"/>
              <w:sz w:val="20"/>
              <w:szCs w:val="20"/>
            </w:rPr>
            <w:pPrChange w:id="2153" w:author="revisor" w:date="2019-10-28T20:58:00Z">
              <w:pPr>
                <w:ind w:firstLine="0"/>
              </w:pPr>
            </w:pPrChange>
          </w:pPr>
        </w:p>
        <w:p w14:paraId="1C2D7330" w14:textId="77777777" w:rsidR="005A738C" w:rsidRDefault="005A738C">
          <w:pPr>
            <w:spacing w:line="240" w:lineRule="auto"/>
            <w:ind w:firstLine="0"/>
            <w:jc w:val="left"/>
            <w:rPr>
              <w:ins w:id="2154" w:author="revisor" w:date="2019-10-28T21:00:00Z"/>
              <w:rFonts w:cs="Times New Roman"/>
              <w:sz w:val="20"/>
              <w:szCs w:val="20"/>
            </w:rPr>
            <w:pPrChange w:id="2155" w:author="revisor" w:date="2019-10-28T20:58:00Z">
              <w:pPr>
                <w:ind w:firstLine="0"/>
              </w:pPr>
            </w:pPrChange>
          </w:pPr>
          <w:r w:rsidRPr="005A738C">
            <w:rPr>
              <w:rFonts w:cs="Times New Roman"/>
              <w:sz w:val="20"/>
              <w:szCs w:val="20"/>
            </w:rPr>
            <w:t xml:space="preserve">RISSOLI, </w:t>
          </w:r>
          <w:proofErr w:type="spellStart"/>
          <w:r w:rsidRPr="005A738C">
            <w:rPr>
              <w:rFonts w:cs="Times New Roman"/>
              <w:sz w:val="20"/>
              <w:szCs w:val="20"/>
            </w:rPr>
            <w:t>Vandor</w:t>
          </w:r>
          <w:proofErr w:type="spellEnd"/>
          <w:r w:rsidRPr="005A738C">
            <w:rPr>
              <w:rFonts w:cs="Times New Roman"/>
              <w:sz w:val="20"/>
              <w:szCs w:val="20"/>
            </w:rPr>
            <w:t xml:space="preserve"> Roberto </w:t>
          </w:r>
          <w:proofErr w:type="spellStart"/>
          <w:r w:rsidRPr="005A738C">
            <w:rPr>
              <w:rFonts w:cs="Times New Roman"/>
              <w:sz w:val="20"/>
              <w:szCs w:val="20"/>
            </w:rPr>
            <w:t>Vilardi</w:t>
          </w:r>
          <w:proofErr w:type="spellEnd"/>
          <w:r w:rsidRPr="005A738C">
            <w:rPr>
              <w:rFonts w:cs="Times New Roman"/>
              <w:sz w:val="20"/>
              <w:szCs w:val="20"/>
            </w:rPr>
            <w:t xml:space="preserve">; SANTOS, Giovanni Almeida. </w:t>
          </w:r>
          <w:r w:rsidRPr="00F215F7">
            <w:rPr>
              <w:rFonts w:cs="Times New Roman"/>
              <w:b/>
              <w:sz w:val="20"/>
              <w:szCs w:val="20"/>
            </w:rPr>
            <w:t xml:space="preserve">Um Assistente Inteligente </w:t>
          </w:r>
          <w:proofErr w:type="spellStart"/>
          <w:r w:rsidRPr="00F215F7">
            <w:rPr>
              <w:rFonts w:cs="Times New Roman"/>
              <w:b/>
              <w:sz w:val="20"/>
              <w:szCs w:val="20"/>
            </w:rPr>
            <w:t>Fuzzy</w:t>
          </w:r>
          <w:proofErr w:type="spellEnd"/>
          <w:r w:rsidRPr="00F215F7">
            <w:rPr>
              <w:rFonts w:cs="Times New Roman"/>
              <w:b/>
              <w:sz w:val="20"/>
              <w:szCs w:val="20"/>
            </w:rPr>
            <w:t xml:space="preserve"> no Acompanhamento da Aprendizagem Significativa</w:t>
          </w:r>
          <w:r w:rsidR="00F215F7">
            <w:rPr>
              <w:rFonts w:cs="Times New Roman"/>
              <w:sz w:val="20"/>
              <w:szCs w:val="20"/>
            </w:rPr>
            <w:t>, 2011.</w:t>
          </w:r>
          <w:r>
            <w:rPr>
              <w:rFonts w:cs="Times New Roman"/>
              <w:sz w:val="20"/>
              <w:szCs w:val="20"/>
            </w:rPr>
            <w:t xml:space="preserve"> Disponível em: </w:t>
          </w:r>
          <w:r w:rsidRPr="005A738C">
            <w:rPr>
              <w:rFonts w:cs="Times New Roman"/>
              <w:sz w:val="20"/>
              <w:szCs w:val="20"/>
            </w:rPr>
            <w:t xml:space="preserve"> https://www.dimap.ufrn.br/csbc2011/anais/eventos/contents/ENIA/ENIA_Sessao_Poster_Artigo_10_</w:t>
          </w:r>
          <w:r>
            <w:rPr>
              <w:rFonts w:cs="Times New Roman"/>
              <w:sz w:val="20"/>
              <w:szCs w:val="20"/>
            </w:rPr>
            <w:t>Rissoli.pdf</w:t>
          </w:r>
          <w:r w:rsidRPr="005A738C">
            <w:rPr>
              <w:rFonts w:cs="Times New Roman"/>
              <w:sz w:val="20"/>
              <w:szCs w:val="20"/>
            </w:rPr>
            <w:t xml:space="preserve"> Acesso em: 28 nov. 2018.</w:t>
          </w:r>
        </w:p>
        <w:p w14:paraId="1CD3B2C0" w14:textId="77777777" w:rsidR="00EF0113" w:rsidRDefault="00EF0113">
          <w:pPr>
            <w:spacing w:line="240" w:lineRule="auto"/>
            <w:ind w:firstLine="0"/>
            <w:jc w:val="left"/>
            <w:rPr>
              <w:rFonts w:cs="Times New Roman"/>
              <w:sz w:val="20"/>
              <w:szCs w:val="20"/>
            </w:rPr>
            <w:pPrChange w:id="2156" w:author="revisor" w:date="2019-10-28T20:58:00Z">
              <w:pPr>
                <w:ind w:firstLine="0"/>
              </w:pPr>
            </w:pPrChange>
          </w:pPr>
        </w:p>
        <w:p w14:paraId="16A8BF06" w14:textId="77777777" w:rsidR="004B7274" w:rsidRDefault="004B7274">
          <w:pPr>
            <w:spacing w:line="240" w:lineRule="auto"/>
            <w:ind w:firstLine="0"/>
            <w:jc w:val="left"/>
            <w:rPr>
              <w:ins w:id="2157" w:author="revisor" w:date="2019-10-28T21:00:00Z"/>
              <w:sz w:val="20"/>
              <w:szCs w:val="20"/>
            </w:rPr>
            <w:pPrChange w:id="2158" w:author="revisor" w:date="2019-10-28T20:58:00Z">
              <w:pPr>
                <w:ind w:firstLine="0"/>
              </w:pPr>
            </w:pPrChange>
          </w:pPr>
          <w:r w:rsidRPr="004B7274">
            <w:rPr>
              <w:rFonts w:cs="Times New Roman"/>
              <w:sz w:val="20"/>
              <w:szCs w:val="20"/>
            </w:rPr>
            <w:t>SANDRI, Sandra; C</w:t>
          </w:r>
          <w:r w:rsidR="00F215F7">
            <w:rPr>
              <w:rFonts w:cs="Times New Roman"/>
              <w:sz w:val="20"/>
              <w:szCs w:val="20"/>
            </w:rPr>
            <w:t xml:space="preserve">ORREA, Cláudio. </w:t>
          </w:r>
          <w:r w:rsidR="00F215F7" w:rsidRPr="00F215F7">
            <w:rPr>
              <w:rFonts w:cs="Times New Roman"/>
              <w:b/>
              <w:sz w:val="20"/>
              <w:szCs w:val="20"/>
            </w:rPr>
            <w:t>Lógica Nebulosa</w:t>
          </w:r>
          <w:r w:rsidR="00F215F7">
            <w:rPr>
              <w:rFonts w:cs="Times New Roman"/>
              <w:sz w:val="20"/>
              <w:szCs w:val="20"/>
            </w:rPr>
            <w:t>,</w:t>
          </w:r>
          <w:r w:rsidRPr="004B7274">
            <w:rPr>
              <w:rFonts w:cs="Times New Roman"/>
              <w:sz w:val="20"/>
              <w:szCs w:val="20"/>
            </w:rPr>
            <w:t xml:space="preserve"> 1999. Disponível em: </w:t>
          </w:r>
          <w:r w:rsidR="007F25B9">
            <w:fldChar w:fldCharType="begin"/>
          </w:r>
          <w:r w:rsidR="007F25B9">
            <w:instrText xml:space="preserve"> HYPERLINK "http://www.ele.ita.br/cnrn/minicursos-5ern/log-neb.pdf" </w:instrText>
          </w:r>
          <w:r w:rsidR="007F25B9">
            <w:fldChar w:fldCharType="separate"/>
          </w:r>
          <w:r w:rsidRPr="004B7274">
            <w:rPr>
              <w:rStyle w:val="Hiperlink"/>
              <w:color w:val="auto"/>
              <w:sz w:val="20"/>
              <w:szCs w:val="20"/>
              <w:u w:val="none"/>
            </w:rPr>
            <w:t>http://www.ele.ita.br/cnrn/minicursos-5ern/log-neb.pdf</w:t>
          </w:r>
          <w:r w:rsidR="007F25B9">
            <w:rPr>
              <w:rStyle w:val="Hiperlink"/>
              <w:color w:val="auto"/>
              <w:sz w:val="20"/>
              <w:szCs w:val="20"/>
              <w:u w:val="none"/>
            </w:rPr>
            <w:fldChar w:fldCharType="end"/>
          </w:r>
          <w:r w:rsidRPr="004B7274">
            <w:rPr>
              <w:sz w:val="20"/>
              <w:szCs w:val="20"/>
            </w:rPr>
            <w:t xml:space="preserve"> Acesso em: 10 out. 2019.</w:t>
          </w:r>
        </w:p>
        <w:p w14:paraId="7145CBA2" w14:textId="77777777" w:rsidR="00EF0113" w:rsidRPr="004B7274" w:rsidRDefault="00EF0113">
          <w:pPr>
            <w:spacing w:line="240" w:lineRule="auto"/>
            <w:ind w:firstLine="0"/>
            <w:jc w:val="left"/>
            <w:rPr>
              <w:rFonts w:cs="Times New Roman"/>
              <w:sz w:val="20"/>
              <w:szCs w:val="20"/>
            </w:rPr>
            <w:pPrChange w:id="2159" w:author="revisor" w:date="2019-10-28T20:58:00Z">
              <w:pPr>
                <w:ind w:firstLine="0"/>
              </w:pPr>
            </w:pPrChange>
          </w:pPr>
        </w:p>
        <w:p w14:paraId="62B500B3" w14:textId="77777777" w:rsidR="00E87743" w:rsidRDefault="00E87743">
          <w:pPr>
            <w:spacing w:line="240" w:lineRule="auto"/>
            <w:ind w:firstLine="0"/>
            <w:jc w:val="left"/>
            <w:rPr>
              <w:ins w:id="2160" w:author="revisor" w:date="2019-10-28T21:00:00Z"/>
              <w:rFonts w:cs="Times New Roman"/>
              <w:sz w:val="20"/>
              <w:szCs w:val="20"/>
            </w:rPr>
            <w:pPrChange w:id="2161" w:author="revisor" w:date="2019-10-28T20:58:00Z">
              <w:pPr>
                <w:ind w:firstLine="0"/>
              </w:pPr>
            </w:pPrChange>
          </w:pPr>
          <w:r w:rsidRPr="00E87743">
            <w:rPr>
              <w:rFonts w:cs="Times New Roman"/>
              <w:sz w:val="20"/>
              <w:szCs w:val="20"/>
            </w:rPr>
            <w:t>TAN</w:t>
          </w:r>
          <w:r w:rsidR="00F215F7">
            <w:rPr>
              <w:rFonts w:cs="Times New Roman"/>
              <w:sz w:val="20"/>
              <w:szCs w:val="20"/>
            </w:rPr>
            <w:t xml:space="preserve">SCHEIT, Ricardo. </w:t>
          </w:r>
          <w:r w:rsidR="00F215F7" w:rsidRPr="00F215F7">
            <w:rPr>
              <w:rFonts w:cs="Times New Roman"/>
              <w:b/>
              <w:sz w:val="20"/>
              <w:szCs w:val="20"/>
            </w:rPr>
            <w:t xml:space="preserve">Sistemas </w:t>
          </w:r>
          <w:proofErr w:type="spellStart"/>
          <w:r w:rsidR="00F215F7" w:rsidRPr="00F215F7">
            <w:rPr>
              <w:rFonts w:cs="Times New Roman"/>
              <w:b/>
              <w:sz w:val="20"/>
              <w:szCs w:val="20"/>
            </w:rPr>
            <w:t>fuzzy</w:t>
          </w:r>
          <w:proofErr w:type="spellEnd"/>
          <w:r w:rsidR="00F215F7">
            <w:rPr>
              <w:rFonts w:cs="Times New Roman"/>
              <w:sz w:val="20"/>
              <w:szCs w:val="20"/>
            </w:rPr>
            <w:t>,</w:t>
          </w:r>
          <w:r w:rsidRPr="00E87743">
            <w:rPr>
              <w:rFonts w:cs="Times New Roman"/>
              <w:sz w:val="20"/>
              <w:szCs w:val="20"/>
            </w:rPr>
            <w:t xml:space="preserve"> 2</w:t>
          </w:r>
          <w:r>
            <w:rPr>
              <w:rFonts w:cs="Times New Roman"/>
              <w:sz w:val="20"/>
              <w:szCs w:val="20"/>
            </w:rPr>
            <w:t xml:space="preserve">004 Disponível em: </w:t>
          </w:r>
          <w:r w:rsidRPr="00E87743">
            <w:rPr>
              <w:rFonts w:cs="Times New Roman"/>
              <w:sz w:val="20"/>
              <w:szCs w:val="20"/>
            </w:rPr>
            <w:t xml:space="preserve"> </w:t>
          </w:r>
          <w:proofErr w:type="gramStart"/>
          <w:r w:rsidRPr="00E87743">
            <w:rPr>
              <w:rFonts w:cs="Times New Roman"/>
              <w:sz w:val="20"/>
              <w:szCs w:val="20"/>
            </w:rPr>
            <w:t>http://paginapessoal.utfpr.edu.br/sumar/ensino/sistemas-fuzzy/sistemas</w:t>
          </w:r>
          <w:r>
            <w:rPr>
              <w:rFonts w:cs="Times New Roman"/>
              <w:sz w:val="20"/>
              <w:szCs w:val="20"/>
            </w:rPr>
            <w:t>-fuzzy/ICA-Sistemas%20Fuzzy.pdf</w:t>
          </w:r>
          <w:r w:rsidRPr="00E87743">
            <w:rPr>
              <w:rFonts w:cs="Times New Roman"/>
              <w:sz w:val="20"/>
              <w:szCs w:val="20"/>
            </w:rPr>
            <w:t xml:space="preserve"> .</w:t>
          </w:r>
          <w:proofErr w:type="gramEnd"/>
          <w:r w:rsidRPr="00E87743">
            <w:rPr>
              <w:rFonts w:cs="Times New Roman"/>
              <w:sz w:val="20"/>
              <w:szCs w:val="20"/>
            </w:rPr>
            <w:t xml:space="preserve"> Acesso em: 28 nov. 2018.</w:t>
          </w:r>
        </w:p>
        <w:p w14:paraId="48FEA79D" w14:textId="77777777" w:rsidR="00EF0113" w:rsidRDefault="00EF0113">
          <w:pPr>
            <w:spacing w:line="240" w:lineRule="auto"/>
            <w:ind w:firstLine="0"/>
            <w:jc w:val="left"/>
            <w:rPr>
              <w:rFonts w:cs="Times New Roman"/>
              <w:sz w:val="20"/>
              <w:szCs w:val="20"/>
            </w:rPr>
            <w:pPrChange w:id="2162" w:author="revisor" w:date="2019-10-28T20:58:00Z">
              <w:pPr>
                <w:ind w:firstLine="0"/>
              </w:pPr>
            </w:pPrChange>
          </w:pPr>
        </w:p>
        <w:p w14:paraId="54E8C3B8" w14:textId="77777777" w:rsidR="001B6424" w:rsidRDefault="001B6424">
          <w:pPr>
            <w:spacing w:line="240" w:lineRule="auto"/>
            <w:ind w:firstLine="0"/>
            <w:jc w:val="left"/>
            <w:rPr>
              <w:ins w:id="2163" w:author="revisor" w:date="2019-10-28T21:00:00Z"/>
              <w:rFonts w:cs="Times New Roman"/>
              <w:sz w:val="20"/>
              <w:szCs w:val="20"/>
            </w:rPr>
            <w:pPrChange w:id="2164" w:author="revisor" w:date="2019-10-28T20:58:00Z">
              <w:pPr>
                <w:ind w:firstLine="0"/>
              </w:pPr>
            </w:pPrChange>
          </w:pPr>
          <w:r w:rsidRPr="001B6424">
            <w:rPr>
              <w:rFonts w:cs="Times New Roman"/>
              <w:sz w:val="20"/>
              <w:szCs w:val="20"/>
            </w:rPr>
            <w:t>TIAGO, Graziela Marchi; BARONI, Maria</w:t>
          </w:r>
          <w:r w:rsidR="008F255F">
            <w:rPr>
              <w:rFonts w:cs="Times New Roman"/>
              <w:sz w:val="20"/>
              <w:szCs w:val="20"/>
            </w:rPr>
            <w:t xml:space="preserve">na </w:t>
          </w:r>
          <w:proofErr w:type="spellStart"/>
          <w:r w:rsidR="008F255F">
            <w:rPr>
              <w:rFonts w:cs="Times New Roman"/>
              <w:sz w:val="20"/>
              <w:szCs w:val="20"/>
            </w:rPr>
            <w:t>Pelissari</w:t>
          </w:r>
          <w:proofErr w:type="spellEnd"/>
          <w:r w:rsidR="008F255F">
            <w:rPr>
              <w:rFonts w:cs="Times New Roman"/>
              <w:sz w:val="20"/>
              <w:szCs w:val="20"/>
            </w:rPr>
            <w:t xml:space="preserve"> Monteiro Aguiar da;</w:t>
          </w:r>
          <w:r w:rsidRPr="001B6424">
            <w:rPr>
              <w:rFonts w:cs="Times New Roman"/>
              <w:sz w:val="20"/>
              <w:szCs w:val="20"/>
            </w:rPr>
            <w:t xml:space="preserve"> FONSECA, Rogério Ferreira. </w:t>
          </w:r>
          <w:r w:rsidRPr="00D841B9">
            <w:rPr>
              <w:rFonts w:cs="Times New Roman"/>
              <w:b/>
              <w:sz w:val="20"/>
              <w:szCs w:val="20"/>
            </w:rPr>
            <w:t>Avaliação discente:</w:t>
          </w:r>
          <w:r w:rsidRPr="001B6424">
            <w:rPr>
              <w:rFonts w:cs="Times New Roman"/>
              <w:sz w:val="20"/>
              <w:szCs w:val="20"/>
            </w:rPr>
            <w:t xml:space="preserve"> uma proposta utilizando </w:t>
          </w:r>
          <w:r w:rsidR="008F255F">
            <w:rPr>
              <w:rFonts w:cs="Times New Roman"/>
              <w:sz w:val="20"/>
              <w:szCs w:val="20"/>
            </w:rPr>
            <w:t xml:space="preserve">a Lógica </w:t>
          </w:r>
          <w:proofErr w:type="spellStart"/>
          <w:r w:rsidR="008F255F">
            <w:rPr>
              <w:rFonts w:cs="Times New Roman"/>
              <w:sz w:val="20"/>
              <w:szCs w:val="20"/>
            </w:rPr>
            <w:t>Fuzzy</w:t>
          </w:r>
          <w:proofErr w:type="spellEnd"/>
          <w:r w:rsidR="008F255F">
            <w:rPr>
              <w:rFonts w:cs="Times New Roman"/>
              <w:sz w:val="20"/>
              <w:szCs w:val="20"/>
            </w:rPr>
            <w:t>,</w:t>
          </w:r>
          <w:r w:rsidR="00D841B9">
            <w:rPr>
              <w:rFonts w:cs="Times New Roman"/>
              <w:sz w:val="20"/>
              <w:szCs w:val="20"/>
            </w:rPr>
            <w:t xml:space="preserve"> 2014.</w:t>
          </w:r>
          <w:r>
            <w:rPr>
              <w:rFonts w:cs="Times New Roman"/>
              <w:sz w:val="20"/>
              <w:szCs w:val="20"/>
            </w:rPr>
            <w:t xml:space="preserve">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14:paraId="73D70B1B" w14:textId="77777777" w:rsidR="00EF0113" w:rsidRDefault="00EF0113">
          <w:pPr>
            <w:spacing w:line="240" w:lineRule="auto"/>
            <w:ind w:firstLine="0"/>
            <w:jc w:val="left"/>
            <w:rPr>
              <w:rFonts w:cs="Times New Roman"/>
              <w:sz w:val="20"/>
              <w:szCs w:val="20"/>
            </w:rPr>
            <w:pPrChange w:id="2165" w:author="revisor" w:date="2019-10-28T20:58:00Z">
              <w:pPr>
                <w:ind w:firstLine="0"/>
              </w:pPr>
            </w:pPrChange>
          </w:pPr>
        </w:p>
        <w:p w14:paraId="00A94AE1" w14:textId="77777777" w:rsidR="003A183D" w:rsidRDefault="003A183D">
          <w:pPr>
            <w:spacing w:line="240" w:lineRule="auto"/>
            <w:ind w:firstLine="0"/>
            <w:jc w:val="left"/>
            <w:rPr>
              <w:ins w:id="2166" w:author="revisor" w:date="2019-10-28T21:00:00Z"/>
              <w:rFonts w:cs="Times New Roman"/>
              <w:sz w:val="20"/>
              <w:szCs w:val="20"/>
            </w:rPr>
            <w:pPrChange w:id="2167" w:author="revisor" w:date="2019-10-28T20:58:00Z">
              <w:pPr>
                <w:ind w:firstLine="0"/>
              </w:pPr>
            </w:pPrChange>
          </w:pPr>
          <w:r w:rsidRPr="003A183D">
            <w:rPr>
              <w:rFonts w:cs="Times New Roman"/>
              <w:sz w:val="20"/>
              <w:szCs w:val="20"/>
            </w:rPr>
            <w:t xml:space="preserve">TOLEDO, Olga Moraes; COSENZA, Carlos Alberto Nunes. </w:t>
          </w:r>
          <w:r w:rsidRPr="00D841B9">
            <w:rPr>
              <w:rFonts w:cs="Times New Roman"/>
              <w:b/>
              <w:sz w:val="20"/>
              <w:szCs w:val="20"/>
            </w:rPr>
            <w:t xml:space="preserve">Metodologia de avaliação de desempenho baseada em lógica </w:t>
          </w:r>
          <w:proofErr w:type="spellStart"/>
          <w:r w:rsidRPr="00D841B9">
            <w:rPr>
              <w:rFonts w:cs="Times New Roman"/>
              <w:b/>
              <w:sz w:val="20"/>
              <w:szCs w:val="20"/>
            </w:rPr>
            <w:t>fuzzy</w:t>
          </w:r>
          <w:proofErr w:type="spellEnd"/>
          <w:r w:rsidR="00D841B9">
            <w:rPr>
              <w:rFonts w:cs="Times New Roman"/>
              <w:sz w:val="20"/>
              <w:szCs w:val="20"/>
            </w:rPr>
            <w:t>, 2004.</w:t>
          </w:r>
          <w:r>
            <w:rPr>
              <w:rFonts w:cs="Times New Roman"/>
              <w:sz w:val="20"/>
              <w:szCs w:val="20"/>
            </w:rPr>
            <w:t xml:space="preserve"> Disponível em: </w:t>
          </w:r>
          <w:r w:rsidRPr="003A183D">
            <w:rPr>
              <w:rFonts w:cs="Times New Roman"/>
              <w:sz w:val="20"/>
              <w:szCs w:val="20"/>
            </w:rPr>
            <w:t xml:space="preserve"> </w:t>
          </w:r>
          <w:r w:rsidRPr="003A183D">
            <w:rPr>
              <w:rFonts w:cs="Times New Roman"/>
              <w:sz w:val="20"/>
              <w:szCs w:val="20"/>
            </w:rPr>
            <w:lastRenderedPageBreak/>
            <w:t>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xml:space="preserve"> Acesso em: 28 nov. 2018.</w:t>
          </w:r>
        </w:p>
        <w:p w14:paraId="171694FD" w14:textId="77777777" w:rsidR="00EF0113" w:rsidRDefault="00EF0113">
          <w:pPr>
            <w:spacing w:line="240" w:lineRule="auto"/>
            <w:ind w:firstLine="0"/>
            <w:jc w:val="left"/>
            <w:rPr>
              <w:rFonts w:cs="Times New Roman"/>
              <w:sz w:val="20"/>
              <w:szCs w:val="20"/>
            </w:rPr>
            <w:pPrChange w:id="2168" w:author="revisor" w:date="2019-10-28T20:58:00Z">
              <w:pPr>
                <w:ind w:firstLine="0"/>
              </w:pPr>
            </w:pPrChange>
          </w:pPr>
        </w:p>
        <w:p w14:paraId="79AA55D4" w14:textId="77777777" w:rsidR="00460A66" w:rsidRDefault="00460A66">
          <w:pPr>
            <w:spacing w:line="240" w:lineRule="auto"/>
            <w:ind w:firstLine="0"/>
            <w:jc w:val="left"/>
            <w:rPr>
              <w:ins w:id="2169" w:author="revisor" w:date="2019-10-28T21:00:00Z"/>
              <w:rFonts w:cs="Times New Roman"/>
              <w:sz w:val="20"/>
              <w:szCs w:val="20"/>
            </w:rPr>
            <w:pPrChange w:id="2170" w:author="revisor" w:date="2019-10-28T20:58:00Z">
              <w:pPr>
                <w:ind w:firstLine="0"/>
              </w:pPr>
            </w:pPrChange>
          </w:pPr>
          <w:r w:rsidRPr="007C13CE">
            <w:rPr>
              <w:rFonts w:cs="Times New Roman"/>
              <w:sz w:val="20"/>
              <w:szCs w:val="20"/>
              <w:lang w:val="en-US"/>
            </w:rPr>
            <w:t xml:space="preserve">VOSKOGLOU, Michael Gr. </w:t>
          </w:r>
          <w:r w:rsidRPr="00FF18A1">
            <w:rPr>
              <w:rFonts w:cs="Times New Roman"/>
              <w:b/>
              <w:sz w:val="20"/>
              <w:szCs w:val="20"/>
              <w:lang w:val="en-US"/>
            </w:rPr>
            <w:t>Fuzzy logic and uncertainty in mathematics education</w:t>
          </w:r>
          <w:r w:rsidR="00FF18A1">
            <w:rPr>
              <w:rFonts w:cs="Times New Roman"/>
              <w:sz w:val="20"/>
              <w:szCs w:val="20"/>
              <w:lang w:val="en-US"/>
            </w:rPr>
            <w:t>, 2011.</w:t>
          </w:r>
          <w:r w:rsidRPr="007C13CE">
            <w:rPr>
              <w:rFonts w:cs="Times New Roman"/>
              <w:sz w:val="20"/>
              <w:szCs w:val="20"/>
              <w:lang w:val="en-US"/>
            </w:rPr>
            <w:t xml:space="preserve"> </w:t>
          </w:r>
          <w:r w:rsidR="00FF18A1">
            <w:rPr>
              <w:rFonts w:cs="Times New Roman"/>
              <w:sz w:val="20"/>
              <w:szCs w:val="20"/>
            </w:rPr>
            <w:t xml:space="preserve">Disponível em: </w:t>
          </w:r>
          <w:r w:rsidRPr="00460A66">
            <w:rPr>
              <w:rFonts w:cs="Times New Roman"/>
              <w:sz w:val="20"/>
              <w:szCs w:val="20"/>
            </w:rPr>
            <w:t xml:space="preserve"> https://eclass.pat.teiwest.gr/eclass/modules/document/file.php/523103/Vol.%201%20%282011%29/V</w:t>
          </w:r>
          <w:r w:rsidR="00FF18A1">
            <w:rPr>
              <w:rFonts w:cs="Times New Roman"/>
              <w:sz w:val="20"/>
              <w:szCs w:val="20"/>
            </w:rPr>
            <w:t>oskoglou.pdf</w:t>
          </w:r>
          <w:r w:rsidRPr="00460A66">
            <w:rPr>
              <w:rFonts w:cs="Times New Roman"/>
              <w:sz w:val="20"/>
              <w:szCs w:val="20"/>
            </w:rPr>
            <w:t>. Acesso em: 28 nov. 2018.</w:t>
          </w:r>
        </w:p>
        <w:p w14:paraId="03D62ED1" w14:textId="77777777" w:rsidR="00EF0113" w:rsidRDefault="00EF0113">
          <w:pPr>
            <w:spacing w:line="240" w:lineRule="auto"/>
            <w:ind w:firstLine="0"/>
            <w:jc w:val="left"/>
            <w:rPr>
              <w:rFonts w:cs="Times New Roman"/>
              <w:sz w:val="20"/>
              <w:szCs w:val="20"/>
            </w:rPr>
            <w:pPrChange w:id="2171" w:author="revisor" w:date="2019-10-28T20:58:00Z">
              <w:pPr>
                <w:ind w:firstLine="0"/>
              </w:pPr>
            </w:pPrChange>
          </w:pPr>
        </w:p>
        <w:p w14:paraId="16AB99C9" w14:textId="77777777" w:rsidR="00A71A70" w:rsidRDefault="00A71A70">
          <w:pPr>
            <w:spacing w:line="240" w:lineRule="auto"/>
            <w:ind w:firstLine="0"/>
            <w:jc w:val="left"/>
            <w:rPr>
              <w:rFonts w:cs="Times New Roman"/>
              <w:sz w:val="20"/>
              <w:szCs w:val="20"/>
            </w:rPr>
            <w:pPrChange w:id="2172" w:author="revisor" w:date="2019-10-28T20:58:00Z">
              <w:pPr>
                <w:ind w:firstLine="0"/>
              </w:pPr>
            </w:pPrChange>
          </w:pPr>
          <w:r w:rsidRPr="001C090A">
            <w:rPr>
              <w:rFonts w:cs="Times New Roman"/>
              <w:sz w:val="20"/>
              <w:szCs w:val="20"/>
              <w:lang w:val="en-US"/>
            </w:rPr>
            <w:t xml:space="preserve">ZADEH, </w:t>
          </w:r>
          <w:proofErr w:type="spellStart"/>
          <w:r w:rsidRPr="001C090A">
            <w:rPr>
              <w:rFonts w:cs="Times New Roman"/>
              <w:sz w:val="20"/>
              <w:szCs w:val="20"/>
              <w:lang w:val="en-US"/>
            </w:rPr>
            <w:t>Lofti</w:t>
          </w:r>
          <w:proofErr w:type="spellEnd"/>
          <w:r w:rsidRPr="001C090A">
            <w:rPr>
              <w:rFonts w:cs="Times New Roman"/>
              <w:sz w:val="20"/>
              <w:szCs w:val="20"/>
              <w:lang w:val="en-US"/>
            </w:rPr>
            <w:t xml:space="preserve">. </w:t>
          </w:r>
          <w:r w:rsidRPr="001C090A">
            <w:rPr>
              <w:rFonts w:cs="Times New Roman"/>
              <w:b/>
              <w:sz w:val="20"/>
              <w:szCs w:val="20"/>
              <w:lang w:val="en-US"/>
            </w:rPr>
            <w:t>A</w:t>
          </w:r>
          <w:r w:rsidR="00FF18A1" w:rsidRPr="001C090A">
            <w:rPr>
              <w:rFonts w:cs="Times New Roman"/>
              <w:b/>
              <w:sz w:val="20"/>
              <w:szCs w:val="20"/>
              <w:lang w:val="en-US"/>
            </w:rPr>
            <w:t>. Fuzzy Sets</w:t>
          </w:r>
          <w:del w:id="2173" w:author="revisor" w:date="2019-10-28T21:00:00Z">
            <w:r w:rsidR="00FF18A1" w:rsidRPr="001C090A" w:rsidDel="002411D6">
              <w:rPr>
                <w:rFonts w:cs="Times New Roman"/>
                <w:b/>
                <w:sz w:val="20"/>
                <w:szCs w:val="20"/>
                <w:lang w:val="en-US"/>
              </w:rPr>
              <w:delText>*</w:delText>
            </w:r>
          </w:del>
          <w:r w:rsidR="00FF18A1" w:rsidRPr="001C090A">
            <w:rPr>
              <w:rFonts w:cs="Times New Roman"/>
              <w:sz w:val="20"/>
              <w:szCs w:val="20"/>
              <w:lang w:val="en-US"/>
            </w:rPr>
            <w:t>, 1965.</w:t>
          </w:r>
          <w:r w:rsidRPr="001C090A">
            <w:rPr>
              <w:rFonts w:cs="Times New Roman"/>
              <w:sz w:val="20"/>
              <w:szCs w:val="20"/>
              <w:lang w:val="en-US"/>
            </w:rPr>
            <w:t xml:space="preserve"> </w:t>
          </w:r>
          <w:r>
            <w:rPr>
              <w:rFonts w:cs="Times New Roman"/>
              <w:sz w:val="20"/>
              <w:szCs w:val="20"/>
            </w:rPr>
            <w:t xml:space="preserve">Disponível em: </w:t>
          </w:r>
          <w:r w:rsidRPr="00A71A70">
            <w:rPr>
              <w:rFonts w:cs="Times New Roman"/>
              <w:sz w:val="20"/>
              <w:szCs w:val="20"/>
            </w:rPr>
            <w:t>https://www.robertmarks.org/Classes/ENGR5358/Pa</w:t>
          </w:r>
          <w:r>
            <w:rPr>
              <w:rFonts w:cs="Times New Roman"/>
              <w:sz w:val="20"/>
              <w:szCs w:val="20"/>
            </w:rPr>
            <w:t>pers/Zadeh1965/ZadehPaper65.pdf</w:t>
          </w:r>
          <w:r w:rsidRPr="00A71A70">
            <w:rPr>
              <w:rFonts w:cs="Times New Roman"/>
              <w:sz w:val="20"/>
              <w:szCs w:val="20"/>
            </w:rPr>
            <w:t>. Acesso em: 28 nov. 2018.</w:t>
          </w:r>
        </w:p>
        <w:p w14:paraId="50376519" w14:textId="77777777" w:rsidR="00DB3739" w:rsidRPr="00DA6582" w:rsidRDefault="00264725">
          <w:pPr>
            <w:pStyle w:val="referencias"/>
            <w:jc w:val="left"/>
            <w:rPr>
              <w:noProof/>
              <w:color w:val="4472C4" w:themeColor="accent1"/>
            </w:rPr>
            <w:pPrChange w:id="2174" w:author="revisor" w:date="2019-10-28T20:58:00Z">
              <w:pPr>
                <w:pStyle w:val="referencias"/>
              </w:pPr>
            </w:pPrChange>
          </w:pPr>
        </w:p>
      </w:sdtContent>
    </w:sdt>
    <w:sectPr w:rsidR="00DB3739" w:rsidRPr="00DA6582" w:rsidSect="003F2A8B">
      <w:headerReference w:type="default" r:id="rId60"/>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178" w:author="revisor" w:date="2019-10-28T21:19:00Z" w:initials="rv">
    <w:p w14:paraId="25A4A139" w14:textId="26C90ACC" w:rsidR="00410569" w:rsidRDefault="00410569">
      <w:pPr>
        <w:pStyle w:val="Textodecomentrio"/>
      </w:pPr>
      <w:r>
        <w:rPr>
          <w:rStyle w:val="Refdecomentrio"/>
        </w:rPr>
        <w:annotationRef/>
      </w:r>
      <w:r>
        <w:t>Refazer conforme novo resumo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25A4A13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181E95C" w14:textId="77777777" w:rsidR="0012212F" w:rsidRDefault="0012212F" w:rsidP="00C24B28">
      <w:pPr>
        <w:spacing w:line="240" w:lineRule="auto"/>
      </w:pPr>
      <w:r>
        <w:separator/>
      </w:r>
    </w:p>
  </w:endnote>
  <w:endnote w:type="continuationSeparator" w:id="0">
    <w:p w14:paraId="4A4DDDCE" w14:textId="77777777" w:rsidR="0012212F" w:rsidRDefault="0012212F" w:rsidP="00C24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0B82E" w14:textId="77777777" w:rsidR="00410569" w:rsidRPr="00A07DB4" w:rsidRDefault="00410569" w:rsidP="006754BF">
    <w:pPr>
      <w:pStyle w:val="Rodap"/>
      <w:spacing w:line="360" w:lineRule="auto"/>
      <w:jc w:val="center"/>
      <w:rPr>
        <w:sz w:val="28"/>
        <w:szCs w:val="28"/>
      </w:rPr>
    </w:pPr>
    <w:r w:rsidRPr="00A07DB4">
      <w:rPr>
        <w:sz w:val="28"/>
        <w:szCs w:val="28"/>
      </w:rPr>
      <w:t>Montes Claros - MG</w:t>
    </w:r>
  </w:p>
  <w:p w14:paraId="5AB692A7" w14:textId="77777777" w:rsidR="00410569" w:rsidRPr="00A07DB4" w:rsidRDefault="00410569" w:rsidP="006754BF">
    <w:pPr>
      <w:pStyle w:val="Rodap"/>
      <w:spacing w:line="360" w:lineRule="auto"/>
      <w:jc w:val="center"/>
      <w:rPr>
        <w:sz w:val="28"/>
        <w:szCs w:val="28"/>
      </w:rPr>
    </w:pPr>
    <w:r w:rsidRPr="00A07DB4">
      <w:rPr>
        <w:sz w:val="28"/>
        <w:szCs w:val="28"/>
      </w:rPr>
      <w:t>Outubro / 2019</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C33A0" w14:textId="77777777" w:rsidR="00410569" w:rsidRPr="006754BF" w:rsidRDefault="00410569" w:rsidP="006754BF">
    <w:pPr>
      <w:pStyle w:val="Rodap"/>
      <w:spacing w:line="360" w:lineRule="auto"/>
      <w:jc w:val="center"/>
      <w:rPr>
        <w:sz w:val="28"/>
      </w:rPr>
    </w:pPr>
    <w:r w:rsidRPr="006754BF">
      <w:rPr>
        <w:sz w:val="28"/>
      </w:rPr>
      <w:t>Montes Claros - MG</w:t>
    </w:r>
  </w:p>
  <w:p w14:paraId="5B054A67" w14:textId="77777777" w:rsidR="00410569" w:rsidRPr="006754BF" w:rsidRDefault="00410569" w:rsidP="006754BF">
    <w:pPr>
      <w:pStyle w:val="Rodap"/>
      <w:spacing w:line="360" w:lineRule="auto"/>
      <w:jc w:val="center"/>
      <w:rPr>
        <w:sz w:val="28"/>
      </w:rPr>
    </w:pPr>
    <w:r w:rsidRPr="006754BF">
      <w:rPr>
        <w:sz w:val="28"/>
      </w:rPr>
      <w:t>Outubro / 2019</w:t>
    </w:r>
  </w:p>
  <w:p w14:paraId="750443FB" w14:textId="77777777" w:rsidR="00410569" w:rsidRPr="006754BF" w:rsidRDefault="00410569" w:rsidP="006754BF">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8CD5A" w14:textId="77777777" w:rsidR="00410569" w:rsidRPr="006754BF" w:rsidRDefault="00410569" w:rsidP="006754BF">
    <w:pPr>
      <w:pStyle w:val="Rodap"/>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E18B11F" w14:textId="77777777" w:rsidR="0012212F" w:rsidRDefault="0012212F" w:rsidP="00C24B28">
      <w:pPr>
        <w:spacing w:line="240" w:lineRule="auto"/>
      </w:pPr>
      <w:r>
        <w:separator/>
      </w:r>
    </w:p>
  </w:footnote>
  <w:footnote w:type="continuationSeparator" w:id="0">
    <w:p w14:paraId="262D3DE9" w14:textId="77777777" w:rsidR="0012212F" w:rsidRDefault="0012212F" w:rsidP="00C24B2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64A71" w14:textId="77777777" w:rsidR="00410569" w:rsidRPr="0097776E" w:rsidRDefault="00410569" w:rsidP="0097776E">
    <w:pPr>
      <w:pStyle w:val="Cabealho"/>
      <w:ind w:firstLine="0"/>
      <w:jc w:val="left"/>
      <w:rPr>
        <w:rFonts w:eastAsia="Calibri"/>
        <w:szCs w:val="24"/>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C5845" w14:textId="77777777" w:rsidR="00410569" w:rsidRPr="0097776E" w:rsidRDefault="00410569" w:rsidP="0097776E">
    <w:pPr>
      <w:pStyle w:val="Cabealho"/>
      <w:ind w:firstLine="0"/>
      <w:jc w:val="left"/>
      <w:rPr>
        <w:rFonts w:eastAsia="Calibri"/>
        <w:szCs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CBD9E" w14:textId="77777777" w:rsidR="00410569" w:rsidRPr="0097776E" w:rsidRDefault="00410569" w:rsidP="0097776E">
    <w:pPr>
      <w:pStyle w:val="Cabealho"/>
      <w:ind w:firstLine="0"/>
      <w:jc w:val="left"/>
      <w:rPr>
        <w:rFonts w:eastAsia="Calibri"/>
        <w:szCs w:val="24"/>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9578579"/>
      <w:docPartObj>
        <w:docPartGallery w:val="Page Numbers (Top of Page)"/>
        <w:docPartUnique/>
      </w:docPartObj>
    </w:sdtPr>
    <w:sdtContent>
      <w:p w14:paraId="382260E0" w14:textId="77777777" w:rsidR="00410569" w:rsidRDefault="00410569">
        <w:pPr>
          <w:pStyle w:val="Cabealho"/>
          <w:jc w:val="right"/>
        </w:pPr>
        <w:r>
          <w:fldChar w:fldCharType="begin"/>
        </w:r>
        <w:r>
          <w:instrText xml:space="preserve"> PAGE   \* MERGEFORMAT </w:instrText>
        </w:r>
        <w:r>
          <w:fldChar w:fldCharType="separate"/>
        </w:r>
        <w:r w:rsidR="007B3487">
          <w:rPr>
            <w:noProof/>
          </w:rPr>
          <w:t>41</w:t>
        </w:r>
        <w:r>
          <w:rPr>
            <w:noProof/>
          </w:rPr>
          <w:fldChar w:fldCharType="end"/>
        </w:r>
      </w:p>
    </w:sdtContent>
  </w:sdt>
  <w:p w14:paraId="19EB49B8" w14:textId="77777777" w:rsidR="00410569" w:rsidRPr="0097776E" w:rsidRDefault="00410569" w:rsidP="0097776E">
    <w:pPr>
      <w:pStyle w:val="Cabealho"/>
      <w:ind w:firstLine="0"/>
      <w:jc w:val="left"/>
      <w:rPr>
        <w:rFonts w:eastAsia="Calibri"/>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revisor">
    <w15:presenceInfo w15:providerId="None" w15:userId="revis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trackRevisio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8085C"/>
    <w:rsid w:val="00000414"/>
    <w:rsid w:val="00001E04"/>
    <w:rsid w:val="000020A7"/>
    <w:rsid w:val="000045CB"/>
    <w:rsid w:val="0000495C"/>
    <w:rsid w:val="000056AA"/>
    <w:rsid w:val="000064B3"/>
    <w:rsid w:val="000111E1"/>
    <w:rsid w:val="00011FE5"/>
    <w:rsid w:val="00013F04"/>
    <w:rsid w:val="000159B3"/>
    <w:rsid w:val="000169A5"/>
    <w:rsid w:val="0001766B"/>
    <w:rsid w:val="000230F3"/>
    <w:rsid w:val="00024162"/>
    <w:rsid w:val="00024DAF"/>
    <w:rsid w:val="00025173"/>
    <w:rsid w:val="0002536B"/>
    <w:rsid w:val="000262E6"/>
    <w:rsid w:val="00026623"/>
    <w:rsid w:val="00026C2D"/>
    <w:rsid w:val="00026E8C"/>
    <w:rsid w:val="000310FD"/>
    <w:rsid w:val="00031A11"/>
    <w:rsid w:val="00033A6A"/>
    <w:rsid w:val="00033D30"/>
    <w:rsid w:val="000342CC"/>
    <w:rsid w:val="00035F20"/>
    <w:rsid w:val="00036533"/>
    <w:rsid w:val="000368D3"/>
    <w:rsid w:val="00036D6B"/>
    <w:rsid w:val="00040E68"/>
    <w:rsid w:val="000430BA"/>
    <w:rsid w:val="0004364B"/>
    <w:rsid w:val="00043C6B"/>
    <w:rsid w:val="0004555E"/>
    <w:rsid w:val="00045B68"/>
    <w:rsid w:val="00046041"/>
    <w:rsid w:val="00046A2C"/>
    <w:rsid w:val="00046C35"/>
    <w:rsid w:val="00046CD3"/>
    <w:rsid w:val="00047BFF"/>
    <w:rsid w:val="0005142A"/>
    <w:rsid w:val="000515FD"/>
    <w:rsid w:val="00052ECE"/>
    <w:rsid w:val="00053AE7"/>
    <w:rsid w:val="00053C13"/>
    <w:rsid w:val="00055161"/>
    <w:rsid w:val="00057070"/>
    <w:rsid w:val="00060FEE"/>
    <w:rsid w:val="0006137C"/>
    <w:rsid w:val="000616F6"/>
    <w:rsid w:val="00063306"/>
    <w:rsid w:val="00063EF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DD7"/>
    <w:rsid w:val="00086D86"/>
    <w:rsid w:val="000916EF"/>
    <w:rsid w:val="00091C62"/>
    <w:rsid w:val="00093623"/>
    <w:rsid w:val="000955A0"/>
    <w:rsid w:val="000958E9"/>
    <w:rsid w:val="00096114"/>
    <w:rsid w:val="000961EE"/>
    <w:rsid w:val="0009641C"/>
    <w:rsid w:val="000973B7"/>
    <w:rsid w:val="000A1E7E"/>
    <w:rsid w:val="000A2CD0"/>
    <w:rsid w:val="000A2DA5"/>
    <w:rsid w:val="000A4F10"/>
    <w:rsid w:val="000A534C"/>
    <w:rsid w:val="000A5D2B"/>
    <w:rsid w:val="000A6BA6"/>
    <w:rsid w:val="000A7C0C"/>
    <w:rsid w:val="000B0852"/>
    <w:rsid w:val="000B139F"/>
    <w:rsid w:val="000B47AC"/>
    <w:rsid w:val="000B5919"/>
    <w:rsid w:val="000B706B"/>
    <w:rsid w:val="000B7175"/>
    <w:rsid w:val="000B77DC"/>
    <w:rsid w:val="000C022D"/>
    <w:rsid w:val="000C299D"/>
    <w:rsid w:val="000C3F59"/>
    <w:rsid w:val="000C5902"/>
    <w:rsid w:val="000C6783"/>
    <w:rsid w:val="000C72C8"/>
    <w:rsid w:val="000C7F83"/>
    <w:rsid w:val="000D00CA"/>
    <w:rsid w:val="000D039F"/>
    <w:rsid w:val="000D0452"/>
    <w:rsid w:val="000D34A4"/>
    <w:rsid w:val="000D3555"/>
    <w:rsid w:val="000D6177"/>
    <w:rsid w:val="000E1A28"/>
    <w:rsid w:val="000E1C2B"/>
    <w:rsid w:val="000E313D"/>
    <w:rsid w:val="000E410B"/>
    <w:rsid w:val="000E41E1"/>
    <w:rsid w:val="000E5869"/>
    <w:rsid w:val="000E7110"/>
    <w:rsid w:val="000F0873"/>
    <w:rsid w:val="000F16C2"/>
    <w:rsid w:val="000F18EC"/>
    <w:rsid w:val="000F2841"/>
    <w:rsid w:val="000F46A8"/>
    <w:rsid w:val="000F4ED5"/>
    <w:rsid w:val="000F53F9"/>
    <w:rsid w:val="000F6396"/>
    <w:rsid w:val="000F6411"/>
    <w:rsid w:val="000F6CEC"/>
    <w:rsid w:val="00100D7D"/>
    <w:rsid w:val="0010165D"/>
    <w:rsid w:val="00101E68"/>
    <w:rsid w:val="00102C15"/>
    <w:rsid w:val="00102DDC"/>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12F"/>
    <w:rsid w:val="001223CD"/>
    <w:rsid w:val="00122CB3"/>
    <w:rsid w:val="00122FB8"/>
    <w:rsid w:val="001233D4"/>
    <w:rsid w:val="00123650"/>
    <w:rsid w:val="00130707"/>
    <w:rsid w:val="001308DD"/>
    <w:rsid w:val="001309C1"/>
    <w:rsid w:val="001311FF"/>
    <w:rsid w:val="00131647"/>
    <w:rsid w:val="00131B89"/>
    <w:rsid w:val="0013224E"/>
    <w:rsid w:val="0013396D"/>
    <w:rsid w:val="0013462B"/>
    <w:rsid w:val="00136217"/>
    <w:rsid w:val="001371CB"/>
    <w:rsid w:val="00141A7E"/>
    <w:rsid w:val="001429B7"/>
    <w:rsid w:val="001431BD"/>
    <w:rsid w:val="001440D3"/>
    <w:rsid w:val="00144A5C"/>
    <w:rsid w:val="00144EEB"/>
    <w:rsid w:val="00145195"/>
    <w:rsid w:val="00145478"/>
    <w:rsid w:val="00147A4F"/>
    <w:rsid w:val="00147A98"/>
    <w:rsid w:val="00150CD5"/>
    <w:rsid w:val="00152785"/>
    <w:rsid w:val="00152A1B"/>
    <w:rsid w:val="00154881"/>
    <w:rsid w:val="001578BB"/>
    <w:rsid w:val="00160A93"/>
    <w:rsid w:val="00160F00"/>
    <w:rsid w:val="0016251B"/>
    <w:rsid w:val="00163787"/>
    <w:rsid w:val="00164E03"/>
    <w:rsid w:val="001650FB"/>
    <w:rsid w:val="00167714"/>
    <w:rsid w:val="00173E97"/>
    <w:rsid w:val="00174B35"/>
    <w:rsid w:val="001750B2"/>
    <w:rsid w:val="00175472"/>
    <w:rsid w:val="00175B2A"/>
    <w:rsid w:val="001769E7"/>
    <w:rsid w:val="00176C1F"/>
    <w:rsid w:val="001770D0"/>
    <w:rsid w:val="001822FC"/>
    <w:rsid w:val="00183145"/>
    <w:rsid w:val="0018333D"/>
    <w:rsid w:val="0018361B"/>
    <w:rsid w:val="00183A25"/>
    <w:rsid w:val="00186B30"/>
    <w:rsid w:val="00186D52"/>
    <w:rsid w:val="00190DDA"/>
    <w:rsid w:val="001918A5"/>
    <w:rsid w:val="00193D69"/>
    <w:rsid w:val="00195995"/>
    <w:rsid w:val="00195EE3"/>
    <w:rsid w:val="00197473"/>
    <w:rsid w:val="001A0EC3"/>
    <w:rsid w:val="001A10DD"/>
    <w:rsid w:val="001A4AEF"/>
    <w:rsid w:val="001A5BEB"/>
    <w:rsid w:val="001A5F86"/>
    <w:rsid w:val="001A6875"/>
    <w:rsid w:val="001A7133"/>
    <w:rsid w:val="001B1B03"/>
    <w:rsid w:val="001B250E"/>
    <w:rsid w:val="001B2DA8"/>
    <w:rsid w:val="001B52AE"/>
    <w:rsid w:val="001B6424"/>
    <w:rsid w:val="001C01BD"/>
    <w:rsid w:val="001C089A"/>
    <w:rsid w:val="001C090A"/>
    <w:rsid w:val="001C0E9F"/>
    <w:rsid w:val="001C1A5B"/>
    <w:rsid w:val="001C1AAA"/>
    <w:rsid w:val="001C7272"/>
    <w:rsid w:val="001D11D8"/>
    <w:rsid w:val="001D1F78"/>
    <w:rsid w:val="001D261F"/>
    <w:rsid w:val="001D2D78"/>
    <w:rsid w:val="001D2D7C"/>
    <w:rsid w:val="001D3142"/>
    <w:rsid w:val="001D34B2"/>
    <w:rsid w:val="001D43D4"/>
    <w:rsid w:val="001D6DC9"/>
    <w:rsid w:val="001E0153"/>
    <w:rsid w:val="001E179E"/>
    <w:rsid w:val="001E1CED"/>
    <w:rsid w:val="001E434F"/>
    <w:rsid w:val="001E45B1"/>
    <w:rsid w:val="001E60CD"/>
    <w:rsid w:val="001E6EA8"/>
    <w:rsid w:val="001F306C"/>
    <w:rsid w:val="001F33CE"/>
    <w:rsid w:val="001F5919"/>
    <w:rsid w:val="001F7F3D"/>
    <w:rsid w:val="00201392"/>
    <w:rsid w:val="002020F3"/>
    <w:rsid w:val="00204174"/>
    <w:rsid w:val="002056FE"/>
    <w:rsid w:val="002060DD"/>
    <w:rsid w:val="002077EE"/>
    <w:rsid w:val="002106F3"/>
    <w:rsid w:val="00211290"/>
    <w:rsid w:val="00211402"/>
    <w:rsid w:val="00211B9E"/>
    <w:rsid w:val="00211FD4"/>
    <w:rsid w:val="00212D2E"/>
    <w:rsid w:val="00213274"/>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40133"/>
    <w:rsid w:val="002411D6"/>
    <w:rsid w:val="00241C90"/>
    <w:rsid w:val="00243339"/>
    <w:rsid w:val="00245D74"/>
    <w:rsid w:val="00245D86"/>
    <w:rsid w:val="00246AFD"/>
    <w:rsid w:val="00247797"/>
    <w:rsid w:val="00250CEC"/>
    <w:rsid w:val="00251067"/>
    <w:rsid w:val="002529F8"/>
    <w:rsid w:val="0025310C"/>
    <w:rsid w:val="00254842"/>
    <w:rsid w:val="0025626B"/>
    <w:rsid w:val="0025659C"/>
    <w:rsid w:val="002569AF"/>
    <w:rsid w:val="00257543"/>
    <w:rsid w:val="00257D7E"/>
    <w:rsid w:val="002600C7"/>
    <w:rsid w:val="00260977"/>
    <w:rsid w:val="00264368"/>
    <w:rsid w:val="00264655"/>
    <w:rsid w:val="00264725"/>
    <w:rsid w:val="00265944"/>
    <w:rsid w:val="002706C9"/>
    <w:rsid w:val="00270BE1"/>
    <w:rsid w:val="002717D4"/>
    <w:rsid w:val="0027197B"/>
    <w:rsid w:val="00272B8E"/>
    <w:rsid w:val="00273FEC"/>
    <w:rsid w:val="002760F6"/>
    <w:rsid w:val="00276993"/>
    <w:rsid w:val="00280363"/>
    <w:rsid w:val="0028153B"/>
    <w:rsid w:val="00283BB8"/>
    <w:rsid w:val="00284081"/>
    <w:rsid w:val="00286499"/>
    <w:rsid w:val="0028681C"/>
    <w:rsid w:val="00287716"/>
    <w:rsid w:val="00290ECE"/>
    <w:rsid w:val="00291051"/>
    <w:rsid w:val="002915AB"/>
    <w:rsid w:val="00291DD1"/>
    <w:rsid w:val="00291EA3"/>
    <w:rsid w:val="00293A80"/>
    <w:rsid w:val="00294011"/>
    <w:rsid w:val="00294027"/>
    <w:rsid w:val="00294702"/>
    <w:rsid w:val="002A050F"/>
    <w:rsid w:val="002A12EE"/>
    <w:rsid w:val="002A18FF"/>
    <w:rsid w:val="002A383B"/>
    <w:rsid w:val="002A392B"/>
    <w:rsid w:val="002A3F28"/>
    <w:rsid w:val="002A51A2"/>
    <w:rsid w:val="002A5616"/>
    <w:rsid w:val="002A5EEA"/>
    <w:rsid w:val="002B143B"/>
    <w:rsid w:val="002B25F5"/>
    <w:rsid w:val="002B270C"/>
    <w:rsid w:val="002B5F74"/>
    <w:rsid w:val="002B6BC4"/>
    <w:rsid w:val="002B6DC4"/>
    <w:rsid w:val="002B6DF4"/>
    <w:rsid w:val="002C0144"/>
    <w:rsid w:val="002C1F71"/>
    <w:rsid w:val="002C21BC"/>
    <w:rsid w:val="002C4C73"/>
    <w:rsid w:val="002C4C97"/>
    <w:rsid w:val="002C54DD"/>
    <w:rsid w:val="002D09E5"/>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21BA"/>
    <w:rsid w:val="002F2A2C"/>
    <w:rsid w:val="002F3628"/>
    <w:rsid w:val="002F4917"/>
    <w:rsid w:val="002F4F42"/>
    <w:rsid w:val="002F4F91"/>
    <w:rsid w:val="002F5204"/>
    <w:rsid w:val="002F5DEF"/>
    <w:rsid w:val="002F716B"/>
    <w:rsid w:val="00300D8A"/>
    <w:rsid w:val="00302462"/>
    <w:rsid w:val="00302D09"/>
    <w:rsid w:val="00303308"/>
    <w:rsid w:val="00305257"/>
    <w:rsid w:val="0030556F"/>
    <w:rsid w:val="00306E6B"/>
    <w:rsid w:val="00307C49"/>
    <w:rsid w:val="00310107"/>
    <w:rsid w:val="00311DF6"/>
    <w:rsid w:val="0031210F"/>
    <w:rsid w:val="003139B0"/>
    <w:rsid w:val="00314D79"/>
    <w:rsid w:val="003158D8"/>
    <w:rsid w:val="003167D0"/>
    <w:rsid w:val="003205C8"/>
    <w:rsid w:val="00320613"/>
    <w:rsid w:val="0032194C"/>
    <w:rsid w:val="00321F82"/>
    <w:rsid w:val="00324C78"/>
    <w:rsid w:val="003274FB"/>
    <w:rsid w:val="00331BAA"/>
    <w:rsid w:val="00332F7F"/>
    <w:rsid w:val="003342F6"/>
    <w:rsid w:val="003349C8"/>
    <w:rsid w:val="0033569D"/>
    <w:rsid w:val="0033588C"/>
    <w:rsid w:val="00337901"/>
    <w:rsid w:val="00337EC0"/>
    <w:rsid w:val="00340853"/>
    <w:rsid w:val="00340BBA"/>
    <w:rsid w:val="003428A7"/>
    <w:rsid w:val="00343566"/>
    <w:rsid w:val="00343B2A"/>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9D4"/>
    <w:rsid w:val="0037027E"/>
    <w:rsid w:val="0037091E"/>
    <w:rsid w:val="00374C94"/>
    <w:rsid w:val="00376467"/>
    <w:rsid w:val="00376724"/>
    <w:rsid w:val="003778DC"/>
    <w:rsid w:val="00377FFC"/>
    <w:rsid w:val="00380806"/>
    <w:rsid w:val="00381410"/>
    <w:rsid w:val="003818E2"/>
    <w:rsid w:val="00381939"/>
    <w:rsid w:val="00381CF9"/>
    <w:rsid w:val="003873DB"/>
    <w:rsid w:val="003877B1"/>
    <w:rsid w:val="003921C1"/>
    <w:rsid w:val="00395229"/>
    <w:rsid w:val="00396EF5"/>
    <w:rsid w:val="003A183D"/>
    <w:rsid w:val="003A1A8F"/>
    <w:rsid w:val="003A2CC0"/>
    <w:rsid w:val="003A3BDC"/>
    <w:rsid w:val="003A5BA3"/>
    <w:rsid w:val="003A6C81"/>
    <w:rsid w:val="003A7AED"/>
    <w:rsid w:val="003B088B"/>
    <w:rsid w:val="003B0CE6"/>
    <w:rsid w:val="003B1CDC"/>
    <w:rsid w:val="003B4E90"/>
    <w:rsid w:val="003B53F0"/>
    <w:rsid w:val="003B5626"/>
    <w:rsid w:val="003C0887"/>
    <w:rsid w:val="003C5158"/>
    <w:rsid w:val="003C5598"/>
    <w:rsid w:val="003C596E"/>
    <w:rsid w:val="003C5D0E"/>
    <w:rsid w:val="003C6B32"/>
    <w:rsid w:val="003D00BE"/>
    <w:rsid w:val="003D238F"/>
    <w:rsid w:val="003D2A0C"/>
    <w:rsid w:val="003D3580"/>
    <w:rsid w:val="003D4552"/>
    <w:rsid w:val="003D5580"/>
    <w:rsid w:val="003D69E3"/>
    <w:rsid w:val="003D6DDC"/>
    <w:rsid w:val="003D75F4"/>
    <w:rsid w:val="003E2076"/>
    <w:rsid w:val="003E75C1"/>
    <w:rsid w:val="003E77CF"/>
    <w:rsid w:val="003F1247"/>
    <w:rsid w:val="003F2A8B"/>
    <w:rsid w:val="003F2BC4"/>
    <w:rsid w:val="003F2C2F"/>
    <w:rsid w:val="003F3945"/>
    <w:rsid w:val="003F5130"/>
    <w:rsid w:val="003F55DD"/>
    <w:rsid w:val="003F5F9B"/>
    <w:rsid w:val="003F6C84"/>
    <w:rsid w:val="003F75E4"/>
    <w:rsid w:val="00401011"/>
    <w:rsid w:val="00403032"/>
    <w:rsid w:val="0040354F"/>
    <w:rsid w:val="0040622E"/>
    <w:rsid w:val="00406825"/>
    <w:rsid w:val="00407016"/>
    <w:rsid w:val="004078E5"/>
    <w:rsid w:val="00407D3E"/>
    <w:rsid w:val="00410569"/>
    <w:rsid w:val="00413606"/>
    <w:rsid w:val="004147AC"/>
    <w:rsid w:val="00416C0B"/>
    <w:rsid w:val="00421304"/>
    <w:rsid w:val="004238D9"/>
    <w:rsid w:val="00423FAB"/>
    <w:rsid w:val="0042466D"/>
    <w:rsid w:val="00425DC1"/>
    <w:rsid w:val="00427961"/>
    <w:rsid w:val="0043431A"/>
    <w:rsid w:val="00434A66"/>
    <w:rsid w:val="00437A25"/>
    <w:rsid w:val="00441584"/>
    <w:rsid w:val="00441DF9"/>
    <w:rsid w:val="00442024"/>
    <w:rsid w:val="00442719"/>
    <w:rsid w:val="00442ADA"/>
    <w:rsid w:val="00442B88"/>
    <w:rsid w:val="00442D25"/>
    <w:rsid w:val="00443569"/>
    <w:rsid w:val="00443862"/>
    <w:rsid w:val="00443A25"/>
    <w:rsid w:val="00445C48"/>
    <w:rsid w:val="00445E54"/>
    <w:rsid w:val="00446C30"/>
    <w:rsid w:val="004518B8"/>
    <w:rsid w:val="00451A77"/>
    <w:rsid w:val="00455492"/>
    <w:rsid w:val="00455A54"/>
    <w:rsid w:val="00455D3B"/>
    <w:rsid w:val="0045691E"/>
    <w:rsid w:val="00456A35"/>
    <w:rsid w:val="00456E74"/>
    <w:rsid w:val="00457DA9"/>
    <w:rsid w:val="004602BB"/>
    <w:rsid w:val="004604BA"/>
    <w:rsid w:val="00460A66"/>
    <w:rsid w:val="004619F2"/>
    <w:rsid w:val="004628C6"/>
    <w:rsid w:val="00463757"/>
    <w:rsid w:val="00464373"/>
    <w:rsid w:val="004645CB"/>
    <w:rsid w:val="0046460C"/>
    <w:rsid w:val="00465557"/>
    <w:rsid w:val="004676CA"/>
    <w:rsid w:val="00470761"/>
    <w:rsid w:val="004709D1"/>
    <w:rsid w:val="00474585"/>
    <w:rsid w:val="00475167"/>
    <w:rsid w:val="0047545E"/>
    <w:rsid w:val="00481BF7"/>
    <w:rsid w:val="00482064"/>
    <w:rsid w:val="004820D0"/>
    <w:rsid w:val="00483335"/>
    <w:rsid w:val="0048349E"/>
    <w:rsid w:val="00483580"/>
    <w:rsid w:val="00484BEC"/>
    <w:rsid w:val="00484F80"/>
    <w:rsid w:val="00485479"/>
    <w:rsid w:val="00486C51"/>
    <w:rsid w:val="004874C7"/>
    <w:rsid w:val="00487CF3"/>
    <w:rsid w:val="00491C21"/>
    <w:rsid w:val="00492AB9"/>
    <w:rsid w:val="00492D70"/>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9D0"/>
    <w:rsid w:val="00506AA5"/>
    <w:rsid w:val="00510EAC"/>
    <w:rsid w:val="0051196E"/>
    <w:rsid w:val="0051250B"/>
    <w:rsid w:val="005137C3"/>
    <w:rsid w:val="005143FF"/>
    <w:rsid w:val="005161B8"/>
    <w:rsid w:val="0051643A"/>
    <w:rsid w:val="0051746D"/>
    <w:rsid w:val="00517ADD"/>
    <w:rsid w:val="00520E73"/>
    <w:rsid w:val="005210D9"/>
    <w:rsid w:val="00521B4E"/>
    <w:rsid w:val="00522FC1"/>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E1"/>
    <w:rsid w:val="00547473"/>
    <w:rsid w:val="0055033F"/>
    <w:rsid w:val="00553B49"/>
    <w:rsid w:val="00553E46"/>
    <w:rsid w:val="00554C73"/>
    <w:rsid w:val="00557125"/>
    <w:rsid w:val="005572C3"/>
    <w:rsid w:val="00557CA2"/>
    <w:rsid w:val="00557DEC"/>
    <w:rsid w:val="00561262"/>
    <w:rsid w:val="00561E2F"/>
    <w:rsid w:val="00563043"/>
    <w:rsid w:val="00563800"/>
    <w:rsid w:val="005653C4"/>
    <w:rsid w:val="005667DB"/>
    <w:rsid w:val="00570201"/>
    <w:rsid w:val="00570E49"/>
    <w:rsid w:val="00571A45"/>
    <w:rsid w:val="00571E6C"/>
    <w:rsid w:val="005737FD"/>
    <w:rsid w:val="0057534C"/>
    <w:rsid w:val="00575B08"/>
    <w:rsid w:val="00576596"/>
    <w:rsid w:val="00576B85"/>
    <w:rsid w:val="005776EC"/>
    <w:rsid w:val="005812B8"/>
    <w:rsid w:val="005841C5"/>
    <w:rsid w:val="005849FB"/>
    <w:rsid w:val="00585F08"/>
    <w:rsid w:val="00591CF0"/>
    <w:rsid w:val="005926C5"/>
    <w:rsid w:val="00592C27"/>
    <w:rsid w:val="0059424B"/>
    <w:rsid w:val="00595635"/>
    <w:rsid w:val="0059670C"/>
    <w:rsid w:val="00596D92"/>
    <w:rsid w:val="0059700B"/>
    <w:rsid w:val="005976B1"/>
    <w:rsid w:val="005A1A04"/>
    <w:rsid w:val="005A1CBA"/>
    <w:rsid w:val="005A47D2"/>
    <w:rsid w:val="005A55FD"/>
    <w:rsid w:val="005A5987"/>
    <w:rsid w:val="005A738C"/>
    <w:rsid w:val="005A7550"/>
    <w:rsid w:val="005B01A9"/>
    <w:rsid w:val="005B0CBE"/>
    <w:rsid w:val="005B1241"/>
    <w:rsid w:val="005B25EE"/>
    <w:rsid w:val="005B3026"/>
    <w:rsid w:val="005B3ABA"/>
    <w:rsid w:val="005B4138"/>
    <w:rsid w:val="005B4ADA"/>
    <w:rsid w:val="005B5652"/>
    <w:rsid w:val="005B59A0"/>
    <w:rsid w:val="005B629F"/>
    <w:rsid w:val="005B72B4"/>
    <w:rsid w:val="005C106A"/>
    <w:rsid w:val="005C1B8E"/>
    <w:rsid w:val="005C2183"/>
    <w:rsid w:val="005C26B6"/>
    <w:rsid w:val="005C3A8C"/>
    <w:rsid w:val="005C46E8"/>
    <w:rsid w:val="005C5E9A"/>
    <w:rsid w:val="005C5EEA"/>
    <w:rsid w:val="005C7627"/>
    <w:rsid w:val="005D0215"/>
    <w:rsid w:val="005D0657"/>
    <w:rsid w:val="005D0B39"/>
    <w:rsid w:val="005D254E"/>
    <w:rsid w:val="005D3AF9"/>
    <w:rsid w:val="005D6385"/>
    <w:rsid w:val="005D6D22"/>
    <w:rsid w:val="005D71B7"/>
    <w:rsid w:val="005D7EA6"/>
    <w:rsid w:val="005E07B5"/>
    <w:rsid w:val="005E4896"/>
    <w:rsid w:val="005E5840"/>
    <w:rsid w:val="005E6560"/>
    <w:rsid w:val="005E678D"/>
    <w:rsid w:val="005F0557"/>
    <w:rsid w:val="005F3B03"/>
    <w:rsid w:val="005F4BD8"/>
    <w:rsid w:val="005F5A9C"/>
    <w:rsid w:val="00600233"/>
    <w:rsid w:val="0060136A"/>
    <w:rsid w:val="006014B7"/>
    <w:rsid w:val="00601F8B"/>
    <w:rsid w:val="006047B5"/>
    <w:rsid w:val="006058C5"/>
    <w:rsid w:val="00605A9C"/>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4EB"/>
    <w:rsid w:val="0062650C"/>
    <w:rsid w:val="00631424"/>
    <w:rsid w:val="00631F90"/>
    <w:rsid w:val="006339DC"/>
    <w:rsid w:val="00634DD9"/>
    <w:rsid w:val="006363AA"/>
    <w:rsid w:val="00637C8E"/>
    <w:rsid w:val="006407CC"/>
    <w:rsid w:val="006408F0"/>
    <w:rsid w:val="00640C84"/>
    <w:rsid w:val="00644A4F"/>
    <w:rsid w:val="006454DB"/>
    <w:rsid w:val="00646C9D"/>
    <w:rsid w:val="0064714C"/>
    <w:rsid w:val="006472E6"/>
    <w:rsid w:val="00650096"/>
    <w:rsid w:val="00650228"/>
    <w:rsid w:val="0065281D"/>
    <w:rsid w:val="00654EED"/>
    <w:rsid w:val="006558E4"/>
    <w:rsid w:val="00656210"/>
    <w:rsid w:val="00656934"/>
    <w:rsid w:val="00657878"/>
    <w:rsid w:val="00657F50"/>
    <w:rsid w:val="00660466"/>
    <w:rsid w:val="0066058A"/>
    <w:rsid w:val="00662987"/>
    <w:rsid w:val="006630B8"/>
    <w:rsid w:val="0066354C"/>
    <w:rsid w:val="00663DA3"/>
    <w:rsid w:val="0066458B"/>
    <w:rsid w:val="00664BE5"/>
    <w:rsid w:val="00665D51"/>
    <w:rsid w:val="00667531"/>
    <w:rsid w:val="00667F2E"/>
    <w:rsid w:val="00670ADF"/>
    <w:rsid w:val="00671050"/>
    <w:rsid w:val="00673939"/>
    <w:rsid w:val="00673FBC"/>
    <w:rsid w:val="00674022"/>
    <w:rsid w:val="006754BF"/>
    <w:rsid w:val="00676570"/>
    <w:rsid w:val="006768CC"/>
    <w:rsid w:val="00682D0D"/>
    <w:rsid w:val="00682E07"/>
    <w:rsid w:val="006834ED"/>
    <w:rsid w:val="00683B17"/>
    <w:rsid w:val="00683E89"/>
    <w:rsid w:val="00684D1C"/>
    <w:rsid w:val="00684F40"/>
    <w:rsid w:val="006905FF"/>
    <w:rsid w:val="0069115F"/>
    <w:rsid w:val="006921D0"/>
    <w:rsid w:val="006924FC"/>
    <w:rsid w:val="00693686"/>
    <w:rsid w:val="006948FF"/>
    <w:rsid w:val="00695688"/>
    <w:rsid w:val="006959F0"/>
    <w:rsid w:val="00696E51"/>
    <w:rsid w:val="00697E93"/>
    <w:rsid w:val="00697EF9"/>
    <w:rsid w:val="006A14CC"/>
    <w:rsid w:val="006A1A44"/>
    <w:rsid w:val="006A3C38"/>
    <w:rsid w:val="006A4B07"/>
    <w:rsid w:val="006A62CD"/>
    <w:rsid w:val="006A6354"/>
    <w:rsid w:val="006A6B25"/>
    <w:rsid w:val="006A6FBB"/>
    <w:rsid w:val="006B35AD"/>
    <w:rsid w:val="006B46B2"/>
    <w:rsid w:val="006B4BF1"/>
    <w:rsid w:val="006C0637"/>
    <w:rsid w:val="006C0D8C"/>
    <w:rsid w:val="006C2199"/>
    <w:rsid w:val="006C2EEF"/>
    <w:rsid w:val="006C50C7"/>
    <w:rsid w:val="006C6C86"/>
    <w:rsid w:val="006D52EB"/>
    <w:rsid w:val="006D740F"/>
    <w:rsid w:val="006E054E"/>
    <w:rsid w:val="006E0E42"/>
    <w:rsid w:val="006E1182"/>
    <w:rsid w:val="006E2DE8"/>
    <w:rsid w:val="006E2E51"/>
    <w:rsid w:val="006E32B1"/>
    <w:rsid w:val="006E568A"/>
    <w:rsid w:val="006E569A"/>
    <w:rsid w:val="006E6B00"/>
    <w:rsid w:val="006E705B"/>
    <w:rsid w:val="006F00C1"/>
    <w:rsid w:val="006F25E3"/>
    <w:rsid w:val="006F2907"/>
    <w:rsid w:val="006F2F34"/>
    <w:rsid w:val="006F361B"/>
    <w:rsid w:val="006F3658"/>
    <w:rsid w:val="006F3827"/>
    <w:rsid w:val="006F3CF0"/>
    <w:rsid w:val="006F7C03"/>
    <w:rsid w:val="00700114"/>
    <w:rsid w:val="00700E79"/>
    <w:rsid w:val="0070116F"/>
    <w:rsid w:val="007022BB"/>
    <w:rsid w:val="0070576D"/>
    <w:rsid w:val="00707B31"/>
    <w:rsid w:val="00711BA3"/>
    <w:rsid w:val="007130C9"/>
    <w:rsid w:val="00714AE3"/>
    <w:rsid w:val="0071532D"/>
    <w:rsid w:val="00720BAE"/>
    <w:rsid w:val="00720BB9"/>
    <w:rsid w:val="007218E3"/>
    <w:rsid w:val="0072247D"/>
    <w:rsid w:val="007235C4"/>
    <w:rsid w:val="0072370F"/>
    <w:rsid w:val="00725491"/>
    <w:rsid w:val="00730E14"/>
    <w:rsid w:val="00732915"/>
    <w:rsid w:val="00732E7B"/>
    <w:rsid w:val="0073313C"/>
    <w:rsid w:val="007335C4"/>
    <w:rsid w:val="00735638"/>
    <w:rsid w:val="00736797"/>
    <w:rsid w:val="007376E1"/>
    <w:rsid w:val="007376EA"/>
    <w:rsid w:val="0073791D"/>
    <w:rsid w:val="00737B65"/>
    <w:rsid w:val="00741774"/>
    <w:rsid w:val="00741AAF"/>
    <w:rsid w:val="0074222E"/>
    <w:rsid w:val="00742AD2"/>
    <w:rsid w:val="00742ECE"/>
    <w:rsid w:val="007438A2"/>
    <w:rsid w:val="0074469D"/>
    <w:rsid w:val="00744F39"/>
    <w:rsid w:val="007451FC"/>
    <w:rsid w:val="00745F47"/>
    <w:rsid w:val="00747341"/>
    <w:rsid w:val="00752538"/>
    <w:rsid w:val="00755382"/>
    <w:rsid w:val="00755756"/>
    <w:rsid w:val="00755C34"/>
    <w:rsid w:val="00757A94"/>
    <w:rsid w:val="00760BC0"/>
    <w:rsid w:val="0076151F"/>
    <w:rsid w:val="00761FA5"/>
    <w:rsid w:val="00762FB0"/>
    <w:rsid w:val="00764D5E"/>
    <w:rsid w:val="00765695"/>
    <w:rsid w:val="0076687D"/>
    <w:rsid w:val="00767F8D"/>
    <w:rsid w:val="007701B8"/>
    <w:rsid w:val="0077031F"/>
    <w:rsid w:val="00772B06"/>
    <w:rsid w:val="00773CBF"/>
    <w:rsid w:val="00776767"/>
    <w:rsid w:val="00776E91"/>
    <w:rsid w:val="00777EB6"/>
    <w:rsid w:val="00780424"/>
    <w:rsid w:val="00781553"/>
    <w:rsid w:val="00783646"/>
    <w:rsid w:val="00785DF9"/>
    <w:rsid w:val="00786203"/>
    <w:rsid w:val="0078758F"/>
    <w:rsid w:val="00787ACF"/>
    <w:rsid w:val="00787C02"/>
    <w:rsid w:val="00790B7E"/>
    <w:rsid w:val="007917A1"/>
    <w:rsid w:val="007926BA"/>
    <w:rsid w:val="0079326E"/>
    <w:rsid w:val="0079448E"/>
    <w:rsid w:val="00794494"/>
    <w:rsid w:val="0079566F"/>
    <w:rsid w:val="007A0D38"/>
    <w:rsid w:val="007A1351"/>
    <w:rsid w:val="007A1605"/>
    <w:rsid w:val="007A1EA2"/>
    <w:rsid w:val="007A25D9"/>
    <w:rsid w:val="007A3F1B"/>
    <w:rsid w:val="007A5153"/>
    <w:rsid w:val="007A5D00"/>
    <w:rsid w:val="007A5F3B"/>
    <w:rsid w:val="007A75DD"/>
    <w:rsid w:val="007B0E24"/>
    <w:rsid w:val="007B169D"/>
    <w:rsid w:val="007B2377"/>
    <w:rsid w:val="007B3487"/>
    <w:rsid w:val="007B605F"/>
    <w:rsid w:val="007B71BD"/>
    <w:rsid w:val="007B76DE"/>
    <w:rsid w:val="007C128D"/>
    <w:rsid w:val="007C13CE"/>
    <w:rsid w:val="007C14D3"/>
    <w:rsid w:val="007C2EE2"/>
    <w:rsid w:val="007C2FDC"/>
    <w:rsid w:val="007C351E"/>
    <w:rsid w:val="007D0A50"/>
    <w:rsid w:val="007D1ACF"/>
    <w:rsid w:val="007D368A"/>
    <w:rsid w:val="007D58DA"/>
    <w:rsid w:val="007D7572"/>
    <w:rsid w:val="007D798F"/>
    <w:rsid w:val="007E4A25"/>
    <w:rsid w:val="007E4BB6"/>
    <w:rsid w:val="007E50BD"/>
    <w:rsid w:val="007E6C38"/>
    <w:rsid w:val="007E7214"/>
    <w:rsid w:val="007E74FB"/>
    <w:rsid w:val="007E79FC"/>
    <w:rsid w:val="007F2573"/>
    <w:rsid w:val="007F25B9"/>
    <w:rsid w:val="007F35D5"/>
    <w:rsid w:val="007F4E20"/>
    <w:rsid w:val="007F5095"/>
    <w:rsid w:val="007F60D9"/>
    <w:rsid w:val="007F6CC7"/>
    <w:rsid w:val="007F7B75"/>
    <w:rsid w:val="008009D1"/>
    <w:rsid w:val="00802DC3"/>
    <w:rsid w:val="008051DB"/>
    <w:rsid w:val="00805D79"/>
    <w:rsid w:val="00810060"/>
    <w:rsid w:val="00811E10"/>
    <w:rsid w:val="00814698"/>
    <w:rsid w:val="00815E1B"/>
    <w:rsid w:val="008178D6"/>
    <w:rsid w:val="0082165C"/>
    <w:rsid w:val="00822144"/>
    <w:rsid w:val="00822C40"/>
    <w:rsid w:val="00824103"/>
    <w:rsid w:val="00824618"/>
    <w:rsid w:val="00824FAF"/>
    <w:rsid w:val="008259C5"/>
    <w:rsid w:val="00825ED8"/>
    <w:rsid w:val="00826968"/>
    <w:rsid w:val="00830CB8"/>
    <w:rsid w:val="00834697"/>
    <w:rsid w:val="008347CD"/>
    <w:rsid w:val="00835222"/>
    <w:rsid w:val="00835CC6"/>
    <w:rsid w:val="00836405"/>
    <w:rsid w:val="00836408"/>
    <w:rsid w:val="00837245"/>
    <w:rsid w:val="00837536"/>
    <w:rsid w:val="008406EF"/>
    <w:rsid w:val="00840B10"/>
    <w:rsid w:val="008411F8"/>
    <w:rsid w:val="008413FD"/>
    <w:rsid w:val="008415EE"/>
    <w:rsid w:val="008418A2"/>
    <w:rsid w:val="00841C98"/>
    <w:rsid w:val="0084248B"/>
    <w:rsid w:val="008426D3"/>
    <w:rsid w:val="00843BE2"/>
    <w:rsid w:val="008457E7"/>
    <w:rsid w:val="00845AA8"/>
    <w:rsid w:val="00846A6B"/>
    <w:rsid w:val="00850F9F"/>
    <w:rsid w:val="00855518"/>
    <w:rsid w:val="00855CA8"/>
    <w:rsid w:val="008563B8"/>
    <w:rsid w:val="00856B2E"/>
    <w:rsid w:val="008575AA"/>
    <w:rsid w:val="0085792C"/>
    <w:rsid w:val="0086232A"/>
    <w:rsid w:val="0086249B"/>
    <w:rsid w:val="008638BF"/>
    <w:rsid w:val="00864159"/>
    <w:rsid w:val="008642A6"/>
    <w:rsid w:val="0086459B"/>
    <w:rsid w:val="008662BC"/>
    <w:rsid w:val="008664A1"/>
    <w:rsid w:val="008704F9"/>
    <w:rsid w:val="008710E2"/>
    <w:rsid w:val="00871C8F"/>
    <w:rsid w:val="00872395"/>
    <w:rsid w:val="008725F8"/>
    <w:rsid w:val="00873308"/>
    <w:rsid w:val="00873776"/>
    <w:rsid w:val="00873AEC"/>
    <w:rsid w:val="00874C0B"/>
    <w:rsid w:val="00874E26"/>
    <w:rsid w:val="00876C10"/>
    <w:rsid w:val="00876CC5"/>
    <w:rsid w:val="00880205"/>
    <w:rsid w:val="0088025B"/>
    <w:rsid w:val="00881517"/>
    <w:rsid w:val="008823CD"/>
    <w:rsid w:val="0088336B"/>
    <w:rsid w:val="0088564F"/>
    <w:rsid w:val="008859BD"/>
    <w:rsid w:val="008875D6"/>
    <w:rsid w:val="008922DC"/>
    <w:rsid w:val="00894122"/>
    <w:rsid w:val="008955CF"/>
    <w:rsid w:val="00895818"/>
    <w:rsid w:val="008967D2"/>
    <w:rsid w:val="00897118"/>
    <w:rsid w:val="0089728B"/>
    <w:rsid w:val="008973F7"/>
    <w:rsid w:val="008A1A4A"/>
    <w:rsid w:val="008A25BC"/>
    <w:rsid w:val="008A2918"/>
    <w:rsid w:val="008A4B7B"/>
    <w:rsid w:val="008A58C6"/>
    <w:rsid w:val="008A59C1"/>
    <w:rsid w:val="008A7CE9"/>
    <w:rsid w:val="008B0769"/>
    <w:rsid w:val="008B11AB"/>
    <w:rsid w:val="008B1E84"/>
    <w:rsid w:val="008B2273"/>
    <w:rsid w:val="008B4725"/>
    <w:rsid w:val="008C028C"/>
    <w:rsid w:val="008C0E44"/>
    <w:rsid w:val="008C4351"/>
    <w:rsid w:val="008D086C"/>
    <w:rsid w:val="008D0EBC"/>
    <w:rsid w:val="008D10E3"/>
    <w:rsid w:val="008D16AC"/>
    <w:rsid w:val="008D4AA9"/>
    <w:rsid w:val="008D6CA4"/>
    <w:rsid w:val="008D6F86"/>
    <w:rsid w:val="008D74BA"/>
    <w:rsid w:val="008D7B00"/>
    <w:rsid w:val="008E1C45"/>
    <w:rsid w:val="008E1F23"/>
    <w:rsid w:val="008E2C5C"/>
    <w:rsid w:val="008E4DAD"/>
    <w:rsid w:val="008E514D"/>
    <w:rsid w:val="008E57A4"/>
    <w:rsid w:val="008E5DAB"/>
    <w:rsid w:val="008E6A8F"/>
    <w:rsid w:val="008F1210"/>
    <w:rsid w:val="008F2379"/>
    <w:rsid w:val="008F255F"/>
    <w:rsid w:val="008F284F"/>
    <w:rsid w:val="008F373A"/>
    <w:rsid w:val="008F3F52"/>
    <w:rsid w:val="008F4B67"/>
    <w:rsid w:val="00901224"/>
    <w:rsid w:val="00901667"/>
    <w:rsid w:val="00910A2D"/>
    <w:rsid w:val="0091154F"/>
    <w:rsid w:val="009117CA"/>
    <w:rsid w:val="00911C4B"/>
    <w:rsid w:val="0091300F"/>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27F89"/>
    <w:rsid w:val="00935241"/>
    <w:rsid w:val="00935E9F"/>
    <w:rsid w:val="009371D5"/>
    <w:rsid w:val="00937221"/>
    <w:rsid w:val="00937449"/>
    <w:rsid w:val="00937C7F"/>
    <w:rsid w:val="0094005B"/>
    <w:rsid w:val="00940609"/>
    <w:rsid w:val="009411AC"/>
    <w:rsid w:val="00942445"/>
    <w:rsid w:val="009445C9"/>
    <w:rsid w:val="00944F4D"/>
    <w:rsid w:val="009450A1"/>
    <w:rsid w:val="0094564B"/>
    <w:rsid w:val="009462DE"/>
    <w:rsid w:val="00950439"/>
    <w:rsid w:val="00950525"/>
    <w:rsid w:val="00951DA0"/>
    <w:rsid w:val="009539BE"/>
    <w:rsid w:val="00953C8F"/>
    <w:rsid w:val="00954B61"/>
    <w:rsid w:val="00954F27"/>
    <w:rsid w:val="009570BD"/>
    <w:rsid w:val="00957D80"/>
    <w:rsid w:val="00960F08"/>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9139F"/>
    <w:rsid w:val="00992190"/>
    <w:rsid w:val="00992497"/>
    <w:rsid w:val="00992E93"/>
    <w:rsid w:val="00997873"/>
    <w:rsid w:val="009A0A72"/>
    <w:rsid w:val="009A1AEE"/>
    <w:rsid w:val="009A1B0C"/>
    <w:rsid w:val="009A2258"/>
    <w:rsid w:val="009A2E74"/>
    <w:rsid w:val="009A38E2"/>
    <w:rsid w:val="009A68B0"/>
    <w:rsid w:val="009A69CF"/>
    <w:rsid w:val="009B245F"/>
    <w:rsid w:val="009B3BE0"/>
    <w:rsid w:val="009B47FE"/>
    <w:rsid w:val="009B6D0B"/>
    <w:rsid w:val="009B74DD"/>
    <w:rsid w:val="009C0830"/>
    <w:rsid w:val="009C0CD1"/>
    <w:rsid w:val="009C155F"/>
    <w:rsid w:val="009C1AC1"/>
    <w:rsid w:val="009C206C"/>
    <w:rsid w:val="009C33D3"/>
    <w:rsid w:val="009C35F2"/>
    <w:rsid w:val="009C3D34"/>
    <w:rsid w:val="009C43EC"/>
    <w:rsid w:val="009C5BD2"/>
    <w:rsid w:val="009C71C7"/>
    <w:rsid w:val="009C7D1E"/>
    <w:rsid w:val="009D0178"/>
    <w:rsid w:val="009D4308"/>
    <w:rsid w:val="009D474E"/>
    <w:rsid w:val="009D49F7"/>
    <w:rsid w:val="009D62C8"/>
    <w:rsid w:val="009D6BC2"/>
    <w:rsid w:val="009E15B2"/>
    <w:rsid w:val="009E26AC"/>
    <w:rsid w:val="009E320A"/>
    <w:rsid w:val="009E3893"/>
    <w:rsid w:val="009E39AF"/>
    <w:rsid w:val="009F1A51"/>
    <w:rsid w:val="009F30F8"/>
    <w:rsid w:val="009F4A9E"/>
    <w:rsid w:val="009F62FF"/>
    <w:rsid w:val="00A00C59"/>
    <w:rsid w:val="00A042F4"/>
    <w:rsid w:val="00A07DB4"/>
    <w:rsid w:val="00A10CAE"/>
    <w:rsid w:val="00A16214"/>
    <w:rsid w:val="00A1678C"/>
    <w:rsid w:val="00A21335"/>
    <w:rsid w:val="00A235D0"/>
    <w:rsid w:val="00A241A5"/>
    <w:rsid w:val="00A26E84"/>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B15"/>
    <w:rsid w:val="00A44FD4"/>
    <w:rsid w:val="00A50C6A"/>
    <w:rsid w:val="00A50D2A"/>
    <w:rsid w:val="00A51158"/>
    <w:rsid w:val="00A52D29"/>
    <w:rsid w:val="00A530BF"/>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89"/>
    <w:rsid w:val="00A806C5"/>
    <w:rsid w:val="00A8070D"/>
    <w:rsid w:val="00A80A11"/>
    <w:rsid w:val="00A80BEA"/>
    <w:rsid w:val="00A824BE"/>
    <w:rsid w:val="00A855D3"/>
    <w:rsid w:val="00A858B9"/>
    <w:rsid w:val="00A85BC6"/>
    <w:rsid w:val="00A85F8E"/>
    <w:rsid w:val="00A86C3E"/>
    <w:rsid w:val="00A86D2D"/>
    <w:rsid w:val="00A92265"/>
    <w:rsid w:val="00A93F73"/>
    <w:rsid w:val="00A94AAD"/>
    <w:rsid w:val="00A9522E"/>
    <w:rsid w:val="00A96232"/>
    <w:rsid w:val="00A96DFA"/>
    <w:rsid w:val="00A975CF"/>
    <w:rsid w:val="00A97AAE"/>
    <w:rsid w:val="00AA1F36"/>
    <w:rsid w:val="00AA271E"/>
    <w:rsid w:val="00AA34CB"/>
    <w:rsid w:val="00AA369A"/>
    <w:rsid w:val="00AA3737"/>
    <w:rsid w:val="00AA377F"/>
    <w:rsid w:val="00AA532A"/>
    <w:rsid w:val="00AA5F81"/>
    <w:rsid w:val="00AA7439"/>
    <w:rsid w:val="00AB00B5"/>
    <w:rsid w:val="00AB35D5"/>
    <w:rsid w:val="00AB385B"/>
    <w:rsid w:val="00AB4712"/>
    <w:rsid w:val="00AB48BB"/>
    <w:rsid w:val="00AB5086"/>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538F"/>
    <w:rsid w:val="00AD5BE1"/>
    <w:rsid w:val="00AD5DE2"/>
    <w:rsid w:val="00AD6CBC"/>
    <w:rsid w:val="00AD71B5"/>
    <w:rsid w:val="00AE0465"/>
    <w:rsid w:val="00AE3569"/>
    <w:rsid w:val="00AE3E33"/>
    <w:rsid w:val="00AE6D65"/>
    <w:rsid w:val="00AF0A7A"/>
    <w:rsid w:val="00AF0EB5"/>
    <w:rsid w:val="00AF1CA0"/>
    <w:rsid w:val="00AF22BD"/>
    <w:rsid w:val="00AF305F"/>
    <w:rsid w:val="00AF3566"/>
    <w:rsid w:val="00AF3962"/>
    <w:rsid w:val="00AF4101"/>
    <w:rsid w:val="00AF4ACB"/>
    <w:rsid w:val="00AF5CF6"/>
    <w:rsid w:val="00AF5D2E"/>
    <w:rsid w:val="00AF6987"/>
    <w:rsid w:val="00AF6CBC"/>
    <w:rsid w:val="00B000C5"/>
    <w:rsid w:val="00B01678"/>
    <w:rsid w:val="00B025F8"/>
    <w:rsid w:val="00B02AF8"/>
    <w:rsid w:val="00B05A6F"/>
    <w:rsid w:val="00B06511"/>
    <w:rsid w:val="00B06518"/>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1300"/>
    <w:rsid w:val="00B22D6C"/>
    <w:rsid w:val="00B26550"/>
    <w:rsid w:val="00B31F52"/>
    <w:rsid w:val="00B31FBC"/>
    <w:rsid w:val="00B3264E"/>
    <w:rsid w:val="00B332C0"/>
    <w:rsid w:val="00B335E4"/>
    <w:rsid w:val="00B3422A"/>
    <w:rsid w:val="00B36640"/>
    <w:rsid w:val="00B40CB5"/>
    <w:rsid w:val="00B427D1"/>
    <w:rsid w:val="00B43901"/>
    <w:rsid w:val="00B43D6B"/>
    <w:rsid w:val="00B44258"/>
    <w:rsid w:val="00B44607"/>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D20"/>
    <w:rsid w:val="00B61EB9"/>
    <w:rsid w:val="00B62B16"/>
    <w:rsid w:val="00B630B9"/>
    <w:rsid w:val="00B6387C"/>
    <w:rsid w:val="00B64C35"/>
    <w:rsid w:val="00B64DEC"/>
    <w:rsid w:val="00B6583C"/>
    <w:rsid w:val="00B65854"/>
    <w:rsid w:val="00B65D3C"/>
    <w:rsid w:val="00B676B1"/>
    <w:rsid w:val="00B7033B"/>
    <w:rsid w:val="00B70E5E"/>
    <w:rsid w:val="00B71E54"/>
    <w:rsid w:val="00B72397"/>
    <w:rsid w:val="00B72861"/>
    <w:rsid w:val="00B72BC6"/>
    <w:rsid w:val="00B73CDF"/>
    <w:rsid w:val="00B7454B"/>
    <w:rsid w:val="00B75720"/>
    <w:rsid w:val="00B75855"/>
    <w:rsid w:val="00B778F3"/>
    <w:rsid w:val="00B80DB4"/>
    <w:rsid w:val="00B81AAE"/>
    <w:rsid w:val="00B82E8A"/>
    <w:rsid w:val="00B83A11"/>
    <w:rsid w:val="00B857CA"/>
    <w:rsid w:val="00B861EF"/>
    <w:rsid w:val="00B863EA"/>
    <w:rsid w:val="00B8698D"/>
    <w:rsid w:val="00B870C7"/>
    <w:rsid w:val="00B90953"/>
    <w:rsid w:val="00B90B2B"/>
    <w:rsid w:val="00B9282B"/>
    <w:rsid w:val="00B94962"/>
    <w:rsid w:val="00B94C2E"/>
    <w:rsid w:val="00B95270"/>
    <w:rsid w:val="00B96545"/>
    <w:rsid w:val="00BA040C"/>
    <w:rsid w:val="00BA15BA"/>
    <w:rsid w:val="00BA7168"/>
    <w:rsid w:val="00BA716E"/>
    <w:rsid w:val="00BA7A9D"/>
    <w:rsid w:val="00BA7C93"/>
    <w:rsid w:val="00BB0A0E"/>
    <w:rsid w:val="00BB1662"/>
    <w:rsid w:val="00BB21C4"/>
    <w:rsid w:val="00BB39BD"/>
    <w:rsid w:val="00BB4096"/>
    <w:rsid w:val="00BB4255"/>
    <w:rsid w:val="00BB4604"/>
    <w:rsid w:val="00BB6328"/>
    <w:rsid w:val="00BB6E12"/>
    <w:rsid w:val="00BB7C9B"/>
    <w:rsid w:val="00BC0316"/>
    <w:rsid w:val="00BC0F18"/>
    <w:rsid w:val="00BC228A"/>
    <w:rsid w:val="00BC22A8"/>
    <w:rsid w:val="00BC47FE"/>
    <w:rsid w:val="00BC4D6F"/>
    <w:rsid w:val="00BC5F51"/>
    <w:rsid w:val="00BC68D8"/>
    <w:rsid w:val="00BD0849"/>
    <w:rsid w:val="00BD366C"/>
    <w:rsid w:val="00BD4357"/>
    <w:rsid w:val="00BD5426"/>
    <w:rsid w:val="00BD6F12"/>
    <w:rsid w:val="00BE09F0"/>
    <w:rsid w:val="00BE0C59"/>
    <w:rsid w:val="00BE0DBB"/>
    <w:rsid w:val="00BE3906"/>
    <w:rsid w:val="00BE3C01"/>
    <w:rsid w:val="00BE6CD3"/>
    <w:rsid w:val="00BE70D7"/>
    <w:rsid w:val="00BF0E4D"/>
    <w:rsid w:val="00BF1C2A"/>
    <w:rsid w:val="00BF305B"/>
    <w:rsid w:val="00BF347D"/>
    <w:rsid w:val="00BF35BD"/>
    <w:rsid w:val="00BF36BC"/>
    <w:rsid w:val="00BF47C3"/>
    <w:rsid w:val="00BF7E2F"/>
    <w:rsid w:val="00C02A02"/>
    <w:rsid w:val="00C06124"/>
    <w:rsid w:val="00C0613D"/>
    <w:rsid w:val="00C06A0A"/>
    <w:rsid w:val="00C07248"/>
    <w:rsid w:val="00C07B21"/>
    <w:rsid w:val="00C110EC"/>
    <w:rsid w:val="00C119E4"/>
    <w:rsid w:val="00C12027"/>
    <w:rsid w:val="00C143C2"/>
    <w:rsid w:val="00C1495F"/>
    <w:rsid w:val="00C150D1"/>
    <w:rsid w:val="00C17A85"/>
    <w:rsid w:val="00C17B9F"/>
    <w:rsid w:val="00C20115"/>
    <w:rsid w:val="00C20868"/>
    <w:rsid w:val="00C2222C"/>
    <w:rsid w:val="00C22314"/>
    <w:rsid w:val="00C239BE"/>
    <w:rsid w:val="00C24B28"/>
    <w:rsid w:val="00C24DC1"/>
    <w:rsid w:val="00C25A87"/>
    <w:rsid w:val="00C27512"/>
    <w:rsid w:val="00C31B0F"/>
    <w:rsid w:val="00C33153"/>
    <w:rsid w:val="00C33ABD"/>
    <w:rsid w:val="00C34245"/>
    <w:rsid w:val="00C343B7"/>
    <w:rsid w:val="00C343FC"/>
    <w:rsid w:val="00C349A7"/>
    <w:rsid w:val="00C363B2"/>
    <w:rsid w:val="00C36815"/>
    <w:rsid w:val="00C36FA5"/>
    <w:rsid w:val="00C373FE"/>
    <w:rsid w:val="00C40EEF"/>
    <w:rsid w:val="00C41206"/>
    <w:rsid w:val="00C425E1"/>
    <w:rsid w:val="00C52DB0"/>
    <w:rsid w:val="00C5381F"/>
    <w:rsid w:val="00C53AAA"/>
    <w:rsid w:val="00C54049"/>
    <w:rsid w:val="00C541B8"/>
    <w:rsid w:val="00C54DC2"/>
    <w:rsid w:val="00C55C79"/>
    <w:rsid w:val="00C56569"/>
    <w:rsid w:val="00C615E4"/>
    <w:rsid w:val="00C61853"/>
    <w:rsid w:val="00C61DEA"/>
    <w:rsid w:val="00C63944"/>
    <w:rsid w:val="00C64492"/>
    <w:rsid w:val="00C645AF"/>
    <w:rsid w:val="00C65D12"/>
    <w:rsid w:val="00C66A3F"/>
    <w:rsid w:val="00C67C6F"/>
    <w:rsid w:val="00C7050F"/>
    <w:rsid w:val="00C7243E"/>
    <w:rsid w:val="00C73247"/>
    <w:rsid w:val="00C75EAC"/>
    <w:rsid w:val="00C765DF"/>
    <w:rsid w:val="00C76D1B"/>
    <w:rsid w:val="00C77FAF"/>
    <w:rsid w:val="00C808B2"/>
    <w:rsid w:val="00C82300"/>
    <w:rsid w:val="00C826A9"/>
    <w:rsid w:val="00C85C2F"/>
    <w:rsid w:val="00C872B7"/>
    <w:rsid w:val="00C877F7"/>
    <w:rsid w:val="00C90A23"/>
    <w:rsid w:val="00C912F8"/>
    <w:rsid w:val="00C913C4"/>
    <w:rsid w:val="00C91FF4"/>
    <w:rsid w:val="00C93C1A"/>
    <w:rsid w:val="00C944A1"/>
    <w:rsid w:val="00C94DB8"/>
    <w:rsid w:val="00C9525F"/>
    <w:rsid w:val="00C9610D"/>
    <w:rsid w:val="00CA000B"/>
    <w:rsid w:val="00CA02DA"/>
    <w:rsid w:val="00CA28AB"/>
    <w:rsid w:val="00CA2BE4"/>
    <w:rsid w:val="00CA3343"/>
    <w:rsid w:val="00CA3756"/>
    <w:rsid w:val="00CA3A6C"/>
    <w:rsid w:val="00CA4574"/>
    <w:rsid w:val="00CA50C5"/>
    <w:rsid w:val="00CA5541"/>
    <w:rsid w:val="00CA6260"/>
    <w:rsid w:val="00CA7E14"/>
    <w:rsid w:val="00CB172F"/>
    <w:rsid w:val="00CB1926"/>
    <w:rsid w:val="00CB2D41"/>
    <w:rsid w:val="00CB4726"/>
    <w:rsid w:val="00CB64C9"/>
    <w:rsid w:val="00CC10E5"/>
    <w:rsid w:val="00CC2712"/>
    <w:rsid w:val="00CC27D9"/>
    <w:rsid w:val="00CC3BEF"/>
    <w:rsid w:val="00CC5360"/>
    <w:rsid w:val="00CC6F07"/>
    <w:rsid w:val="00CD0490"/>
    <w:rsid w:val="00CD0F11"/>
    <w:rsid w:val="00CD1749"/>
    <w:rsid w:val="00CD258E"/>
    <w:rsid w:val="00CD2EBC"/>
    <w:rsid w:val="00CD37A6"/>
    <w:rsid w:val="00CD3898"/>
    <w:rsid w:val="00CD4AB6"/>
    <w:rsid w:val="00CD610B"/>
    <w:rsid w:val="00CD6215"/>
    <w:rsid w:val="00CD6429"/>
    <w:rsid w:val="00CD71F4"/>
    <w:rsid w:val="00CE274A"/>
    <w:rsid w:val="00CE3280"/>
    <w:rsid w:val="00CE42CA"/>
    <w:rsid w:val="00CE4A2B"/>
    <w:rsid w:val="00CE57AD"/>
    <w:rsid w:val="00CE5BF0"/>
    <w:rsid w:val="00CE659A"/>
    <w:rsid w:val="00CE6810"/>
    <w:rsid w:val="00CE6C15"/>
    <w:rsid w:val="00CF0FAB"/>
    <w:rsid w:val="00CF3ED8"/>
    <w:rsid w:val="00CF6509"/>
    <w:rsid w:val="00CF7D77"/>
    <w:rsid w:val="00CF7FB6"/>
    <w:rsid w:val="00D01707"/>
    <w:rsid w:val="00D017D3"/>
    <w:rsid w:val="00D06016"/>
    <w:rsid w:val="00D075A8"/>
    <w:rsid w:val="00D10CB1"/>
    <w:rsid w:val="00D11C58"/>
    <w:rsid w:val="00D12E20"/>
    <w:rsid w:val="00D131AB"/>
    <w:rsid w:val="00D1535B"/>
    <w:rsid w:val="00D15A7A"/>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5B5D"/>
    <w:rsid w:val="00D366D7"/>
    <w:rsid w:val="00D36F60"/>
    <w:rsid w:val="00D424B9"/>
    <w:rsid w:val="00D44252"/>
    <w:rsid w:val="00D450D4"/>
    <w:rsid w:val="00D45951"/>
    <w:rsid w:val="00D4685C"/>
    <w:rsid w:val="00D4722F"/>
    <w:rsid w:val="00D5004E"/>
    <w:rsid w:val="00D52736"/>
    <w:rsid w:val="00D530B0"/>
    <w:rsid w:val="00D54324"/>
    <w:rsid w:val="00D545F6"/>
    <w:rsid w:val="00D56782"/>
    <w:rsid w:val="00D56CD0"/>
    <w:rsid w:val="00D57239"/>
    <w:rsid w:val="00D61CB9"/>
    <w:rsid w:val="00D63B1F"/>
    <w:rsid w:val="00D64B9C"/>
    <w:rsid w:val="00D65D45"/>
    <w:rsid w:val="00D664F6"/>
    <w:rsid w:val="00D66866"/>
    <w:rsid w:val="00D755F9"/>
    <w:rsid w:val="00D75D41"/>
    <w:rsid w:val="00D764A7"/>
    <w:rsid w:val="00D83003"/>
    <w:rsid w:val="00D83EDE"/>
    <w:rsid w:val="00D841B9"/>
    <w:rsid w:val="00D85788"/>
    <w:rsid w:val="00D86334"/>
    <w:rsid w:val="00D86EB6"/>
    <w:rsid w:val="00D871B0"/>
    <w:rsid w:val="00D877B3"/>
    <w:rsid w:val="00D92374"/>
    <w:rsid w:val="00D93A72"/>
    <w:rsid w:val="00D975E3"/>
    <w:rsid w:val="00DA0151"/>
    <w:rsid w:val="00DA148B"/>
    <w:rsid w:val="00DA26C8"/>
    <w:rsid w:val="00DA3914"/>
    <w:rsid w:val="00DA49FF"/>
    <w:rsid w:val="00DA4F1B"/>
    <w:rsid w:val="00DA52A0"/>
    <w:rsid w:val="00DA645E"/>
    <w:rsid w:val="00DA6582"/>
    <w:rsid w:val="00DA6DC5"/>
    <w:rsid w:val="00DA7460"/>
    <w:rsid w:val="00DA77E5"/>
    <w:rsid w:val="00DA7DDC"/>
    <w:rsid w:val="00DB0C0B"/>
    <w:rsid w:val="00DB3141"/>
    <w:rsid w:val="00DB3739"/>
    <w:rsid w:val="00DB37F6"/>
    <w:rsid w:val="00DB4C47"/>
    <w:rsid w:val="00DB4F23"/>
    <w:rsid w:val="00DB67FE"/>
    <w:rsid w:val="00DB6973"/>
    <w:rsid w:val="00DB69E8"/>
    <w:rsid w:val="00DB6A9F"/>
    <w:rsid w:val="00DB6B27"/>
    <w:rsid w:val="00DB6B41"/>
    <w:rsid w:val="00DB7FFE"/>
    <w:rsid w:val="00DC170D"/>
    <w:rsid w:val="00DC2BED"/>
    <w:rsid w:val="00DC2C88"/>
    <w:rsid w:val="00DC35B5"/>
    <w:rsid w:val="00DC38F3"/>
    <w:rsid w:val="00DC3C3E"/>
    <w:rsid w:val="00DC3F96"/>
    <w:rsid w:val="00DC61E4"/>
    <w:rsid w:val="00DC7098"/>
    <w:rsid w:val="00DC7E5A"/>
    <w:rsid w:val="00DD0050"/>
    <w:rsid w:val="00DD1900"/>
    <w:rsid w:val="00DD1A6C"/>
    <w:rsid w:val="00DD261E"/>
    <w:rsid w:val="00DD4693"/>
    <w:rsid w:val="00DD5217"/>
    <w:rsid w:val="00DD5A71"/>
    <w:rsid w:val="00DD5AE0"/>
    <w:rsid w:val="00DD7158"/>
    <w:rsid w:val="00DD782F"/>
    <w:rsid w:val="00DE1AD2"/>
    <w:rsid w:val="00DE2AB1"/>
    <w:rsid w:val="00DE34E8"/>
    <w:rsid w:val="00DE3521"/>
    <w:rsid w:val="00DE3949"/>
    <w:rsid w:val="00DE4CC2"/>
    <w:rsid w:val="00DE738E"/>
    <w:rsid w:val="00DE7755"/>
    <w:rsid w:val="00DE7DDE"/>
    <w:rsid w:val="00DF02AD"/>
    <w:rsid w:val="00DF0729"/>
    <w:rsid w:val="00DF0D06"/>
    <w:rsid w:val="00DF0F36"/>
    <w:rsid w:val="00DF1581"/>
    <w:rsid w:val="00DF194A"/>
    <w:rsid w:val="00DF27D0"/>
    <w:rsid w:val="00DF2F86"/>
    <w:rsid w:val="00DF2FA5"/>
    <w:rsid w:val="00DF636E"/>
    <w:rsid w:val="00DF64AC"/>
    <w:rsid w:val="00DF6F33"/>
    <w:rsid w:val="00E00C08"/>
    <w:rsid w:val="00E01691"/>
    <w:rsid w:val="00E018ED"/>
    <w:rsid w:val="00E03C76"/>
    <w:rsid w:val="00E044A7"/>
    <w:rsid w:val="00E06E4F"/>
    <w:rsid w:val="00E079F7"/>
    <w:rsid w:val="00E07B12"/>
    <w:rsid w:val="00E106F1"/>
    <w:rsid w:val="00E10BA0"/>
    <w:rsid w:val="00E1182C"/>
    <w:rsid w:val="00E130BC"/>
    <w:rsid w:val="00E16D2C"/>
    <w:rsid w:val="00E1764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7EDF"/>
    <w:rsid w:val="00E40E29"/>
    <w:rsid w:val="00E428AD"/>
    <w:rsid w:val="00E4411B"/>
    <w:rsid w:val="00E447A5"/>
    <w:rsid w:val="00E51777"/>
    <w:rsid w:val="00E52242"/>
    <w:rsid w:val="00E524BE"/>
    <w:rsid w:val="00E535D5"/>
    <w:rsid w:val="00E53BCC"/>
    <w:rsid w:val="00E54391"/>
    <w:rsid w:val="00E57A9E"/>
    <w:rsid w:val="00E60377"/>
    <w:rsid w:val="00E607A9"/>
    <w:rsid w:val="00E60839"/>
    <w:rsid w:val="00E61AC9"/>
    <w:rsid w:val="00E62F95"/>
    <w:rsid w:val="00E63A66"/>
    <w:rsid w:val="00E64F18"/>
    <w:rsid w:val="00E670AA"/>
    <w:rsid w:val="00E67B3F"/>
    <w:rsid w:val="00E70049"/>
    <w:rsid w:val="00E7057A"/>
    <w:rsid w:val="00E71ECD"/>
    <w:rsid w:val="00E74816"/>
    <w:rsid w:val="00E74A33"/>
    <w:rsid w:val="00E7627A"/>
    <w:rsid w:val="00E7678E"/>
    <w:rsid w:val="00E80600"/>
    <w:rsid w:val="00E8296B"/>
    <w:rsid w:val="00E8354D"/>
    <w:rsid w:val="00E84C4F"/>
    <w:rsid w:val="00E854D1"/>
    <w:rsid w:val="00E858C5"/>
    <w:rsid w:val="00E867AE"/>
    <w:rsid w:val="00E86DE1"/>
    <w:rsid w:val="00E87743"/>
    <w:rsid w:val="00E87850"/>
    <w:rsid w:val="00E917DC"/>
    <w:rsid w:val="00E922C3"/>
    <w:rsid w:val="00E943AF"/>
    <w:rsid w:val="00E946CA"/>
    <w:rsid w:val="00E95466"/>
    <w:rsid w:val="00E97A13"/>
    <w:rsid w:val="00EA351A"/>
    <w:rsid w:val="00EA55DA"/>
    <w:rsid w:val="00EA6230"/>
    <w:rsid w:val="00EA6BD2"/>
    <w:rsid w:val="00EA70F0"/>
    <w:rsid w:val="00EB0643"/>
    <w:rsid w:val="00EB0EDB"/>
    <w:rsid w:val="00EB13D1"/>
    <w:rsid w:val="00EB1513"/>
    <w:rsid w:val="00EB3475"/>
    <w:rsid w:val="00EB5AD2"/>
    <w:rsid w:val="00EB5DD2"/>
    <w:rsid w:val="00EB73C8"/>
    <w:rsid w:val="00EC0146"/>
    <w:rsid w:val="00EC1726"/>
    <w:rsid w:val="00EC21AC"/>
    <w:rsid w:val="00EC3439"/>
    <w:rsid w:val="00EC7047"/>
    <w:rsid w:val="00EC72AE"/>
    <w:rsid w:val="00ED00D6"/>
    <w:rsid w:val="00ED0FA2"/>
    <w:rsid w:val="00ED4A7B"/>
    <w:rsid w:val="00ED5549"/>
    <w:rsid w:val="00ED5F25"/>
    <w:rsid w:val="00ED651B"/>
    <w:rsid w:val="00ED6FB6"/>
    <w:rsid w:val="00EE034E"/>
    <w:rsid w:val="00EE07F2"/>
    <w:rsid w:val="00EE0F5C"/>
    <w:rsid w:val="00EE27C2"/>
    <w:rsid w:val="00EE3DE9"/>
    <w:rsid w:val="00EE3E38"/>
    <w:rsid w:val="00EE52AB"/>
    <w:rsid w:val="00EE7F49"/>
    <w:rsid w:val="00EF0113"/>
    <w:rsid w:val="00EF122B"/>
    <w:rsid w:val="00EF25CE"/>
    <w:rsid w:val="00EF40BD"/>
    <w:rsid w:val="00EF4A31"/>
    <w:rsid w:val="00EF4A53"/>
    <w:rsid w:val="00EF57AB"/>
    <w:rsid w:val="00EF6AC9"/>
    <w:rsid w:val="00F014C2"/>
    <w:rsid w:val="00F02317"/>
    <w:rsid w:val="00F0338F"/>
    <w:rsid w:val="00F04115"/>
    <w:rsid w:val="00F06481"/>
    <w:rsid w:val="00F06D9B"/>
    <w:rsid w:val="00F07FE4"/>
    <w:rsid w:val="00F10C61"/>
    <w:rsid w:val="00F1149B"/>
    <w:rsid w:val="00F12CE1"/>
    <w:rsid w:val="00F1366B"/>
    <w:rsid w:val="00F1418B"/>
    <w:rsid w:val="00F14EEE"/>
    <w:rsid w:val="00F15014"/>
    <w:rsid w:val="00F20E11"/>
    <w:rsid w:val="00F215F7"/>
    <w:rsid w:val="00F21CF2"/>
    <w:rsid w:val="00F2639A"/>
    <w:rsid w:val="00F27B3A"/>
    <w:rsid w:val="00F300F0"/>
    <w:rsid w:val="00F31B22"/>
    <w:rsid w:val="00F31C32"/>
    <w:rsid w:val="00F35237"/>
    <w:rsid w:val="00F35E1E"/>
    <w:rsid w:val="00F37A61"/>
    <w:rsid w:val="00F405A8"/>
    <w:rsid w:val="00F41C69"/>
    <w:rsid w:val="00F4275A"/>
    <w:rsid w:val="00F43571"/>
    <w:rsid w:val="00F4563A"/>
    <w:rsid w:val="00F46885"/>
    <w:rsid w:val="00F46EFA"/>
    <w:rsid w:val="00F503A7"/>
    <w:rsid w:val="00F52C1E"/>
    <w:rsid w:val="00F53232"/>
    <w:rsid w:val="00F53A03"/>
    <w:rsid w:val="00F53DD9"/>
    <w:rsid w:val="00F53E05"/>
    <w:rsid w:val="00F54BE2"/>
    <w:rsid w:val="00F5507E"/>
    <w:rsid w:val="00F55461"/>
    <w:rsid w:val="00F558C6"/>
    <w:rsid w:val="00F564EF"/>
    <w:rsid w:val="00F569FE"/>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6086"/>
    <w:rsid w:val="00F6622F"/>
    <w:rsid w:val="00F7016B"/>
    <w:rsid w:val="00F71701"/>
    <w:rsid w:val="00F74847"/>
    <w:rsid w:val="00F74C23"/>
    <w:rsid w:val="00F76F29"/>
    <w:rsid w:val="00F77CCE"/>
    <w:rsid w:val="00F82B60"/>
    <w:rsid w:val="00F84BC9"/>
    <w:rsid w:val="00F86B80"/>
    <w:rsid w:val="00F875E8"/>
    <w:rsid w:val="00F878BD"/>
    <w:rsid w:val="00F90A4C"/>
    <w:rsid w:val="00F90BA7"/>
    <w:rsid w:val="00F9209E"/>
    <w:rsid w:val="00F934F7"/>
    <w:rsid w:val="00F936EF"/>
    <w:rsid w:val="00F95A47"/>
    <w:rsid w:val="00F96272"/>
    <w:rsid w:val="00F97592"/>
    <w:rsid w:val="00F97B10"/>
    <w:rsid w:val="00FA02E4"/>
    <w:rsid w:val="00FA12AC"/>
    <w:rsid w:val="00FA1DBE"/>
    <w:rsid w:val="00FA2582"/>
    <w:rsid w:val="00FA2C98"/>
    <w:rsid w:val="00FA3DE8"/>
    <w:rsid w:val="00FA5CDD"/>
    <w:rsid w:val="00FA68B7"/>
    <w:rsid w:val="00FB0F5E"/>
    <w:rsid w:val="00FB7BB6"/>
    <w:rsid w:val="00FC0E48"/>
    <w:rsid w:val="00FC32F3"/>
    <w:rsid w:val="00FC3844"/>
    <w:rsid w:val="00FC3AF4"/>
    <w:rsid w:val="00FC3B24"/>
    <w:rsid w:val="00FC57AD"/>
    <w:rsid w:val="00FC6F3A"/>
    <w:rsid w:val="00FD0859"/>
    <w:rsid w:val="00FD1660"/>
    <w:rsid w:val="00FD3519"/>
    <w:rsid w:val="00FD3959"/>
    <w:rsid w:val="00FD401E"/>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18A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7C7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i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736797"/>
    <w:pPr>
      <w:spacing w:before="120"/>
      <w:ind w:firstLine="216"/>
      <w:jc w:val="left"/>
    </w:pPr>
    <w:rPr>
      <w:rFonts w:cs="Times New Roman"/>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jpeg"/><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chart" Target="charts/chart8.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chart" Target="charts/chart1.xml"/><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chart" Target="charts/chart4.xml"/><Relationship Id="rId27" Type="http://schemas.openxmlformats.org/officeDocument/2006/relationships/chart" Target="charts/chart5.xml"/><Relationship Id="rId28" Type="http://schemas.openxmlformats.org/officeDocument/2006/relationships/chart" Target="charts/chart6.xml"/><Relationship Id="rId29" Type="http://schemas.openxmlformats.org/officeDocument/2006/relationships/chart" Target="charts/chart7.xml"/><Relationship Id="rId60" Type="http://schemas.openxmlformats.org/officeDocument/2006/relationships/header" Target="header4.xml"/><Relationship Id="rId61" Type="http://schemas.openxmlformats.org/officeDocument/2006/relationships/fontTable" Target="fontTable.xml"/><Relationship Id="rId62" Type="http://schemas.microsoft.com/office/2011/relationships/people" Target="people.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comments" Target="comments.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Planilha_do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invertIfNegative val="0"/>
          <c:dLbls>
            <c:dLbl>
              <c:idx val="0"/>
              <c:layout>
                <c:manualLayout>
                  <c:x val="0.0257981305090182"/>
                  <c:y val="-0.0335917381008238"/>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015478878305411"/>
                  <c:y val="-0.0232558186851858"/>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0171987536726787"/>
                  <c:y val="-0.0284237783930046"/>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0206385044072147"/>
                  <c:y val="-0.0232558186851858"/>
                </c:manualLayout>
              </c:layout>
              <c:showLegendKey val="0"/>
              <c:showVal val="1"/>
              <c:showCatName val="0"/>
              <c:showSerName val="0"/>
              <c:showPercent val="0"/>
              <c:showBubbleSize val="0"/>
              <c:extLst>
                <c:ext xmlns:c15="http://schemas.microsoft.com/office/drawing/2012/chart" uri="{CE6537A1-D6FC-4f65-9D91-7224C49458BB}"/>
              </c:extLst>
            </c:dLbl>
            <c:numFmt formatCode="#,##0.00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3.961038961038961</c:v>
                </c:pt>
                <c:pt idx="1">
                  <c:v>3.831168831168793</c:v>
                </c:pt>
                <c:pt idx="2">
                  <c:v>3.667903525046401</c:v>
                </c:pt>
                <c:pt idx="3">
                  <c:v>3.647495361781081</c:v>
                </c:pt>
              </c:numCache>
            </c:numRef>
          </c:val>
        </c:ser>
        <c:dLbls>
          <c:showLegendKey val="0"/>
          <c:showVal val="1"/>
          <c:showCatName val="0"/>
          <c:showSerName val="0"/>
          <c:showPercent val="0"/>
          <c:showBubbleSize val="0"/>
        </c:dLbls>
        <c:gapWidth val="150"/>
        <c:shape val="box"/>
        <c:axId val="-1043046224"/>
        <c:axId val="-1043044448"/>
        <c:axId val="0"/>
      </c:bar3DChart>
      <c:catAx>
        <c:axId val="-1043046224"/>
        <c:scaling>
          <c:orientation val="minMax"/>
        </c:scaling>
        <c:delete val="0"/>
        <c:axPos val="b"/>
        <c:numFmt formatCode="General" sourceLinked="0"/>
        <c:majorTickMark val="out"/>
        <c:minorTickMark val="none"/>
        <c:tickLblPos val="nextTo"/>
        <c:crossAx val="-1043044448"/>
        <c:crosses val="autoZero"/>
        <c:auto val="1"/>
        <c:lblAlgn val="ctr"/>
        <c:lblOffset val="100"/>
        <c:noMultiLvlLbl val="0"/>
      </c:catAx>
      <c:valAx>
        <c:axId val="-1043044448"/>
        <c:scaling>
          <c:orientation val="minMax"/>
        </c:scaling>
        <c:delete val="0"/>
        <c:axPos val="l"/>
        <c:majorGridlines/>
        <c:numFmt formatCode="General" sourceLinked="1"/>
        <c:majorTickMark val="out"/>
        <c:minorTickMark val="none"/>
        <c:tickLblPos val="nextTo"/>
        <c:crossAx val="-1043046224"/>
        <c:crosses val="autoZero"/>
        <c:crossBetween val="between"/>
        <c:majorUnit val="0.2"/>
      </c:valAx>
    </c:plotArea>
    <c:plotVisOnly val="1"/>
    <c:dispBlanksAs val="gap"/>
    <c:showDLblsOverMax val="0"/>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invertIfNegative val="0"/>
          <c:dLbls>
            <c:dLbl>
              <c:idx val="0"/>
              <c:layout>
                <c:manualLayout>
                  <c:x val="0.0257981305090181"/>
                  <c:y val="-0.0335917381008237"/>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015478878305411"/>
                  <c:y val="-0.0232558186851858"/>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0171987536726787"/>
                  <c:y val="-0.0284237783930046"/>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0206385044072146"/>
                  <c:y val="-0.0232558186851858"/>
                </c:manualLayout>
              </c:layout>
              <c:showLegendKey val="0"/>
              <c:showVal val="1"/>
              <c:showCatName val="0"/>
              <c:showSerName val="0"/>
              <c:showPercent val="0"/>
              <c:showBubbleSize val="0"/>
              <c:extLst>
                <c:ext xmlns:c15="http://schemas.microsoft.com/office/drawing/2012/chart" uri="{CE6537A1-D6FC-4f65-9D91-7224C49458BB}"/>
              </c:extLst>
            </c:dLbl>
            <c:numFmt formatCode="#,##0.0000" sourceLinked="0"/>
            <c:spPr>
              <a:noFill/>
              <a:ln>
                <a:noFill/>
              </a:ln>
              <a:effectLst/>
            </c:spPr>
            <c:txPr>
              <a:bodyPr/>
              <a:lstStyle/>
              <a:p>
                <a:pPr>
                  <a:defRPr sz="1000" b="0">
                    <a:latin typeface="Times New Roman" pitchFamily="18" charset="0"/>
                    <a:cs typeface="Times New Roman" pitchFamily="18"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3.910946196660478</c:v>
                </c:pt>
                <c:pt idx="1">
                  <c:v>3.296846011131718</c:v>
                </c:pt>
                <c:pt idx="2">
                  <c:v>3.725417439703153</c:v>
                </c:pt>
                <c:pt idx="3">
                  <c:v>3.578849721706863</c:v>
                </c:pt>
              </c:numCache>
            </c:numRef>
          </c:val>
        </c:ser>
        <c:dLbls>
          <c:showLegendKey val="0"/>
          <c:showVal val="1"/>
          <c:showCatName val="0"/>
          <c:showSerName val="0"/>
          <c:showPercent val="0"/>
          <c:showBubbleSize val="0"/>
        </c:dLbls>
        <c:gapWidth val="150"/>
        <c:shape val="box"/>
        <c:axId val="-1043016800"/>
        <c:axId val="-1043014480"/>
        <c:axId val="0"/>
      </c:bar3DChart>
      <c:catAx>
        <c:axId val="-1043016800"/>
        <c:scaling>
          <c:orientation val="minMax"/>
        </c:scaling>
        <c:delete val="0"/>
        <c:axPos val="b"/>
        <c:numFmt formatCode="General" sourceLinked="0"/>
        <c:majorTickMark val="out"/>
        <c:minorTickMark val="none"/>
        <c:tickLblPos val="nextTo"/>
        <c:txPr>
          <a:bodyPr/>
          <a:lstStyle/>
          <a:p>
            <a:pPr>
              <a:defRPr sz="1000">
                <a:latin typeface="Times New Roman" pitchFamily="18" charset="0"/>
                <a:cs typeface="Times New Roman" pitchFamily="18" charset="0"/>
              </a:defRPr>
            </a:pPr>
            <a:endParaRPr lang="pt-BR"/>
          </a:p>
        </c:txPr>
        <c:crossAx val="-1043014480"/>
        <c:crosses val="autoZero"/>
        <c:auto val="1"/>
        <c:lblAlgn val="ctr"/>
        <c:lblOffset val="100"/>
        <c:noMultiLvlLbl val="0"/>
      </c:catAx>
      <c:valAx>
        <c:axId val="-1043014480"/>
        <c:scaling>
          <c:orientation val="minMax"/>
        </c:scaling>
        <c:delete val="0"/>
        <c:axPos val="l"/>
        <c:majorGridlines/>
        <c:numFmt formatCode="General" sourceLinked="1"/>
        <c:majorTickMark val="out"/>
        <c:minorTickMark val="none"/>
        <c:tickLblPos val="nextTo"/>
        <c:crossAx val="-1043016800"/>
        <c:crosses val="autoZero"/>
        <c:crossBetween val="between"/>
        <c:majorUnit val="0.2"/>
      </c:valAx>
    </c:plotArea>
    <c:plotVisOnly val="1"/>
    <c:dispBlanksAs val="gap"/>
    <c:showDLblsOverMax val="0"/>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invertIfNegative val="0"/>
          <c:dLbls>
            <c:dLbl>
              <c:idx val="0"/>
              <c:layout>
                <c:manualLayout>
                  <c:x val="0.0257981305090181"/>
                  <c:y val="-0.0335917381008237"/>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015478878305411"/>
                  <c:y val="-0.0232558186851858"/>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0171987536726787"/>
                  <c:y val="-0.0284237783930046"/>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0206385044072146"/>
                  <c:y val="-0.0232558186851858"/>
                </c:manualLayout>
              </c:layout>
              <c:showLegendKey val="0"/>
              <c:showVal val="1"/>
              <c:showCatName val="0"/>
              <c:showSerName val="0"/>
              <c:showPercent val="0"/>
              <c:showBubbleSize val="0"/>
              <c:extLst>
                <c:ext xmlns:c15="http://schemas.microsoft.com/office/drawing/2012/chart" uri="{CE6537A1-D6FC-4f65-9D91-7224C49458BB}"/>
              </c:extLst>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3.81818181818182</c:v>
                </c:pt>
                <c:pt idx="1">
                  <c:v>3.593692022263451</c:v>
                </c:pt>
                <c:pt idx="2">
                  <c:v>3.812615955473064</c:v>
                </c:pt>
                <c:pt idx="3">
                  <c:v>3.653061224489796</c:v>
                </c:pt>
              </c:numCache>
            </c:numRef>
          </c:val>
        </c:ser>
        <c:dLbls>
          <c:showLegendKey val="0"/>
          <c:showVal val="1"/>
          <c:showCatName val="0"/>
          <c:showSerName val="0"/>
          <c:showPercent val="0"/>
          <c:showBubbleSize val="0"/>
        </c:dLbls>
        <c:gapWidth val="150"/>
        <c:shape val="box"/>
        <c:axId val="-1429269824"/>
        <c:axId val="-1429268048"/>
        <c:axId val="0"/>
      </c:bar3DChart>
      <c:catAx>
        <c:axId val="-1429269824"/>
        <c:scaling>
          <c:orientation val="minMax"/>
        </c:scaling>
        <c:delete val="0"/>
        <c:axPos val="b"/>
        <c:numFmt formatCode="General" sourceLinked="1"/>
        <c:majorTickMark val="out"/>
        <c:minorTickMark val="none"/>
        <c:tickLblPos val="nextTo"/>
        <c:txPr>
          <a:bodyPr/>
          <a:lstStyle/>
          <a:p>
            <a:pPr>
              <a:defRPr sz="1000">
                <a:latin typeface="Times New Roman" pitchFamily="18" charset="0"/>
                <a:cs typeface="Times New Roman" pitchFamily="18" charset="0"/>
              </a:defRPr>
            </a:pPr>
            <a:endParaRPr lang="pt-BR"/>
          </a:p>
        </c:txPr>
        <c:crossAx val="-1429268048"/>
        <c:crosses val="autoZero"/>
        <c:auto val="1"/>
        <c:lblAlgn val="ctr"/>
        <c:lblOffset val="100"/>
        <c:noMultiLvlLbl val="0"/>
      </c:catAx>
      <c:valAx>
        <c:axId val="-1429268048"/>
        <c:scaling>
          <c:orientation val="minMax"/>
        </c:scaling>
        <c:delete val="0"/>
        <c:axPos val="l"/>
        <c:majorGridlines/>
        <c:numFmt formatCode="General" sourceLinked="1"/>
        <c:majorTickMark val="out"/>
        <c:minorTickMark val="none"/>
        <c:tickLblPos val="nextTo"/>
        <c:txPr>
          <a:bodyPr/>
          <a:lstStyle/>
          <a:p>
            <a:pPr>
              <a:defRPr>
                <a:latin typeface="Times New Roman" pitchFamily="18" charset="0"/>
                <a:cs typeface="Times New Roman" pitchFamily="18" charset="0"/>
              </a:defRPr>
            </a:pPr>
            <a:endParaRPr lang="pt-BR"/>
          </a:p>
        </c:txPr>
        <c:crossAx val="-1429269824"/>
        <c:crosses val="autoZero"/>
        <c:crossBetween val="between"/>
      </c:valAx>
    </c:plotArea>
    <c:plotVisOnly val="1"/>
    <c:dispBlanksAs val="gap"/>
    <c:showDLblsOverMax val="0"/>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invertIfNegative val="0"/>
          <c:dLbls>
            <c:dLbl>
              <c:idx val="0"/>
              <c:layout>
                <c:manualLayout>
                  <c:x val="0.0336700336700337"/>
                  <c:y val="-0.0318302387267905"/>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0224466891133558"/>
                  <c:y val="-0.0318302387267905"/>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0224466891133558"/>
                  <c:y val="-0.0318302387267905"/>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0336700336700337"/>
                  <c:y val="-0.0318302387267905"/>
                </c:manualLayout>
              </c:layout>
              <c:showLegendKey val="0"/>
              <c:showVal val="1"/>
              <c:showCatName val="0"/>
              <c:showSerName val="0"/>
              <c:showPercent val="0"/>
              <c:showBubbleSize val="0"/>
              <c:extLst>
                <c:ext xmlns:c15="http://schemas.microsoft.com/office/drawing/2012/chart" uri="{CE6537A1-D6FC-4f65-9D91-7224C49458BB}"/>
              </c:extLst>
            </c:dLbl>
            <c:numFmt formatCode="#,##0.00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3.65491651205937</c:v>
                </c:pt>
                <c:pt idx="1">
                  <c:v>3.558441558441561</c:v>
                </c:pt>
                <c:pt idx="2">
                  <c:v>3.595547309833018</c:v>
                </c:pt>
                <c:pt idx="3">
                  <c:v>3.53061224489796</c:v>
                </c:pt>
              </c:numCache>
            </c:numRef>
          </c:val>
        </c:ser>
        <c:dLbls>
          <c:showLegendKey val="0"/>
          <c:showVal val="1"/>
          <c:showCatName val="0"/>
          <c:showSerName val="0"/>
          <c:showPercent val="0"/>
          <c:showBubbleSize val="0"/>
        </c:dLbls>
        <c:gapWidth val="75"/>
        <c:shape val="box"/>
        <c:axId val="-1430105120"/>
        <c:axId val="-1430103344"/>
        <c:axId val="0"/>
      </c:bar3DChart>
      <c:catAx>
        <c:axId val="-1430105120"/>
        <c:scaling>
          <c:orientation val="minMax"/>
        </c:scaling>
        <c:delete val="0"/>
        <c:axPos val="b"/>
        <c:numFmt formatCode="General" sourceLinked="0"/>
        <c:majorTickMark val="none"/>
        <c:minorTickMark val="none"/>
        <c:tickLblPos val="nextTo"/>
        <c:crossAx val="-1430103344"/>
        <c:crosses val="autoZero"/>
        <c:auto val="1"/>
        <c:lblAlgn val="ctr"/>
        <c:lblOffset val="100"/>
        <c:noMultiLvlLbl val="0"/>
      </c:catAx>
      <c:valAx>
        <c:axId val="-1430103344"/>
        <c:scaling>
          <c:orientation val="minMax"/>
        </c:scaling>
        <c:delete val="0"/>
        <c:axPos val="l"/>
        <c:majorGridlines/>
        <c:numFmt formatCode="General" sourceLinked="1"/>
        <c:majorTickMark val="none"/>
        <c:minorTickMark val="none"/>
        <c:tickLblPos val="nextTo"/>
        <c:crossAx val="-1430105120"/>
        <c:crosses val="autoZero"/>
        <c:crossBetween val="between"/>
        <c:majorUnit val="0.02"/>
      </c:valAx>
    </c:plotArea>
    <c:plotVisOnly val="1"/>
    <c:dispBlanksAs val="gap"/>
    <c:showDLblsOverMax val="0"/>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Plan3!$E$77</c:f>
              <c:strCache>
                <c:ptCount val="1"/>
                <c:pt idx="0">
                  <c:v>Webinars</c:v>
                </c:pt>
              </c:strCache>
            </c:strRef>
          </c:tx>
          <c:spPr>
            <a:solidFill>
              <a:schemeClr val="accent1">
                <a:lumMod val="40000"/>
                <a:lumOff val="60000"/>
              </a:schemeClr>
            </a:solidFill>
            <a:ln>
              <a:solidFill>
                <a:schemeClr val="tx1"/>
              </a:solidFill>
            </a:ln>
          </c:spPr>
          <c:invertIfNegative val="0"/>
          <c:dLbls>
            <c:dLbl>
              <c:idx val="0"/>
              <c:layout>
                <c:manualLayout>
                  <c:x val="0.0187463386057411"/>
                  <c:y val="-0.0310880829015544"/>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0210896309314587"/>
                  <c:y val="-0.0207253886010363"/>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0234329232571764"/>
                  <c:y val="-0.0241796200345423"/>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0234329232571764"/>
                  <c:y val="-0.0207253886010363"/>
                </c:manualLayout>
              </c:layout>
              <c:showLegendKey val="0"/>
              <c:showVal val="1"/>
              <c:showCatName val="0"/>
              <c:showSerName val="0"/>
              <c:showPercent val="0"/>
              <c:showBubbleSize val="0"/>
              <c:extLst>
                <c:ext xmlns:c15="http://schemas.microsoft.com/office/drawing/2012/chart" uri="{CE6537A1-D6FC-4f65-9D91-7224C49458BB}"/>
              </c:extLst>
            </c:dLbl>
            <c:numFmt formatCode="#,##0.0000" sourceLinked="0"/>
            <c:spPr>
              <a:noFill/>
              <a:ln>
                <a:noFill/>
              </a:ln>
              <a:effectLst/>
            </c:spPr>
            <c:txPr>
              <a:bodyPr/>
              <a:lstStyle/>
              <a:p>
                <a:pPr>
                  <a:defRPr>
                    <a:latin typeface="Times New Roman" pitchFamily="18" charset="0"/>
                    <a:cs typeface="Times New Roman" pitchFamily="18" charset="0"/>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c:v>
                </c:pt>
                <c:pt idx="1">
                  <c:v>3.38404452690167</c:v>
                </c:pt>
                <c:pt idx="2">
                  <c:v>3.64192949907236</c:v>
                </c:pt>
                <c:pt idx="3">
                  <c:v>3.667903525046401</c:v>
                </c:pt>
              </c:numCache>
            </c:numRef>
          </c:val>
        </c:ser>
        <c:dLbls>
          <c:showLegendKey val="0"/>
          <c:showVal val="0"/>
          <c:showCatName val="0"/>
          <c:showSerName val="0"/>
          <c:showPercent val="0"/>
          <c:showBubbleSize val="0"/>
        </c:dLbls>
        <c:gapWidth val="150"/>
        <c:shape val="box"/>
        <c:axId val="-1429265568"/>
        <c:axId val="-1429263248"/>
        <c:axId val="0"/>
      </c:bar3DChart>
      <c:catAx>
        <c:axId val="-1429265568"/>
        <c:scaling>
          <c:orientation val="minMax"/>
        </c:scaling>
        <c:delete val="0"/>
        <c:axPos val="b"/>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pt-BR"/>
          </a:p>
        </c:txPr>
        <c:crossAx val="-1429263248"/>
        <c:crosses val="autoZero"/>
        <c:auto val="1"/>
        <c:lblAlgn val="ctr"/>
        <c:lblOffset val="100"/>
        <c:noMultiLvlLbl val="0"/>
      </c:catAx>
      <c:valAx>
        <c:axId val="-1429263248"/>
        <c:scaling>
          <c:orientation val="minMax"/>
        </c:scaling>
        <c:delete val="0"/>
        <c:axPos val="l"/>
        <c:majorGridlines/>
        <c:numFmt formatCode="General" sourceLinked="1"/>
        <c:majorTickMark val="none"/>
        <c:minorTickMark val="none"/>
        <c:tickLblPos val="nextTo"/>
        <c:crossAx val="-1429265568"/>
        <c:crosses val="autoZero"/>
        <c:crossBetween val="between"/>
        <c:majorUnit val="0.04"/>
      </c:valAx>
    </c:plotArea>
    <c:plotVisOnly val="1"/>
    <c:dispBlanksAs val="gap"/>
    <c:showDLblsOverMax val="0"/>
  </c:chart>
  <c:spPr>
    <a:ln w="12700">
      <a:solidFill>
        <a:schemeClr val="bg1">
          <a:lumMod val="85000"/>
        </a:schemeClr>
      </a:solid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invertIfNegative val="0"/>
          <c:dLbls>
            <c:dLbl>
              <c:idx val="0"/>
              <c:layout>
                <c:manualLayout>
                  <c:x val="0.0294659300184162"/>
                  <c:y val="-0.0202634245187437"/>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0245549416820136"/>
                  <c:y val="-0.0202634245187437"/>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0220994475138122"/>
                  <c:y val="-0.0202634245187437"/>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0294659300184163"/>
                  <c:y val="-0.0243161094224924"/>
                </c:manualLayout>
              </c:layout>
              <c:showLegendKey val="0"/>
              <c:showVal val="1"/>
              <c:showCatName val="0"/>
              <c:showSerName val="0"/>
              <c:showPercent val="0"/>
              <c:showBubbleSize val="0"/>
              <c:extLst>
                <c:ext xmlns:c15="http://schemas.microsoft.com/office/drawing/2012/chart" uri="{CE6537A1-D6FC-4f65-9D91-7224C49458BB}"/>
              </c:extLst>
            </c:dLbl>
            <c:numFmt formatCode="#,##0.00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3.640074211502786</c:v>
                </c:pt>
                <c:pt idx="1">
                  <c:v>3.78293135435993</c:v>
                </c:pt>
                <c:pt idx="2">
                  <c:v>3.591836734693877</c:v>
                </c:pt>
                <c:pt idx="3">
                  <c:v>3.599257884972171</c:v>
                </c:pt>
              </c:numCache>
            </c:numRef>
          </c:val>
        </c:ser>
        <c:dLbls>
          <c:showLegendKey val="0"/>
          <c:showVal val="0"/>
          <c:showCatName val="0"/>
          <c:showSerName val="0"/>
          <c:showPercent val="0"/>
          <c:showBubbleSize val="0"/>
        </c:dLbls>
        <c:gapWidth val="150"/>
        <c:shape val="box"/>
        <c:axId val="-1429236736"/>
        <c:axId val="-1430074336"/>
        <c:axId val="0"/>
      </c:bar3DChart>
      <c:catAx>
        <c:axId val="-1429236736"/>
        <c:scaling>
          <c:orientation val="minMax"/>
        </c:scaling>
        <c:delete val="0"/>
        <c:axPos val="b"/>
        <c:numFmt formatCode="General" sourceLinked="0"/>
        <c:majorTickMark val="out"/>
        <c:minorTickMark val="none"/>
        <c:tickLblPos val="nextTo"/>
        <c:crossAx val="-1430074336"/>
        <c:crosses val="autoZero"/>
        <c:auto val="1"/>
        <c:lblAlgn val="ctr"/>
        <c:lblOffset val="100"/>
        <c:noMultiLvlLbl val="0"/>
      </c:catAx>
      <c:valAx>
        <c:axId val="-1430074336"/>
        <c:scaling>
          <c:orientation val="minMax"/>
        </c:scaling>
        <c:delete val="0"/>
        <c:axPos val="l"/>
        <c:majorGridlines/>
        <c:numFmt formatCode="General" sourceLinked="1"/>
        <c:majorTickMark val="out"/>
        <c:minorTickMark val="none"/>
        <c:tickLblPos val="nextTo"/>
        <c:crossAx val="-1429236736"/>
        <c:crosses val="autoZero"/>
        <c:crossBetween val="between"/>
        <c:majorUnit val="0.04"/>
      </c:valAx>
    </c:plotArea>
    <c:plotVisOnly val="1"/>
    <c:dispBlanksAs val="gap"/>
    <c:showDLblsOverMax val="0"/>
  </c:chart>
  <c:spPr>
    <a:ln w="12700">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invertIfNegative val="0"/>
          <c:dLbls>
            <c:dLbl>
              <c:idx val="0"/>
              <c:layout>
                <c:manualLayout>
                  <c:x val="0.012987012987013"/>
                  <c:y val="-0.0083335520559930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0.0194805194805195"/>
                  <c:y val="-0.0166666666666667"/>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012987012987013"/>
                  <c:y val="-0.0138888888888889"/>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0.0173160173160173"/>
                  <c:y val="-0.0111111111111111"/>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0.0173160173160173"/>
                  <c:y val="-0.0111111111111111"/>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0.012987012987013"/>
                  <c:y val="-0.0138888888888889"/>
                </c:manualLayout>
              </c:layout>
              <c:showLegendKey val="0"/>
              <c:showVal val="1"/>
              <c:showCatName val="0"/>
              <c:showSerName val="0"/>
              <c:showPercent val="0"/>
              <c:showBubbleSize val="0"/>
              <c:extLst>
                <c:ext xmlns:c15="http://schemas.microsoft.com/office/drawing/2012/chart" uri="{CE6537A1-D6FC-4f65-9D91-7224C49458BB}"/>
              </c:extLst>
            </c:dLbl>
            <c:numFmt formatCode="#,##0.0000" sourceLinked="0"/>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3.693877551020427</c:v>
                </c:pt>
                <c:pt idx="1">
                  <c:v>3.64192949907236</c:v>
                </c:pt>
                <c:pt idx="2">
                  <c:v>3.593692022263451</c:v>
                </c:pt>
                <c:pt idx="3">
                  <c:v>3.62708719851578</c:v>
                </c:pt>
                <c:pt idx="4">
                  <c:v>3.821892393320957</c:v>
                </c:pt>
                <c:pt idx="5">
                  <c:v>3.747680890538035</c:v>
                </c:pt>
              </c:numCache>
            </c:numRef>
          </c:val>
        </c:ser>
        <c:dLbls>
          <c:showLegendKey val="0"/>
          <c:showVal val="1"/>
          <c:showCatName val="0"/>
          <c:showSerName val="0"/>
          <c:showPercent val="0"/>
          <c:showBubbleSize val="0"/>
        </c:dLbls>
        <c:gapWidth val="150"/>
        <c:shape val="box"/>
        <c:axId val="-993199856"/>
        <c:axId val="-993197536"/>
        <c:axId val="0"/>
      </c:bar3DChart>
      <c:catAx>
        <c:axId val="-993199856"/>
        <c:scaling>
          <c:orientation val="minMax"/>
        </c:scaling>
        <c:delete val="0"/>
        <c:axPos val="b"/>
        <c:numFmt formatCode="General" sourceLinked="0"/>
        <c:majorTickMark val="out"/>
        <c:minorTickMark val="none"/>
        <c:tickLblPos val="nextTo"/>
        <c:crossAx val="-993197536"/>
        <c:crosses val="autoZero"/>
        <c:auto val="1"/>
        <c:lblAlgn val="ctr"/>
        <c:lblOffset val="100"/>
        <c:noMultiLvlLbl val="0"/>
      </c:catAx>
      <c:valAx>
        <c:axId val="-993197536"/>
        <c:scaling>
          <c:orientation val="minMax"/>
        </c:scaling>
        <c:delete val="0"/>
        <c:axPos val="l"/>
        <c:majorGridlines/>
        <c:numFmt formatCode="General" sourceLinked="1"/>
        <c:majorTickMark val="out"/>
        <c:minorTickMark val="none"/>
        <c:tickLblPos val="nextTo"/>
        <c:crossAx val="-993199856"/>
        <c:crosses val="autoZero"/>
        <c:crossBetween val="between"/>
        <c:majorUnit val="0.04"/>
      </c:valAx>
      <c:spPr>
        <a:noFill/>
        <a:ln w="12700" cap="flat" cmpd="sng" algn="ctr">
          <a:solidFill>
            <a:schemeClr val="tx1"/>
          </a:solidFill>
          <a:prstDash val="solid"/>
          <a:miter lim="800000"/>
        </a:ln>
        <a:effectLst/>
      </c:spPr>
    </c:plotArea>
    <c:plotVisOnly val="1"/>
    <c:dispBlanksAs val="gap"/>
    <c:showDLblsOverMax val="0"/>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Plan2!$S$22</c:f>
              <c:strCache>
                <c:ptCount val="1"/>
                <c:pt idx="0">
                  <c:v>Média Aritmética </c:v>
                </c:pt>
              </c:strCache>
            </c:strRef>
          </c:tx>
          <c:spPr>
            <a:solidFill>
              <a:srgbClr val="4F81BE"/>
            </a:solidFill>
            <a:ln w="3175">
              <a:noFill/>
            </a:ln>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3.777</c:v>
                </c:pt>
                <c:pt idx="1">
                  <c:v>3.627975</c:v>
                </c:pt>
                <c:pt idx="2">
                  <c:v>3.7194</c:v>
                </c:pt>
                <c:pt idx="3">
                  <c:v>3.584849999999997</c:v>
                </c:pt>
                <c:pt idx="4">
                  <c:v>3.552399999999999</c:v>
                </c:pt>
                <c:pt idx="5">
                  <c:v>3.653525</c:v>
                </c:pt>
                <c:pt idx="6">
                  <c:v>3.687700000000003</c:v>
                </c:pt>
              </c:numCache>
            </c:numRef>
          </c:val>
        </c:ser>
        <c:ser>
          <c:idx val="1"/>
          <c:order val="1"/>
          <c:tx>
            <c:strRef>
              <c:f>Plan2!$T$22</c:f>
              <c:strCache>
                <c:ptCount val="1"/>
                <c:pt idx="0">
                  <c:v>Fuzzy</c:v>
                </c:pt>
              </c:strCache>
            </c:strRef>
          </c:tx>
          <c:spPr>
            <a:solidFill>
              <a:srgbClr val="C14949"/>
            </a:solidFill>
            <a:ln w="3175">
              <a:noFill/>
            </a:ln>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3.65187277426766</c:v>
                </c:pt>
                <c:pt idx="1">
                  <c:v>3.533873694871278</c:v>
                </c:pt>
                <c:pt idx="2">
                  <c:v>3.55067517442792</c:v>
                </c:pt>
                <c:pt idx="3">
                  <c:v>3.499418884841697</c:v>
                </c:pt>
                <c:pt idx="4">
                  <c:v>3.50135114304555</c:v>
                </c:pt>
                <c:pt idx="5">
                  <c:v>3.500565686429878</c:v>
                </c:pt>
                <c:pt idx="6">
                  <c:v>3.503699842377683</c:v>
                </c:pt>
              </c:numCache>
            </c:numRef>
          </c:val>
        </c:ser>
        <c:dLbls>
          <c:showLegendKey val="0"/>
          <c:showVal val="1"/>
          <c:showCatName val="0"/>
          <c:showSerName val="0"/>
          <c:showPercent val="0"/>
          <c:showBubbleSize val="0"/>
        </c:dLbls>
        <c:gapWidth val="150"/>
        <c:shape val="box"/>
        <c:axId val="-1043144768"/>
        <c:axId val="-1042587840"/>
        <c:axId val="0"/>
      </c:bar3DChart>
      <c:catAx>
        <c:axId val="-1043144768"/>
        <c:scaling>
          <c:orientation val="minMax"/>
        </c:scaling>
        <c:delete val="0"/>
        <c:axPos val="b"/>
        <c:numFmt formatCode="General" sourceLinked="0"/>
        <c:majorTickMark val="out"/>
        <c:minorTickMark val="none"/>
        <c:tickLblPos val="nextTo"/>
        <c:crossAx val="-1042587840"/>
        <c:crosses val="autoZero"/>
        <c:auto val="1"/>
        <c:lblAlgn val="ctr"/>
        <c:lblOffset val="100"/>
        <c:noMultiLvlLbl val="0"/>
      </c:catAx>
      <c:valAx>
        <c:axId val="-1042587840"/>
        <c:scaling>
          <c:orientation val="minMax"/>
        </c:scaling>
        <c:delete val="0"/>
        <c:axPos val="l"/>
        <c:majorGridlines/>
        <c:numFmt formatCode="0.0000" sourceLinked="1"/>
        <c:majorTickMark val="out"/>
        <c:minorTickMark val="none"/>
        <c:tickLblPos val="nextTo"/>
        <c:crossAx val="-1043144768"/>
        <c:crosses val="autoZero"/>
        <c:crossBetween val="between"/>
      </c:valAx>
    </c:plotArea>
    <c:legend>
      <c:legendPos val="b"/>
      <c:overlay val="0"/>
    </c:legend>
    <c:plotVisOnly val="1"/>
    <c:dispBlanksAs val="gap"/>
    <c:showDLblsOverMax val="0"/>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8785BFB5-7C50-664F-8303-B1C0642CF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59</Pages>
  <Words>14840</Words>
  <Characters>80141</Characters>
  <Application>Microsoft Macintosh Word</Application>
  <DocSecurity>0</DocSecurity>
  <Lines>667</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revisor</cp:lastModifiedBy>
  <cp:revision>13</cp:revision>
  <cp:lastPrinted>2019-02-13T00:55:00Z</cp:lastPrinted>
  <dcterms:created xsi:type="dcterms:W3CDTF">2019-10-28T22:01:00Z</dcterms:created>
  <dcterms:modified xsi:type="dcterms:W3CDTF">2019-10-29T02:09:00Z</dcterms:modified>
</cp:coreProperties>
</file>